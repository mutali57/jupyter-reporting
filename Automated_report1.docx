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5F10F" w14:textId="77777777" w:rsidR="005D6E27" w:rsidRPr="00C666B6" w:rsidRDefault="006F7433" w:rsidP="00E43C80">
      <w:pPr>
        <w:rPr>
          <w:color w:val="5F0505"/>
          <w:sz w:val="52"/>
          <w:szCs w:val="52"/>
        </w:rPr>
      </w:pPr>
      <w:bookmarkStart w:id="2" w:name="_Hlk128543257"/>
      <w:bookmarkStart w:id="3" w:name="_Hlk111069303"/>
      <w:bookmarkStart w:id="4" w:name="_Hlk112852378"/>
      <w:bookmarkStart w:id="5" w:name="_Hlk135112991"/>
      <w:bookmarkEnd w:id="2"/>
      <w:r w:rsidRPr="00C666B6">
        <w:rPr>
          <w:color w:val="5F0505"/>
          <w:sz w:val="52"/>
          <w:szCs w:val="52"/>
        </w:rPr>
        <w:t>Mediclinic Rooftop PV Projects:</w:t>
      </w:r>
      <w:r w:rsidR="00971DE0" w:rsidRPr="00C666B6">
        <w:rPr>
          <w:color w:val="5F0505"/>
          <w:sz w:val="52"/>
          <w:szCs w:val="52"/>
        </w:rPr>
        <w:t xml:space="preserve"> </w:t>
      </w:r>
      <w:r w:rsidR="00B52845" w:rsidRPr="00C666B6">
        <w:rPr>
          <w:color w:val="5F0505"/>
          <w:sz w:val="52"/>
          <w:szCs w:val="52"/>
        </w:rPr>
        <w:t xml:space="preserve">Performance </w:t>
      </w:r>
      <w:r w:rsidR="00971DE0" w:rsidRPr="00C666B6">
        <w:rPr>
          <w:color w:val="5F0505"/>
          <w:sz w:val="52"/>
          <w:szCs w:val="52"/>
        </w:rPr>
        <w:t>R</w:t>
      </w:r>
      <w:r w:rsidR="00C43413" w:rsidRPr="00C666B6">
        <w:rPr>
          <w:color w:val="5F0505"/>
          <w:sz w:val="52"/>
          <w:szCs w:val="52"/>
        </w:rPr>
        <w:t xml:space="preserve">eport </w:t>
      </w:r>
      <w:r w:rsidR="008F33F8" w:rsidRPr="00C666B6">
        <w:rPr>
          <w:color w:val="5F0505"/>
          <w:sz w:val="52"/>
          <w:szCs w:val="52"/>
        </w:rPr>
        <w:t>January 2023</w:t>
      </w:r>
    </w:p>
    <w:p w14:paraId="053D9702" w14:textId="77777777" w:rsidR="002D1E0E" w:rsidRPr="00C666B6" w:rsidRDefault="002D1E0E" w:rsidP="002D1E0E">
      <w:pPr>
        <w:rPr>
          <w:color w:val="5F0505"/>
          <w:sz w:val="52"/>
          <w:szCs w:val="52"/>
        </w:rPr>
      </w:pPr>
    </w:p>
    <w:p w14:paraId="26D6D0F0" w14:textId="77777777" w:rsidR="002D1E0E" w:rsidRPr="00C666B6" w:rsidRDefault="002D1E0E" w:rsidP="002D1E0E">
      <w:pPr>
        <w:rPr>
          <w:color w:val="666666"/>
          <w:sz w:val="36"/>
          <w:szCs w:val="36"/>
        </w:rPr>
      </w:pPr>
      <w:r w:rsidRPr="00C666B6">
        <w:rPr>
          <w:color w:val="666666"/>
          <w:sz w:val="36"/>
          <w:szCs w:val="36"/>
        </w:rPr>
        <w:t xml:space="preserve">Prepared for: </w:t>
      </w:r>
    </w:p>
    <w:p w14:paraId="1A1A5D48" w14:textId="77777777" w:rsidR="002D1E0E" w:rsidRPr="00C666B6" w:rsidRDefault="0064256E" w:rsidP="002D1E0E">
      <w:pPr>
        <w:rPr>
          <w:color w:val="666666"/>
          <w:sz w:val="36"/>
          <w:szCs w:val="36"/>
        </w:rPr>
      </w:pPr>
      <w:proofErr w:type="spellStart"/>
      <w:r w:rsidRPr="00C666B6">
        <w:rPr>
          <w:color w:val="666666"/>
          <w:sz w:val="36"/>
          <w:szCs w:val="36"/>
        </w:rPr>
        <w:t>Moshes</w:t>
      </w:r>
      <w:r w:rsidR="004A20C4" w:rsidRPr="00C666B6">
        <w:rPr>
          <w:color w:val="666666"/>
          <w:sz w:val="36"/>
          <w:szCs w:val="36"/>
        </w:rPr>
        <w:t>h</w:t>
      </w:r>
      <w:proofErr w:type="spellEnd"/>
      <w:r w:rsidR="002D1E0E" w:rsidRPr="00C666B6">
        <w:rPr>
          <w:color w:val="666666"/>
          <w:sz w:val="36"/>
          <w:szCs w:val="36"/>
        </w:rPr>
        <w:t xml:space="preserve"> Partners</w:t>
      </w:r>
    </w:p>
    <w:p w14:paraId="007961AF" w14:textId="77777777" w:rsidR="002D1E0E" w:rsidRPr="00C666B6" w:rsidRDefault="002D1E0E" w:rsidP="002D1E0E">
      <w:pPr>
        <w:rPr>
          <w:color w:val="666666"/>
          <w:sz w:val="36"/>
          <w:szCs w:val="36"/>
        </w:rPr>
      </w:pPr>
    </w:p>
    <w:p w14:paraId="4BA537D6" w14:textId="77777777" w:rsidR="002D1E0E" w:rsidRPr="00C666B6" w:rsidRDefault="002D1E0E" w:rsidP="002D1E0E">
      <w:pPr>
        <w:rPr>
          <w:color w:val="666666"/>
          <w:sz w:val="36"/>
          <w:szCs w:val="36"/>
        </w:rPr>
      </w:pPr>
      <w:r w:rsidRPr="00C666B6">
        <w:rPr>
          <w:color w:val="666666"/>
          <w:sz w:val="36"/>
          <w:szCs w:val="36"/>
        </w:rPr>
        <w:t>Reference No:</w:t>
      </w:r>
    </w:p>
    <w:p w14:paraId="1C5BEE9A" w14:textId="77777777" w:rsidR="00CF7815" w:rsidRPr="00C666B6" w:rsidRDefault="005C4F61" w:rsidP="00126033">
      <w:pPr>
        <w:rPr>
          <w:color w:val="666666"/>
          <w:sz w:val="36"/>
          <w:szCs w:val="36"/>
        </w:rPr>
      </w:pPr>
      <w:r w:rsidRPr="00C666B6">
        <w:rPr>
          <w:color w:val="666666"/>
          <w:sz w:val="36"/>
          <w:szCs w:val="36"/>
        </w:rPr>
        <w:t>HAR_215_Moshesh Mediclinic Monthly Performance January 2023 Report</w:t>
      </w:r>
      <w:r w:rsidR="00717770">
        <w:rPr>
          <w:color w:val="666666"/>
          <w:sz w:val="36"/>
          <w:szCs w:val="36"/>
        </w:rPr>
        <w:t>.v1</w:t>
      </w:r>
    </w:p>
    <w:p w14:paraId="0DDD516E" w14:textId="77777777" w:rsidR="005C4F61" w:rsidRPr="00C666B6" w:rsidRDefault="005C4F61" w:rsidP="00126033">
      <w:pPr>
        <w:rPr>
          <w:color w:val="666666"/>
          <w:sz w:val="36"/>
          <w:szCs w:val="36"/>
        </w:rPr>
      </w:pPr>
    </w:p>
    <w:p w14:paraId="7E89A75F" w14:textId="77777777" w:rsidR="007C26C7" w:rsidRPr="003A0892" w:rsidRDefault="00E21C8B" w:rsidP="00126033">
      <w:pPr>
        <w:sectPr w:rsidR="007C26C7" w:rsidRPr="003A0892" w:rsidSect="006C75D2">
          <w:headerReference w:type="even" r:id="rId11"/>
          <w:headerReference w:type="default" r:id="rId12"/>
          <w:footerReference w:type="default" r:id="rId13"/>
          <w:headerReference w:type="first" r:id="rId14"/>
          <w:pgSz w:w="11907" w:h="16840" w:code="9"/>
          <w:pgMar w:top="9356" w:right="1179" w:bottom="1843" w:left="1179" w:header="709" w:footer="425" w:gutter="0"/>
          <w:cols w:space="708"/>
          <w:titlePg/>
          <w:docGrid w:linePitch="360"/>
        </w:sectPr>
      </w:pPr>
      <w:r w:rsidRPr="00E21C8B">
        <w:rPr>
          <w:sz w:val="28"/>
          <w:szCs w:val="28"/>
        </w:rPr>
        <w:t>April 2023</w:t>
      </w:r>
      <w:r w:rsidR="00CF7815">
        <w:t xml:space="preserve"> </w:t>
      </w:r>
    </w:p>
    <w:p w14:paraId="01E6F37B" w14:textId="77777777" w:rsidR="00CD76F9" w:rsidRDefault="00CD76F9" w:rsidP="00126033">
      <w:pPr>
        <w:rPr>
          <w:color w:val="5F0505"/>
          <w:sz w:val="32"/>
          <w:szCs w:val="32"/>
        </w:rPr>
      </w:pPr>
    </w:p>
    <w:p w14:paraId="141774DA" w14:textId="77777777" w:rsidR="00CD76F9" w:rsidRDefault="00CD76F9" w:rsidP="00126033">
      <w:pPr>
        <w:rPr>
          <w:color w:val="5F0505"/>
          <w:sz w:val="32"/>
          <w:szCs w:val="32"/>
        </w:rPr>
      </w:pPr>
    </w:p>
    <w:p w14:paraId="62EA8764" w14:textId="77777777" w:rsidR="00CD76F9" w:rsidRDefault="00CD76F9" w:rsidP="00126033">
      <w:pPr>
        <w:rPr>
          <w:color w:val="5F0505"/>
          <w:sz w:val="32"/>
          <w:szCs w:val="32"/>
        </w:rPr>
      </w:pPr>
    </w:p>
    <w:p w14:paraId="5A590103" w14:textId="77777777" w:rsidR="00CD76F9" w:rsidRDefault="00CD76F9" w:rsidP="00126033">
      <w:pPr>
        <w:rPr>
          <w:color w:val="5F0505"/>
          <w:sz w:val="32"/>
          <w:szCs w:val="32"/>
        </w:rPr>
      </w:pPr>
    </w:p>
    <w:p w14:paraId="2388A955" w14:textId="77777777" w:rsidR="00CD76F9" w:rsidRDefault="00CD76F9" w:rsidP="00126033">
      <w:pPr>
        <w:rPr>
          <w:color w:val="5F0505"/>
          <w:sz w:val="32"/>
          <w:szCs w:val="32"/>
        </w:rPr>
      </w:pPr>
    </w:p>
    <w:p w14:paraId="4CD4E22B" w14:textId="77777777" w:rsidR="00CD76F9" w:rsidRDefault="00CD76F9" w:rsidP="00126033">
      <w:pPr>
        <w:rPr>
          <w:color w:val="5F0505"/>
          <w:sz w:val="32"/>
          <w:szCs w:val="32"/>
        </w:rPr>
      </w:pPr>
    </w:p>
    <w:p w14:paraId="1DF55F9E" w14:textId="77777777" w:rsidR="00CD76F9" w:rsidRDefault="00CD76F9" w:rsidP="00126033">
      <w:pPr>
        <w:rPr>
          <w:color w:val="5F0505"/>
          <w:sz w:val="32"/>
          <w:szCs w:val="32"/>
        </w:rPr>
      </w:pPr>
    </w:p>
    <w:p w14:paraId="6961FBA0" w14:textId="77777777" w:rsidR="009F79DE" w:rsidRPr="00C666B6" w:rsidRDefault="009F79DE" w:rsidP="00126033">
      <w:pPr>
        <w:rPr>
          <w:color w:val="5F0505"/>
          <w:sz w:val="32"/>
          <w:szCs w:val="32"/>
        </w:rPr>
      </w:pPr>
      <w:r w:rsidRPr="00C666B6">
        <w:rPr>
          <w:color w:val="5F0505"/>
          <w:sz w:val="32"/>
          <w:szCs w:val="32"/>
        </w:rPr>
        <w:t>Document Control</w:t>
      </w:r>
    </w:p>
    <w:p w14:paraId="6EFF110C" w14:textId="77777777" w:rsidR="009F79DE" w:rsidRPr="00953BC7" w:rsidRDefault="009F79DE" w:rsidP="00126033"/>
    <w:tbl>
      <w:tblPr>
        <w:tblStyle w:val="TableGridLight"/>
        <w:tblW w:w="9304" w:type="dxa"/>
        <w:tblLook w:val="04A0" w:firstRow="1" w:lastRow="0" w:firstColumn="1" w:lastColumn="0" w:noHBand="0" w:noVBand="1"/>
      </w:tblPr>
      <w:tblGrid>
        <w:gridCol w:w="2020"/>
        <w:gridCol w:w="1803"/>
        <w:gridCol w:w="1875"/>
        <w:gridCol w:w="3606"/>
      </w:tblGrid>
      <w:tr w:rsidR="00DB0BE4" w:rsidRPr="00953BC7" w14:paraId="5232DA7D" w14:textId="77777777" w:rsidTr="008C4C21">
        <w:trPr>
          <w:trHeight w:val="212"/>
        </w:trPr>
        <w:tc>
          <w:tcPr>
            <w:tcW w:w="2020" w:type="dxa"/>
            <w:shd w:val="clear" w:color="auto" w:fill="5F0500"/>
          </w:tcPr>
          <w:p w14:paraId="4A3DF717" w14:textId="77777777" w:rsidR="00840ECE" w:rsidRPr="005E5BA3" w:rsidRDefault="00840ECE" w:rsidP="0036339A">
            <w:r w:rsidRPr="005E5BA3">
              <w:t>Responsible for</w:t>
            </w:r>
          </w:p>
        </w:tc>
        <w:tc>
          <w:tcPr>
            <w:tcW w:w="1803" w:type="dxa"/>
            <w:shd w:val="clear" w:color="auto" w:fill="5F0500"/>
          </w:tcPr>
          <w:p w14:paraId="463CFF67" w14:textId="77777777" w:rsidR="00840ECE" w:rsidRPr="005E5BA3" w:rsidRDefault="00840ECE" w:rsidP="0036339A">
            <w:r w:rsidRPr="005E5BA3">
              <w:t>Name</w:t>
            </w:r>
          </w:p>
        </w:tc>
        <w:tc>
          <w:tcPr>
            <w:tcW w:w="1875" w:type="dxa"/>
            <w:shd w:val="clear" w:color="auto" w:fill="5F0500"/>
          </w:tcPr>
          <w:p w14:paraId="2D1EE84A" w14:textId="77777777" w:rsidR="00840ECE" w:rsidRPr="005E5BA3" w:rsidRDefault="00840ECE" w:rsidP="0036339A">
            <w:r w:rsidRPr="005E5BA3">
              <w:t>Date</w:t>
            </w:r>
          </w:p>
        </w:tc>
        <w:tc>
          <w:tcPr>
            <w:tcW w:w="3606" w:type="dxa"/>
            <w:shd w:val="clear" w:color="auto" w:fill="5F0500"/>
          </w:tcPr>
          <w:p w14:paraId="15C21881" w14:textId="77777777" w:rsidR="00840ECE" w:rsidRPr="005E5BA3" w:rsidRDefault="00840ECE" w:rsidP="0036339A">
            <w:r w:rsidRPr="005E5BA3">
              <w:t>Signature</w:t>
            </w:r>
          </w:p>
        </w:tc>
      </w:tr>
      <w:tr w:rsidR="00840ECE" w:rsidRPr="00953BC7" w14:paraId="41231FE5" w14:textId="77777777" w:rsidTr="006B622E">
        <w:trPr>
          <w:trHeight w:hRule="exact" w:val="471"/>
        </w:trPr>
        <w:tc>
          <w:tcPr>
            <w:tcW w:w="2020" w:type="dxa"/>
          </w:tcPr>
          <w:p w14:paraId="03F4CE26" w14:textId="77777777" w:rsidR="00840ECE" w:rsidRPr="00953BC7" w:rsidRDefault="00840ECE" w:rsidP="00197D4D">
            <w:r w:rsidRPr="00953BC7">
              <w:t>Content</w:t>
            </w:r>
          </w:p>
        </w:tc>
        <w:tc>
          <w:tcPr>
            <w:tcW w:w="1803" w:type="dxa"/>
          </w:tcPr>
          <w:p w14:paraId="61952806" w14:textId="77777777" w:rsidR="00840ECE" w:rsidRPr="00953BC7" w:rsidRDefault="00840ECE" w:rsidP="00197D4D">
            <w:r w:rsidRPr="00953BC7">
              <w:t xml:space="preserve">Mutali Nepfumbada </w:t>
            </w:r>
          </w:p>
        </w:tc>
        <w:tc>
          <w:tcPr>
            <w:tcW w:w="1875" w:type="dxa"/>
          </w:tcPr>
          <w:p w14:paraId="322D4C11" w14:textId="77777777" w:rsidR="00840ECE" w:rsidRPr="00953BC7" w:rsidRDefault="005E7276" w:rsidP="0036339A">
            <w:r>
              <w:t>03 March 2023</w:t>
            </w:r>
          </w:p>
        </w:tc>
        <w:tc>
          <w:tcPr>
            <w:tcW w:w="3606" w:type="dxa"/>
          </w:tcPr>
          <w:p w14:paraId="0ECBF282" w14:textId="77777777" w:rsidR="00840ECE" w:rsidRPr="00953BC7" w:rsidRDefault="00840ECE" w:rsidP="00B516CA">
            <w:r w:rsidRPr="00953BC7">
              <w:rPr>
                <w:noProof/>
              </w:rPr>
              <w:drawing>
                <wp:inline distT="0" distB="0" distL="0" distR="0" wp14:anchorId="754BD805" wp14:editId="79AB2FC6">
                  <wp:extent cx="691515" cy="275422"/>
                  <wp:effectExtent l="0" t="0" r="0" b="0"/>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3333" cy="276146"/>
                          </a:xfrm>
                          <a:prstGeom prst="rect">
                            <a:avLst/>
                          </a:prstGeom>
                        </pic:spPr>
                      </pic:pic>
                    </a:graphicData>
                  </a:graphic>
                </wp:inline>
              </w:drawing>
            </w:r>
          </w:p>
        </w:tc>
      </w:tr>
      <w:tr w:rsidR="00840ECE" w:rsidRPr="00953BC7" w14:paraId="7CEB10DA" w14:textId="77777777" w:rsidTr="008C4C21">
        <w:trPr>
          <w:trHeight w:hRule="exact" w:val="580"/>
        </w:trPr>
        <w:tc>
          <w:tcPr>
            <w:tcW w:w="2020" w:type="dxa"/>
          </w:tcPr>
          <w:p w14:paraId="7B8B76A5" w14:textId="77777777" w:rsidR="00840ECE" w:rsidRPr="00953BC7" w:rsidRDefault="00840ECE" w:rsidP="00197D4D">
            <w:r w:rsidRPr="00953BC7">
              <w:t>Checked</w:t>
            </w:r>
          </w:p>
        </w:tc>
        <w:tc>
          <w:tcPr>
            <w:tcW w:w="1803" w:type="dxa"/>
          </w:tcPr>
          <w:p w14:paraId="30538BB5" w14:textId="77777777" w:rsidR="00840ECE" w:rsidRDefault="005E7276" w:rsidP="00197D4D">
            <w:r>
              <w:t>Justin Wimbush</w:t>
            </w:r>
          </w:p>
          <w:p w14:paraId="10236AA9" w14:textId="77777777" w:rsidR="005E7276" w:rsidRPr="00953BC7" w:rsidRDefault="005E7276" w:rsidP="00197D4D">
            <w:r>
              <w:t>Chanda Nxumalo</w:t>
            </w:r>
          </w:p>
        </w:tc>
        <w:tc>
          <w:tcPr>
            <w:tcW w:w="1875" w:type="dxa"/>
          </w:tcPr>
          <w:p w14:paraId="39BF88F2" w14:textId="77777777" w:rsidR="00840ECE" w:rsidRPr="00953BC7" w:rsidRDefault="005E7276" w:rsidP="0036339A">
            <w:pPr>
              <w:rPr>
                <w:b/>
                <w:bCs/>
              </w:rPr>
            </w:pPr>
            <w:r>
              <w:t>0</w:t>
            </w:r>
            <w:r w:rsidR="00BB7D3C">
              <w:t>7</w:t>
            </w:r>
            <w:r w:rsidR="005C4F61">
              <w:t xml:space="preserve"> </w:t>
            </w:r>
            <w:r>
              <w:t>March 2023</w:t>
            </w:r>
          </w:p>
        </w:tc>
        <w:tc>
          <w:tcPr>
            <w:tcW w:w="3606" w:type="dxa"/>
          </w:tcPr>
          <w:p w14:paraId="03F5848F" w14:textId="77777777" w:rsidR="00840ECE" w:rsidRPr="00953BC7" w:rsidRDefault="005C4F61" w:rsidP="00197D4D">
            <w:pPr>
              <w:rPr>
                <w:rFonts w:cs="Arial"/>
                <w:noProof/>
              </w:rPr>
            </w:pPr>
            <w:r w:rsidRPr="00466B9F">
              <w:rPr>
                <w:noProof/>
              </w:rPr>
              <w:drawing>
                <wp:inline distT="0" distB="0" distL="0" distR="0" wp14:anchorId="3754B7CA" wp14:editId="481B99C6">
                  <wp:extent cx="838200" cy="316302"/>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851368" cy="321271"/>
                          </a:xfrm>
                          <a:prstGeom prst="rect">
                            <a:avLst/>
                          </a:prstGeom>
                        </pic:spPr>
                      </pic:pic>
                    </a:graphicData>
                  </a:graphic>
                </wp:inline>
              </w:drawing>
            </w:r>
          </w:p>
        </w:tc>
      </w:tr>
      <w:tr w:rsidR="00840ECE" w:rsidRPr="00953BC7" w14:paraId="26BF35E7" w14:textId="77777777" w:rsidTr="008C4C21">
        <w:trPr>
          <w:trHeight w:hRule="exact" w:val="717"/>
        </w:trPr>
        <w:tc>
          <w:tcPr>
            <w:tcW w:w="2020" w:type="dxa"/>
          </w:tcPr>
          <w:p w14:paraId="60F27028" w14:textId="77777777" w:rsidR="00840ECE" w:rsidRPr="00953BC7" w:rsidRDefault="00840ECE" w:rsidP="00197D4D">
            <w:r w:rsidRPr="00953BC7">
              <w:t>Approved</w:t>
            </w:r>
          </w:p>
        </w:tc>
        <w:tc>
          <w:tcPr>
            <w:tcW w:w="1803" w:type="dxa"/>
          </w:tcPr>
          <w:p w14:paraId="4FC59D33" w14:textId="77777777" w:rsidR="00840ECE" w:rsidRPr="00953BC7" w:rsidRDefault="00DF26EF" w:rsidP="00197D4D">
            <w:r w:rsidRPr="00953BC7">
              <w:t>Adam Ter</w:t>
            </w:r>
            <w:r w:rsidR="005E7276">
              <w:t>ry</w:t>
            </w:r>
          </w:p>
        </w:tc>
        <w:tc>
          <w:tcPr>
            <w:tcW w:w="1875" w:type="dxa"/>
          </w:tcPr>
          <w:p w14:paraId="6B2C923B" w14:textId="77777777" w:rsidR="00840ECE" w:rsidRPr="00953BC7" w:rsidRDefault="00B56BC4" w:rsidP="0036339A">
            <w:r>
              <w:t>20</w:t>
            </w:r>
            <w:r w:rsidR="007F2EFC">
              <w:t xml:space="preserve"> </w:t>
            </w:r>
            <w:r w:rsidR="005C4F61">
              <w:t>March 2023</w:t>
            </w:r>
          </w:p>
        </w:tc>
        <w:tc>
          <w:tcPr>
            <w:tcW w:w="3606" w:type="dxa"/>
          </w:tcPr>
          <w:p w14:paraId="27F2C012" w14:textId="77777777" w:rsidR="00840ECE" w:rsidRPr="00953BC7" w:rsidRDefault="00DF26EF" w:rsidP="00197D4D">
            <w:r w:rsidRPr="00953BC7">
              <w:rPr>
                <w:noProof/>
              </w:rPr>
              <w:drawing>
                <wp:inline distT="0" distB="0" distL="0" distR="0" wp14:anchorId="65E70F27" wp14:editId="6C3D3D48">
                  <wp:extent cx="688340" cy="371475"/>
                  <wp:effectExtent l="0" t="0" r="0" b="0"/>
                  <wp:docPr id="1004" name="Picture 100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Rot="1" noChangeAspect="1" noEditPoints="1" noAdjustHandles="1" noChangeArrowheads="1" noChangeShapeType="1" noCrop="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8340" cy="371475"/>
                          </a:xfrm>
                          <a:prstGeom prst="rect">
                            <a:avLst/>
                          </a:prstGeom>
                          <a:noFill/>
                          <a:ln>
                            <a:noFill/>
                          </a:ln>
                        </pic:spPr>
                      </pic:pic>
                    </a:graphicData>
                  </a:graphic>
                </wp:inline>
              </w:drawing>
            </w:r>
          </w:p>
        </w:tc>
      </w:tr>
      <w:tr w:rsidR="00840ECE" w:rsidRPr="00953BC7" w14:paraId="6BA47EDF" w14:textId="77777777" w:rsidTr="008C4C21">
        <w:trPr>
          <w:trHeight w:val="199"/>
        </w:trPr>
        <w:tc>
          <w:tcPr>
            <w:tcW w:w="2020" w:type="dxa"/>
          </w:tcPr>
          <w:p w14:paraId="10839DB6" w14:textId="77777777" w:rsidR="00840ECE" w:rsidRPr="00953BC7" w:rsidRDefault="00840ECE" w:rsidP="00197D4D">
            <w:r w:rsidRPr="00953BC7">
              <w:t>Copyright:</w:t>
            </w:r>
          </w:p>
        </w:tc>
        <w:tc>
          <w:tcPr>
            <w:tcW w:w="1803" w:type="dxa"/>
          </w:tcPr>
          <w:p w14:paraId="24460AD6" w14:textId="77777777" w:rsidR="00840ECE" w:rsidRPr="00953BC7" w:rsidRDefault="00840ECE" w:rsidP="00197D4D">
            <w:r w:rsidRPr="00953BC7">
              <w:t>Commercial in Confidence</w:t>
            </w:r>
          </w:p>
        </w:tc>
        <w:tc>
          <w:tcPr>
            <w:tcW w:w="1875" w:type="dxa"/>
          </w:tcPr>
          <w:p w14:paraId="2E1A84AB" w14:textId="77777777" w:rsidR="00840ECE" w:rsidRPr="00953BC7" w:rsidRDefault="00840ECE" w:rsidP="00197D4D">
            <w:r w:rsidRPr="00953BC7">
              <w:t xml:space="preserve">Document Reference: </w:t>
            </w:r>
          </w:p>
        </w:tc>
        <w:tc>
          <w:tcPr>
            <w:tcW w:w="3606" w:type="dxa"/>
          </w:tcPr>
          <w:p w14:paraId="4A604E31" w14:textId="77777777" w:rsidR="00840ECE" w:rsidRPr="00953BC7" w:rsidRDefault="005C4F61" w:rsidP="00197D4D">
            <w:r w:rsidRPr="005C4F61">
              <w:rPr>
                <w:lang w:eastAsia="en-US"/>
              </w:rPr>
              <w:t>HAR_215_Moshesh Mediclinic Monthly Performance</w:t>
            </w:r>
            <w:r>
              <w:rPr>
                <w:lang w:eastAsia="en-US"/>
              </w:rPr>
              <w:t xml:space="preserve"> January 2023</w:t>
            </w:r>
            <w:r w:rsidRPr="005C4F61">
              <w:rPr>
                <w:lang w:eastAsia="en-US"/>
              </w:rPr>
              <w:t xml:space="preserve"> Report</w:t>
            </w:r>
            <w:r w:rsidR="00717770">
              <w:rPr>
                <w:lang w:eastAsia="en-US"/>
              </w:rPr>
              <w:t>.v1</w:t>
            </w:r>
          </w:p>
        </w:tc>
      </w:tr>
      <w:tr w:rsidR="00840ECE" w:rsidRPr="00953BC7" w14:paraId="417E034F" w14:textId="77777777" w:rsidTr="006F0810">
        <w:trPr>
          <w:trHeight w:val="197"/>
        </w:trPr>
        <w:tc>
          <w:tcPr>
            <w:tcW w:w="9304" w:type="dxa"/>
            <w:gridSpan w:val="4"/>
          </w:tcPr>
          <w:p w14:paraId="20A41F62" w14:textId="77777777" w:rsidR="00840ECE" w:rsidRPr="00953BC7" w:rsidRDefault="00840ECE" w:rsidP="00197D4D">
            <w:r w:rsidRPr="00953BC7">
              <w:t xml:space="preserve">Signatures in this approval box have checked this document in line with quality procedures </w:t>
            </w:r>
            <w:r w:rsidR="005E7276" w:rsidRPr="00953BC7">
              <w:t>requirements.</w:t>
            </w:r>
          </w:p>
          <w:p w14:paraId="5354BB82" w14:textId="77777777" w:rsidR="00840ECE" w:rsidRPr="00953BC7" w:rsidRDefault="00840ECE" w:rsidP="00197D4D">
            <w:r w:rsidRPr="00953BC7">
              <w:t xml:space="preserve">This document has been prepared by Harmattan with all reasonable skill and care. The document contains information from sources and data which we believe to be reliable, but we have not confirmed that reliability and make no representation as to their accuracy or completeness. </w:t>
            </w:r>
          </w:p>
          <w:p w14:paraId="74AA39F3" w14:textId="77777777" w:rsidR="00840ECE" w:rsidRPr="00953BC7" w:rsidRDefault="00840ECE" w:rsidP="00197D4D">
            <w:r w:rsidRPr="00953BC7">
              <w:t xml:space="preserve">The document is confidential to the </w:t>
            </w:r>
            <w:r w:rsidR="004776AB">
              <w:t>Client</w:t>
            </w:r>
            <w:r w:rsidRPr="00953BC7">
              <w:t xml:space="preserve"> and Harmattan accepts no responsibility to any third party to whom information in this proposal may be disclosed. No part of this document may be reproduced without the prior written approval of Harmattan.</w:t>
            </w:r>
          </w:p>
        </w:tc>
      </w:tr>
    </w:tbl>
    <w:p w14:paraId="1A51B40F" w14:textId="77777777" w:rsidR="002D1E0E" w:rsidRDefault="002D1E0E" w:rsidP="00E43C80"/>
    <w:p w14:paraId="4B756C6E" w14:textId="77777777" w:rsidR="002D1E0E" w:rsidRDefault="002D1E0E">
      <w:r>
        <w:br w:type="page"/>
      </w:r>
    </w:p>
    <w:p w14:paraId="72CD8EA6" w14:textId="77777777" w:rsidR="009F79DE" w:rsidRPr="00C666B6" w:rsidRDefault="009F79DE" w:rsidP="00E43C80">
      <w:pPr>
        <w:rPr>
          <w:color w:val="5F0505"/>
          <w:sz w:val="32"/>
          <w:szCs w:val="32"/>
        </w:rPr>
      </w:pPr>
      <w:r w:rsidRPr="00C666B6">
        <w:rPr>
          <w:color w:val="5F0505"/>
          <w:sz w:val="32"/>
          <w:szCs w:val="32"/>
        </w:rPr>
        <w:lastRenderedPageBreak/>
        <w:t>Table of Contents</w:t>
      </w:r>
    </w:p>
    <w:p w14:paraId="52E67C93" w14:textId="77777777" w:rsidR="009F79DE" w:rsidRPr="00953BC7" w:rsidRDefault="009F79DE" w:rsidP="00126033"/>
    <w:p w14:paraId="6F46006C" w14:textId="77777777" w:rsidR="00E16EFF" w:rsidRDefault="001301E2">
      <w:pPr>
        <w:pStyle w:val="TOC1"/>
        <w:rPr>
          <w:rFonts w:asciiTheme="minorHAnsi" w:eastAsiaTheme="minorEastAsia" w:hAnsiTheme="minorHAnsi" w:cstheme="minorBidi"/>
          <w:bCs w:val="0"/>
          <w:color w:val="auto"/>
          <w:sz w:val="22"/>
          <w:szCs w:val="22"/>
          <w:lang w:eastAsia="en-ZA"/>
        </w:rPr>
      </w:pPr>
      <w:r w:rsidRPr="00953BC7">
        <w:rPr>
          <w:color w:val="5F0505"/>
          <w:sz w:val="32"/>
          <w:szCs w:val="24"/>
        </w:rPr>
        <w:fldChar w:fldCharType="begin"/>
      </w:r>
      <w:r w:rsidR="009F79DE" w:rsidRPr="00953BC7">
        <w:rPr>
          <w:sz w:val="32"/>
          <w:szCs w:val="24"/>
        </w:rPr>
        <w:instrText xml:space="preserve"> TOC \o "1-3" \h \z \t "Appendix Heading,1,Document List Headings,1" </w:instrText>
      </w:r>
      <w:r w:rsidRPr="00953BC7">
        <w:rPr>
          <w:bCs w:val="0"/>
          <w:color w:val="5F0505"/>
          <w:sz w:val="32"/>
          <w:szCs w:val="24"/>
        </w:rPr>
        <w:fldChar w:fldCharType="separate"/>
      </w:r>
      <w:hyperlink w:anchor="_Toc130236196" w:history="1">
        <w:r w:rsidR="00E16EFF" w:rsidRPr="001C669B">
          <w:rPr>
            <w:rStyle w:val="Hyperlink"/>
          </w:rPr>
          <w:t>1.</w:t>
        </w:r>
        <w:r w:rsidR="00E16EFF">
          <w:rPr>
            <w:rFonts w:asciiTheme="minorHAnsi" w:eastAsiaTheme="minorEastAsia" w:hAnsiTheme="minorHAnsi" w:cstheme="minorBidi"/>
            <w:bCs w:val="0"/>
            <w:color w:val="auto"/>
            <w:sz w:val="22"/>
            <w:szCs w:val="22"/>
            <w:lang w:eastAsia="en-ZA"/>
          </w:rPr>
          <w:tab/>
        </w:r>
        <w:r w:rsidR="00E16EFF" w:rsidRPr="001C669B">
          <w:rPr>
            <w:rStyle w:val="Hyperlink"/>
          </w:rPr>
          <w:t>Introduction</w:t>
        </w:r>
        <w:r w:rsidR="00E16EFF">
          <w:rPr>
            <w:webHidden/>
          </w:rPr>
          <w:tab/>
        </w:r>
        <w:r w:rsidR="00E16EFF">
          <w:rPr>
            <w:webHidden/>
          </w:rPr>
          <w:fldChar w:fldCharType="begin"/>
        </w:r>
        <w:r w:rsidR="00E16EFF">
          <w:rPr>
            <w:webHidden/>
          </w:rPr>
          <w:instrText xml:space="preserve"> PAGEREF _Toc130236196 \h </w:instrText>
        </w:r>
        <w:r w:rsidR="00E16EFF">
          <w:rPr>
            <w:webHidden/>
          </w:rPr>
        </w:r>
        <w:r w:rsidR="00E16EFF">
          <w:rPr>
            <w:webHidden/>
          </w:rPr>
          <w:fldChar w:fldCharType="separate"/>
        </w:r>
        <w:r w:rsidR="0087758B">
          <w:rPr>
            <w:webHidden/>
          </w:rPr>
          <w:t>7</w:t>
        </w:r>
        <w:r w:rsidR="00E16EFF">
          <w:rPr>
            <w:webHidden/>
          </w:rPr>
          <w:fldChar w:fldCharType="end"/>
        </w:r>
      </w:hyperlink>
    </w:p>
    <w:p w14:paraId="6B8B1416"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197" w:history="1">
        <w:r w:rsidR="00E16EFF" w:rsidRPr="001C669B">
          <w:rPr>
            <w:rStyle w:val="Hyperlink"/>
            <w:noProof/>
          </w:rPr>
          <w:t>1.1.</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Scope of Work</w:t>
        </w:r>
        <w:r w:rsidR="00E16EFF">
          <w:rPr>
            <w:noProof/>
            <w:webHidden/>
          </w:rPr>
          <w:tab/>
        </w:r>
        <w:r w:rsidR="00E16EFF">
          <w:rPr>
            <w:noProof/>
            <w:webHidden/>
          </w:rPr>
          <w:fldChar w:fldCharType="begin"/>
        </w:r>
        <w:r w:rsidR="00E16EFF">
          <w:rPr>
            <w:noProof/>
            <w:webHidden/>
          </w:rPr>
          <w:instrText xml:space="preserve"> PAGEREF _Toc130236197 \h </w:instrText>
        </w:r>
        <w:r w:rsidR="00E16EFF">
          <w:rPr>
            <w:noProof/>
            <w:webHidden/>
          </w:rPr>
        </w:r>
        <w:r w:rsidR="00E16EFF">
          <w:rPr>
            <w:noProof/>
            <w:webHidden/>
          </w:rPr>
          <w:fldChar w:fldCharType="separate"/>
        </w:r>
        <w:r w:rsidR="0087758B">
          <w:rPr>
            <w:noProof/>
            <w:webHidden/>
          </w:rPr>
          <w:t>7</w:t>
        </w:r>
        <w:r w:rsidR="00E16EFF">
          <w:rPr>
            <w:noProof/>
            <w:webHidden/>
          </w:rPr>
          <w:fldChar w:fldCharType="end"/>
        </w:r>
      </w:hyperlink>
    </w:p>
    <w:p w14:paraId="518E7CB6"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198" w:history="1">
        <w:r w:rsidR="00E16EFF" w:rsidRPr="001C669B">
          <w:rPr>
            <w:rStyle w:val="Hyperlink"/>
            <w:noProof/>
          </w:rPr>
          <w:t>1.2.</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Site Visits</w:t>
        </w:r>
        <w:r w:rsidR="00E16EFF">
          <w:rPr>
            <w:noProof/>
            <w:webHidden/>
          </w:rPr>
          <w:tab/>
        </w:r>
        <w:r w:rsidR="00E16EFF">
          <w:rPr>
            <w:noProof/>
            <w:webHidden/>
          </w:rPr>
          <w:fldChar w:fldCharType="begin"/>
        </w:r>
        <w:r w:rsidR="00E16EFF">
          <w:rPr>
            <w:noProof/>
            <w:webHidden/>
          </w:rPr>
          <w:instrText xml:space="preserve"> PAGEREF _Toc130236198 \h </w:instrText>
        </w:r>
        <w:r w:rsidR="00E16EFF">
          <w:rPr>
            <w:noProof/>
            <w:webHidden/>
          </w:rPr>
        </w:r>
        <w:r w:rsidR="00E16EFF">
          <w:rPr>
            <w:noProof/>
            <w:webHidden/>
          </w:rPr>
          <w:fldChar w:fldCharType="separate"/>
        </w:r>
        <w:r w:rsidR="0087758B">
          <w:rPr>
            <w:noProof/>
            <w:webHidden/>
          </w:rPr>
          <w:t>7</w:t>
        </w:r>
        <w:r w:rsidR="00E16EFF">
          <w:rPr>
            <w:noProof/>
            <w:webHidden/>
          </w:rPr>
          <w:fldChar w:fldCharType="end"/>
        </w:r>
      </w:hyperlink>
    </w:p>
    <w:p w14:paraId="62534189"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199" w:history="1">
        <w:r w:rsidR="00E16EFF" w:rsidRPr="001C669B">
          <w:rPr>
            <w:rStyle w:val="Hyperlink"/>
            <w:noProof/>
          </w:rPr>
          <w:t>1.3.</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Report Layout and Risk Assessment Scale</w:t>
        </w:r>
        <w:r w:rsidR="00E16EFF">
          <w:rPr>
            <w:noProof/>
            <w:webHidden/>
          </w:rPr>
          <w:tab/>
        </w:r>
        <w:r w:rsidR="00E16EFF">
          <w:rPr>
            <w:noProof/>
            <w:webHidden/>
          </w:rPr>
          <w:fldChar w:fldCharType="begin"/>
        </w:r>
        <w:r w:rsidR="00E16EFF">
          <w:rPr>
            <w:noProof/>
            <w:webHidden/>
          </w:rPr>
          <w:instrText xml:space="preserve"> PAGEREF _Toc130236199 \h </w:instrText>
        </w:r>
        <w:r w:rsidR="00E16EFF">
          <w:rPr>
            <w:noProof/>
            <w:webHidden/>
          </w:rPr>
        </w:r>
        <w:r w:rsidR="00E16EFF">
          <w:rPr>
            <w:noProof/>
            <w:webHidden/>
          </w:rPr>
          <w:fldChar w:fldCharType="separate"/>
        </w:r>
        <w:r w:rsidR="0087758B">
          <w:rPr>
            <w:noProof/>
            <w:webHidden/>
          </w:rPr>
          <w:t>7</w:t>
        </w:r>
        <w:r w:rsidR="00E16EFF">
          <w:rPr>
            <w:noProof/>
            <w:webHidden/>
          </w:rPr>
          <w:fldChar w:fldCharType="end"/>
        </w:r>
      </w:hyperlink>
    </w:p>
    <w:p w14:paraId="2F06026E" w14:textId="77777777" w:rsidR="00E16EFF" w:rsidRDefault="00000000">
      <w:pPr>
        <w:pStyle w:val="TOC1"/>
        <w:rPr>
          <w:rFonts w:asciiTheme="minorHAnsi" w:eastAsiaTheme="minorEastAsia" w:hAnsiTheme="minorHAnsi" w:cstheme="minorBidi"/>
          <w:bCs w:val="0"/>
          <w:color w:val="auto"/>
          <w:sz w:val="22"/>
          <w:szCs w:val="22"/>
          <w:lang w:eastAsia="en-ZA"/>
        </w:rPr>
      </w:pPr>
      <w:hyperlink w:anchor="_Toc130236200" w:history="1">
        <w:r w:rsidR="00E16EFF" w:rsidRPr="001C669B">
          <w:rPr>
            <w:rStyle w:val="Hyperlink"/>
          </w:rPr>
          <w:t>2.</w:t>
        </w:r>
        <w:r w:rsidR="00E16EFF">
          <w:rPr>
            <w:rFonts w:asciiTheme="minorHAnsi" w:eastAsiaTheme="minorEastAsia" w:hAnsiTheme="minorHAnsi" w:cstheme="minorBidi"/>
            <w:bCs w:val="0"/>
            <w:color w:val="auto"/>
            <w:sz w:val="22"/>
            <w:szCs w:val="22"/>
            <w:lang w:eastAsia="en-ZA"/>
          </w:rPr>
          <w:tab/>
        </w:r>
        <w:r w:rsidR="00E16EFF" w:rsidRPr="001C669B">
          <w:rPr>
            <w:rStyle w:val="Hyperlink"/>
          </w:rPr>
          <w:t>Executive Summary</w:t>
        </w:r>
        <w:r w:rsidR="00E16EFF">
          <w:rPr>
            <w:webHidden/>
          </w:rPr>
          <w:tab/>
        </w:r>
        <w:r w:rsidR="00E16EFF">
          <w:rPr>
            <w:webHidden/>
          </w:rPr>
          <w:fldChar w:fldCharType="begin"/>
        </w:r>
        <w:r w:rsidR="00E16EFF">
          <w:rPr>
            <w:webHidden/>
          </w:rPr>
          <w:instrText xml:space="preserve"> PAGEREF _Toc130236200 \h </w:instrText>
        </w:r>
        <w:r w:rsidR="00E16EFF">
          <w:rPr>
            <w:webHidden/>
          </w:rPr>
        </w:r>
        <w:r w:rsidR="00E16EFF">
          <w:rPr>
            <w:webHidden/>
          </w:rPr>
          <w:fldChar w:fldCharType="separate"/>
        </w:r>
        <w:r w:rsidR="0087758B">
          <w:rPr>
            <w:webHidden/>
          </w:rPr>
          <w:t>8</w:t>
        </w:r>
        <w:r w:rsidR="00E16EFF">
          <w:rPr>
            <w:webHidden/>
          </w:rPr>
          <w:fldChar w:fldCharType="end"/>
        </w:r>
      </w:hyperlink>
    </w:p>
    <w:p w14:paraId="149811C0"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01" w:history="1">
        <w:r w:rsidR="00E16EFF" w:rsidRPr="001C669B">
          <w:rPr>
            <w:rStyle w:val="Hyperlink"/>
            <w:noProof/>
          </w:rPr>
          <w:t>2.1.</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Portfolio Overview</w:t>
        </w:r>
        <w:r w:rsidR="00E16EFF">
          <w:rPr>
            <w:noProof/>
            <w:webHidden/>
          </w:rPr>
          <w:tab/>
        </w:r>
        <w:r w:rsidR="00E16EFF">
          <w:rPr>
            <w:noProof/>
            <w:webHidden/>
          </w:rPr>
          <w:fldChar w:fldCharType="begin"/>
        </w:r>
        <w:r w:rsidR="00E16EFF">
          <w:rPr>
            <w:noProof/>
            <w:webHidden/>
          </w:rPr>
          <w:instrText xml:space="preserve"> PAGEREF _Toc130236201 \h </w:instrText>
        </w:r>
        <w:r w:rsidR="00E16EFF">
          <w:rPr>
            <w:noProof/>
            <w:webHidden/>
          </w:rPr>
        </w:r>
        <w:r w:rsidR="00E16EFF">
          <w:rPr>
            <w:noProof/>
            <w:webHidden/>
          </w:rPr>
          <w:fldChar w:fldCharType="separate"/>
        </w:r>
        <w:r w:rsidR="0087758B">
          <w:rPr>
            <w:noProof/>
            <w:webHidden/>
          </w:rPr>
          <w:t>8</w:t>
        </w:r>
        <w:r w:rsidR="00E16EFF">
          <w:rPr>
            <w:noProof/>
            <w:webHidden/>
          </w:rPr>
          <w:fldChar w:fldCharType="end"/>
        </w:r>
      </w:hyperlink>
    </w:p>
    <w:p w14:paraId="28EDB9C9"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02" w:history="1">
        <w:r w:rsidR="00E16EFF" w:rsidRPr="001C669B">
          <w:rPr>
            <w:rStyle w:val="Hyperlink"/>
            <w:noProof/>
          </w:rPr>
          <w:t>2.2.</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Performance Summary</w:t>
        </w:r>
        <w:r w:rsidR="00E16EFF">
          <w:rPr>
            <w:noProof/>
            <w:webHidden/>
          </w:rPr>
          <w:tab/>
        </w:r>
        <w:r w:rsidR="00E16EFF">
          <w:rPr>
            <w:noProof/>
            <w:webHidden/>
          </w:rPr>
          <w:fldChar w:fldCharType="begin"/>
        </w:r>
        <w:r w:rsidR="00E16EFF">
          <w:rPr>
            <w:noProof/>
            <w:webHidden/>
          </w:rPr>
          <w:instrText xml:space="preserve"> PAGEREF _Toc130236202 \h </w:instrText>
        </w:r>
        <w:r w:rsidR="00E16EFF">
          <w:rPr>
            <w:noProof/>
            <w:webHidden/>
          </w:rPr>
        </w:r>
        <w:r w:rsidR="00E16EFF">
          <w:rPr>
            <w:noProof/>
            <w:webHidden/>
          </w:rPr>
          <w:fldChar w:fldCharType="separate"/>
        </w:r>
        <w:r w:rsidR="0087758B">
          <w:rPr>
            <w:noProof/>
            <w:webHidden/>
          </w:rPr>
          <w:t>9</w:t>
        </w:r>
        <w:r w:rsidR="00E16EFF">
          <w:rPr>
            <w:noProof/>
            <w:webHidden/>
          </w:rPr>
          <w:fldChar w:fldCharType="end"/>
        </w:r>
      </w:hyperlink>
    </w:p>
    <w:p w14:paraId="42FD0EFD" w14:textId="77777777" w:rsidR="00E16EFF" w:rsidRDefault="00000000">
      <w:pPr>
        <w:pStyle w:val="TOC3"/>
        <w:rPr>
          <w:rFonts w:asciiTheme="minorHAnsi" w:eastAsiaTheme="minorEastAsia" w:hAnsiTheme="minorHAnsi" w:cstheme="minorBidi"/>
          <w:noProof/>
          <w:sz w:val="22"/>
          <w:szCs w:val="22"/>
          <w:lang w:eastAsia="en-ZA"/>
        </w:rPr>
      </w:pPr>
      <w:hyperlink w:anchor="_Toc130236203" w:history="1">
        <w:r w:rsidR="00E16EFF" w:rsidRPr="001C669B">
          <w:rPr>
            <w:rStyle w:val="Hyperlink"/>
            <w:rFonts w:eastAsia="Arial Narrow"/>
            <w:noProof/>
          </w:rPr>
          <w:t>2.2.1.</w:t>
        </w:r>
        <w:r w:rsidR="00E16EFF">
          <w:rPr>
            <w:rFonts w:asciiTheme="minorHAnsi" w:eastAsiaTheme="minorEastAsia" w:hAnsiTheme="minorHAnsi" w:cstheme="minorBidi"/>
            <w:noProof/>
            <w:sz w:val="22"/>
            <w:szCs w:val="22"/>
            <w:lang w:eastAsia="en-ZA"/>
          </w:rPr>
          <w:tab/>
        </w:r>
        <w:r w:rsidR="00E16EFF" w:rsidRPr="001C669B">
          <w:rPr>
            <w:rStyle w:val="Hyperlink"/>
            <w:rFonts w:eastAsia="Arial Narrow"/>
            <w:noProof/>
          </w:rPr>
          <w:t>Moshesh Mediclinic Vergelegen Solar PV</w:t>
        </w:r>
        <w:r w:rsidR="00E16EFF">
          <w:rPr>
            <w:noProof/>
            <w:webHidden/>
          </w:rPr>
          <w:tab/>
        </w:r>
        <w:r w:rsidR="00E16EFF">
          <w:rPr>
            <w:noProof/>
            <w:webHidden/>
          </w:rPr>
          <w:fldChar w:fldCharType="begin"/>
        </w:r>
        <w:r w:rsidR="00E16EFF">
          <w:rPr>
            <w:noProof/>
            <w:webHidden/>
          </w:rPr>
          <w:instrText xml:space="preserve"> PAGEREF _Toc130236203 \h </w:instrText>
        </w:r>
        <w:r w:rsidR="00E16EFF">
          <w:rPr>
            <w:noProof/>
            <w:webHidden/>
          </w:rPr>
        </w:r>
        <w:r w:rsidR="00E16EFF">
          <w:rPr>
            <w:noProof/>
            <w:webHidden/>
          </w:rPr>
          <w:fldChar w:fldCharType="separate"/>
        </w:r>
        <w:r w:rsidR="0087758B">
          <w:rPr>
            <w:noProof/>
            <w:webHidden/>
          </w:rPr>
          <w:t>9</w:t>
        </w:r>
        <w:r w:rsidR="00E16EFF">
          <w:rPr>
            <w:noProof/>
            <w:webHidden/>
          </w:rPr>
          <w:fldChar w:fldCharType="end"/>
        </w:r>
      </w:hyperlink>
    </w:p>
    <w:p w14:paraId="0134D7E1" w14:textId="77777777" w:rsidR="00E16EFF" w:rsidRDefault="00000000">
      <w:pPr>
        <w:pStyle w:val="TOC3"/>
        <w:rPr>
          <w:rFonts w:asciiTheme="minorHAnsi" w:eastAsiaTheme="minorEastAsia" w:hAnsiTheme="minorHAnsi" w:cstheme="minorBidi"/>
          <w:noProof/>
          <w:sz w:val="22"/>
          <w:szCs w:val="22"/>
          <w:lang w:eastAsia="en-ZA"/>
        </w:rPr>
      </w:pPr>
      <w:hyperlink w:anchor="_Toc130236204" w:history="1">
        <w:r w:rsidR="00E16EFF" w:rsidRPr="001C669B">
          <w:rPr>
            <w:rStyle w:val="Hyperlink"/>
            <w:noProof/>
          </w:rPr>
          <w:t>2.2.2.</w:t>
        </w:r>
        <w:r w:rsidR="00E16EFF">
          <w:rPr>
            <w:rFonts w:asciiTheme="minorHAnsi" w:eastAsiaTheme="minorEastAsia" w:hAnsiTheme="minorHAnsi" w:cstheme="minorBidi"/>
            <w:noProof/>
            <w:sz w:val="22"/>
            <w:szCs w:val="22"/>
            <w:lang w:eastAsia="en-ZA"/>
          </w:rPr>
          <w:tab/>
        </w:r>
        <w:r w:rsidR="00E16EFF" w:rsidRPr="001C669B">
          <w:rPr>
            <w:rStyle w:val="Hyperlink"/>
            <w:noProof/>
          </w:rPr>
          <w:t>Moshesh Mediclinic Durbanville Solar PV</w:t>
        </w:r>
        <w:r w:rsidR="00E16EFF">
          <w:rPr>
            <w:noProof/>
            <w:webHidden/>
          </w:rPr>
          <w:tab/>
        </w:r>
        <w:r w:rsidR="00E16EFF">
          <w:rPr>
            <w:noProof/>
            <w:webHidden/>
          </w:rPr>
          <w:fldChar w:fldCharType="begin"/>
        </w:r>
        <w:r w:rsidR="00E16EFF">
          <w:rPr>
            <w:noProof/>
            <w:webHidden/>
          </w:rPr>
          <w:instrText xml:space="preserve"> PAGEREF _Toc130236204 \h </w:instrText>
        </w:r>
        <w:r w:rsidR="00E16EFF">
          <w:rPr>
            <w:noProof/>
            <w:webHidden/>
          </w:rPr>
        </w:r>
        <w:r w:rsidR="00E16EFF">
          <w:rPr>
            <w:noProof/>
            <w:webHidden/>
          </w:rPr>
          <w:fldChar w:fldCharType="separate"/>
        </w:r>
        <w:r w:rsidR="0087758B">
          <w:rPr>
            <w:noProof/>
            <w:webHidden/>
          </w:rPr>
          <w:t>9</w:t>
        </w:r>
        <w:r w:rsidR="00E16EFF">
          <w:rPr>
            <w:noProof/>
            <w:webHidden/>
          </w:rPr>
          <w:fldChar w:fldCharType="end"/>
        </w:r>
      </w:hyperlink>
    </w:p>
    <w:p w14:paraId="634A8FA7" w14:textId="77777777" w:rsidR="00E16EFF" w:rsidRDefault="00000000">
      <w:pPr>
        <w:pStyle w:val="TOC3"/>
        <w:rPr>
          <w:rFonts w:asciiTheme="minorHAnsi" w:eastAsiaTheme="minorEastAsia" w:hAnsiTheme="minorHAnsi" w:cstheme="minorBidi"/>
          <w:noProof/>
          <w:sz w:val="22"/>
          <w:szCs w:val="22"/>
          <w:lang w:eastAsia="en-ZA"/>
        </w:rPr>
      </w:pPr>
      <w:hyperlink w:anchor="_Toc130236205" w:history="1">
        <w:r w:rsidR="00E16EFF" w:rsidRPr="001C669B">
          <w:rPr>
            <w:rStyle w:val="Hyperlink"/>
            <w:rFonts w:eastAsia="Arial Narrow"/>
            <w:noProof/>
          </w:rPr>
          <w:t>2.2.3.</w:t>
        </w:r>
        <w:r w:rsidR="00E16EFF">
          <w:rPr>
            <w:rFonts w:asciiTheme="minorHAnsi" w:eastAsiaTheme="minorEastAsia" w:hAnsiTheme="minorHAnsi" w:cstheme="minorBidi"/>
            <w:noProof/>
            <w:sz w:val="22"/>
            <w:szCs w:val="22"/>
            <w:lang w:eastAsia="en-ZA"/>
          </w:rPr>
          <w:tab/>
        </w:r>
        <w:r w:rsidR="00E16EFF" w:rsidRPr="001C669B">
          <w:rPr>
            <w:rStyle w:val="Hyperlink"/>
            <w:rFonts w:eastAsia="Arial Narrow"/>
            <w:noProof/>
          </w:rPr>
          <w:t>Moshesh Mediclinic Midstream Solar PV</w:t>
        </w:r>
        <w:r w:rsidR="00E16EFF">
          <w:rPr>
            <w:noProof/>
            <w:webHidden/>
          </w:rPr>
          <w:tab/>
        </w:r>
        <w:r w:rsidR="00E16EFF">
          <w:rPr>
            <w:noProof/>
            <w:webHidden/>
          </w:rPr>
          <w:fldChar w:fldCharType="begin"/>
        </w:r>
        <w:r w:rsidR="00E16EFF">
          <w:rPr>
            <w:noProof/>
            <w:webHidden/>
          </w:rPr>
          <w:instrText xml:space="preserve"> PAGEREF _Toc130236205 \h </w:instrText>
        </w:r>
        <w:r w:rsidR="00E16EFF">
          <w:rPr>
            <w:noProof/>
            <w:webHidden/>
          </w:rPr>
        </w:r>
        <w:r w:rsidR="00E16EFF">
          <w:rPr>
            <w:noProof/>
            <w:webHidden/>
          </w:rPr>
          <w:fldChar w:fldCharType="separate"/>
        </w:r>
        <w:r w:rsidR="0087758B">
          <w:rPr>
            <w:noProof/>
            <w:webHidden/>
          </w:rPr>
          <w:t>9</w:t>
        </w:r>
        <w:r w:rsidR="00E16EFF">
          <w:rPr>
            <w:noProof/>
            <w:webHidden/>
          </w:rPr>
          <w:fldChar w:fldCharType="end"/>
        </w:r>
      </w:hyperlink>
    </w:p>
    <w:p w14:paraId="3E75ED5C" w14:textId="77777777" w:rsidR="00E16EFF" w:rsidRDefault="00000000">
      <w:pPr>
        <w:pStyle w:val="TOC3"/>
        <w:rPr>
          <w:rFonts w:asciiTheme="minorHAnsi" w:eastAsiaTheme="minorEastAsia" w:hAnsiTheme="minorHAnsi" w:cstheme="minorBidi"/>
          <w:noProof/>
          <w:sz w:val="22"/>
          <w:szCs w:val="22"/>
          <w:lang w:eastAsia="en-ZA"/>
        </w:rPr>
      </w:pPr>
      <w:hyperlink w:anchor="_Toc130236206" w:history="1">
        <w:r w:rsidR="00E16EFF" w:rsidRPr="001C669B">
          <w:rPr>
            <w:rStyle w:val="Hyperlink"/>
            <w:rFonts w:eastAsia="Arial Narrow"/>
            <w:noProof/>
          </w:rPr>
          <w:t>2.2.4.</w:t>
        </w:r>
        <w:r w:rsidR="00E16EFF">
          <w:rPr>
            <w:rFonts w:asciiTheme="minorHAnsi" w:eastAsiaTheme="minorEastAsia" w:hAnsiTheme="minorHAnsi" w:cstheme="minorBidi"/>
            <w:noProof/>
            <w:sz w:val="22"/>
            <w:szCs w:val="22"/>
            <w:lang w:eastAsia="en-ZA"/>
          </w:rPr>
          <w:tab/>
        </w:r>
        <w:r w:rsidR="00E16EFF" w:rsidRPr="001C669B">
          <w:rPr>
            <w:rStyle w:val="Hyperlink"/>
            <w:rFonts w:eastAsia="Arial Narrow"/>
            <w:noProof/>
          </w:rPr>
          <w:t>Moshesh Mediclinic Hermanus Solar PV</w:t>
        </w:r>
        <w:r w:rsidR="00E16EFF">
          <w:rPr>
            <w:noProof/>
            <w:webHidden/>
          </w:rPr>
          <w:tab/>
        </w:r>
        <w:r w:rsidR="00E16EFF">
          <w:rPr>
            <w:noProof/>
            <w:webHidden/>
          </w:rPr>
          <w:fldChar w:fldCharType="begin"/>
        </w:r>
        <w:r w:rsidR="00E16EFF">
          <w:rPr>
            <w:noProof/>
            <w:webHidden/>
          </w:rPr>
          <w:instrText xml:space="preserve"> PAGEREF _Toc130236206 \h </w:instrText>
        </w:r>
        <w:r w:rsidR="00E16EFF">
          <w:rPr>
            <w:noProof/>
            <w:webHidden/>
          </w:rPr>
        </w:r>
        <w:r w:rsidR="00E16EFF">
          <w:rPr>
            <w:noProof/>
            <w:webHidden/>
          </w:rPr>
          <w:fldChar w:fldCharType="separate"/>
        </w:r>
        <w:r w:rsidR="0087758B">
          <w:rPr>
            <w:noProof/>
            <w:webHidden/>
          </w:rPr>
          <w:t>9</w:t>
        </w:r>
        <w:r w:rsidR="00E16EFF">
          <w:rPr>
            <w:noProof/>
            <w:webHidden/>
          </w:rPr>
          <w:fldChar w:fldCharType="end"/>
        </w:r>
      </w:hyperlink>
    </w:p>
    <w:p w14:paraId="4D1FB2BF" w14:textId="77777777" w:rsidR="00E16EFF" w:rsidRDefault="00000000">
      <w:pPr>
        <w:pStyle w:val="TOC3"/>
        <w:rPr>
          <w:rFonts w:asciiTheme="minorHAnsi" w:eastAsiaTheme="minorEastAsia" w:hAnsiTheme="minorHAnsi" w:cstheme="minorBidi"/>
          <w:noProof/>
          <w:sz w:val="22"/>
          <w:szCs w:val="22"/>
          <w:lang w:eastAsia="en-ZA"/>
        </w:rPr>
      </w:pPr>
      <w:hyperlink w:anchor="_Toc130236207" w:history="1">
        <w:r w:rsidR="00E16EFF" w:rsidRPr="001C669B">
          <w:rPr>
            <w:rStyle w:val="Hyperlink"/>
            <w:rFonts w:eastAsia="Arial Narrow"/>
            <w:noProof/>
          </w:rPr>
          <w:t>2.2.5.</w:t>
        </w:r>
        <w:r w:rsidR="00E16EFF">
          <w:rPr>
            <w:rFonts w:asciiTheme="minorHAnsi" w:eastAsiaTheme="minorEastAsia" w:hAnsiTheme="minorHAnsi" w:cstheme="minorBidi"/>
            <w:noProof/>
            <w:sz w:val="22"/>
            <w:szCs w:val="22"/>
            <w:lang w:eastAsia="en-ZA"/>
          </w:rPr>
          <w:tab/>
        </w:r>
        <w:r w:rsidR="00E16EFF" w:rsidRPr="001C669B">
          <w:rPr>
            <w:rStyle w:val="Hyperlink"/>
            <w:rFonts w:eastAsia="Arial Narrow"/>
            <w:noProof/>
          </w:rPr>
          <w:t>Moshesh Mediclinic Highveld Solar PV</w:t>
        </w:r>
        <w:r w:rsidR="00E16EFF">
          <w:rPr>
            <w:noProof/>
            <w:webHidden/>
          </w:rPr>
          <w:tab/>
        </w:r>
        <w:r w:rsidR="00E16EFF">
          <w:rPr>
            <w:noProof/>
            <w:webHidden/>
          </w:rPr>
          <w:fldChar w:fldCharType="begin"/>
        </w:r>
        <w:r w:rsidR="00E16EFF">
          <w:rPr>
            <w:noProof/>
            <w:webHidden/>
          </w:rPr>
          <w:instrText xml:space="preserve"> PAGEREF _Toc130236207 \h </w:instrText>
        </w:r>
        <w:r w:rsidR="00E16EFF">
          <w:rPr>
            <w:noProof/>
            <w:webHidden/>
          </w:rPr>
        </w:r>
        <w:r w:rsidR="00E16EFF">
          <w:rPr>
            <w:noProof/>
            <w:webHidden/>
          </w:rPr>
          <w:fldChar w:fldCharType="separate"/>
        </w:r>
        <w:r w:rsidR="0087758B">
          <w:rPr>
            <w:noProof/>
            <w:webHidden/>
          </w:rPr>
          <w:t>9</w:t>
        </w:r>
        <w:r w:rsidR="00E16EFF">
          <w:rPr>
            <w:noProof/>
            <w:webHidden/>
          </w:rPr>
          <w:fldChar w:fldCharType="end"/>
        </w:r>
      </w:hyperlink>
    </w:p>
    <w:p w14:paraId="5419186F" w14:textId="77777777" w:rsidR="00E16EFF" w:rsidRDefault="00000000">
      <w:pPr>
        <w:pStyle w:val="TOC3"/>
        <w:rPr>
          <w:rFonts w:asciiTheme="minorHAnsi" w:eastAsiaTheme="minorEastAsia" w:hAnsiTheme="minorHAnsi" w:cstheme="minorBidi"/>
          <w:noProof/>
          <w:sz w:val="22"/>
          <w:szCs w:val="22"/>
          <w:lang w:eastAsia="en-ZA"/>
        </w:rPr>
      </w:pPr>
      <w:hyperlink w:anchor="_Toc130236208" w:history="1">
        <w:r w:rsidR="00E16EFF" w:rsidRPr="001C669B">
          <w:rPr>
            <w:rStyle w:val="Hyperlink"/>
            <w:rFonts w:eastAsia="Arial Narrow"/>
            <w:noProof/>
          </w:rPr>
          <w:t>2.2.6.</w:t>
        </w:r>
        <w:r w:rsidR="00E16EFF">
          <w:rPr>
            <w:rFonts w:asciiTheme="minorHAnsi" w:eastAsiaTheme="minorEastAsia" w:hAnsiTheme="minorHAnsi" w:cstheme="minorBidi"/>
            <w:noProof/>
            <w:sz w:val="22"/>
            <w:szCs w:val="22"/>
            <w:lang w:eastAsia="en-ZA"/>
          </w:rPr>
          <w:tab/>
        </w:r>
        <w:r w:rsidR="00E16EFF" w:rsidRPr="001C669B">
          <w:rPr>
            <w:rStyle w:val="Hyperlink"/>
            <w:rFonts w:eastAsia="Arial Narrow"/>
            <w:noProof/>
          </w:rPr>
          <w:t>Moshesh Mediclinic Tzaneen Solar PV</w:t>
        </w:r>
        <w:r w:rsidR="00E16EFF">
          <w:rPr>
            <w:noProof/>
            <w:webHidden/>
          </w:rPr>
          <w:tab/>
        </w:r>
        <w:r w:rsidR="00E16EFF">
          <w:rPr>
            <w:noProof/>
            <w:webHidden/>
          </w:rPr>
          <w:fldChar w:fldCharType="begin"/>
        </w:r>
        <w:r w:rsidR="00E16EFF">
          <w:rPr>
            <w:noProof/>
            <w:webHidden/>
          </w:rPr>
          <w:instrText xml:space="preserve"> PAGEREF _Toc130236208 \h </w:instrText>
        </w:r>
        <w:r w:rsidR="00E16EFF">
          <w:rPr>
            <w:noProof/>
            <w:webHidden/>
          </w:rPr>
        </w:r>
        <w:r w:rsidR="00E16EFF">
          <w:rPr>
            <w:noProof/>
            <w:webHidden/>
          </w:rPr>
          <w:fldChar w:fldCharType="separate"/>
        </w:r>
        <w:r w:rsidR="0087758B">
          <w:rPr>
            <w:noProof/>
            <w:webHidden/>
          </w:rPr>
          <w:t>9</w:t>
        </w:r>
        <w:r w:rsidR="00E16EFF">
          <w:rPr>
            <w:noProof/>
            <w:webHidden/>
          </w:rPr>
          <w:fldChar w:fldCharType="end"/>
        </w:r>
      </w:hyperlink>
    </w:p>
    <w:p w14:paraId="61CB4C5D"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09" w:history="1">
        <w:r w:rsidR="00E16EFF" w:rsidRPr="001C669B">
          <w:rPr>
            <w:rStyle w:val="Hyperlink"/>
            <w:noProof/>
          </w:rPr>
          <w:t>2.3.</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Key</w:t>
        </w:r>
        <w:r w:rsidR="00E16EFF" w:rsidRPr="001C669B">
          <w:rPr>
            <w:rStyle w:val="Hyperlink"/>
            <w:noProof/>
            <w:spacing w:val="-12"/>
          </w:rPr>
          <w:t xml:space="preserve"> </w:t>
        </w:r>
        <w:r w:rsidR="00E16EFF" w:rsidRPr="001C669B">
          <w:rPr>
            <w:rStyle w:val="Hyperlink"/>
            <w:noProof/>
          </w:rPr>
          <w:t>Risks,</w:t>
        </w:r>
        <w:r w:rsidR="00E16EFF" w:rsidRPr="001C669B">
          <w:rPr>
            <w:rStyle w:val="Hyperlink"/>
            <w:noProof/>
            <w:spacing w:val="-17"/>
          </w:rPr>
          <w:t xml:space="preserve"> </w:t>
        </w:r>
        <w:r w:rsidR="00E16EFF" w:rsidRPr="001C669B">
          <w:rPr>
            <w:rStyle w:val="Hyperlink"/>
            <w:noProof/>
          </w:rPr>
          <w:t>Recommendations</w:t>
        </w:r>
        <w:r w:rsidR="00E16EFF" w:rsidRPr="001C669B">
          <w:rPr>
            <w:rStyle w:val="Hyperlink"/>
            <w:noProof/>
            <w:spacing w:val="-9"/>
          </w:rPr>
          <w:t xml:space="preserve"> </w:t>
        </w:r>
        <w:r w:rsidR="00E16EFF" w:rsidRPr="001C669B">
          <w:rPr>
            <w:rStyle w:val="Hyperlink"/>
            <w:noProof/>
          </w:rPr>
          <w:t>&amp;</w:t>
        </w:r>
        <w:r w:rsidR="00E16EFF" w:rsidRPr="001C669B">
          <w:rPr>
            <w:rStyle w:val="Hyperlink"/>
            <w:noProof/>
            <w:spacing w:val="-5"/>
          </w:rPr>
          <w:t xml:space="preserve"> </w:t>
        </w:r>
        <w:r w:rsidR="00E16EFF" w:rsidRPr="001C669B">
          <w:rPr>
            <w:rStyle w:val="Hyperlink"/>
            <w:noProof/>
          </w:rPr>
          <w:t>Actions</w:t>
        </w:r>
        <w:r w:rsidR="00E16EFF">
          <w:rPr>
            <w:noProof/>
            <w:webHidden/>
          </w:rPr>
          <w:tab/>
        </w:r>
        <w:r w:rsidR="00E16EFF">
          <w:rPr>
            <w:noProof/>
            <w:webHidden/>
          </w:rPr>
          <w:fldChar w:fldCharType="begin"/>
        </w:r>
        <w:r w:rsidR="00E16EFF">
          <w:rPr>
            <w:noProof/>
            <w:webHidden/>
          </w:rPr>
          <w:instrText xml:space="preserve"> PAGEREF _Toc130236209 \h </w:instrText>
        </w:r>
        <w:r w:rsidR="00E16EFF">
          <w:rPr>
            <w:noProof/>
            <w:webHidden/>
          </w:rPr>
        </w:r>
        <w:r w:rsidR="00E16EFF">
          <w:rPr>
            <w:noProof/>
            <w:webHidden/>
          </w:rPr>
          <w:fldChar w:fldCharType="separate"/>
        </w:r>
        <w:r w:rsidR="0087758B">
          <w:rPr>
            <w:noProof/>
            <w:webHidden/>
          </w:rPr>
          <w:t>10</w:t>
        </w:r>
        <w:r w:rsidR="00E16EFF">
          <w:rPr>
            <w:noProof/>
            <w:webHidden/>
          </w:rPr>
          <w:fldChar w:fldCharType="end"/>
        </w:r>
      </w:hyperlink>
    </w:p>
    <w:p w14:paraId="4F3D7728"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10" w:history="1">
        <w:r w:rsidR="00E16EFF" w:rsidRPr="001C669B">
          <w:rPr>
            <w:rStyle w:val="Hyperlink"/>
            <w:noProof/>
          </w:rPr>
          <w:t>2.4.</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O&amp;M Contract</w:t>
        </w:r>
        <w:r w:rsidR="00E16EFF">
          <w:rPr>
            <w:noProof/>
            <w:webHidden/>
          </w:rPr>
          <w:tab/>
        </w:r>
        <w:r w:rsidR="00E16EFF">
          <w:rPr>
            <w:noProof/>
            <w:webHidden/>
          </w:rPr>
          <w:fldChar w:fldCharType="begin"/>
        </w:r>
        <w:r w:rsidR="00E16EFF">
          <w:rPr>
            <w:noProof/>
            <w:webHidden/>
          </w:rPr>
          <w:instrText xml:space="preserve"> PAGEREF _Toc130236210 \h </w:instrText>
        </w:r>
        <w:r w:rsidR="00E16EFF">
          <w:rPr>
            <w:noProof/>
            <w:webHidden/>
          </w:rPr>
        </w:r>
        <w:r w:rsidR="00E16EFF">
          <w:rPr>
            <w:noProof/>
            <w:webHidden/>
          </w:rPr>
          <w:fldChar w:fldCharType="separate"/>
        </w:r>
        <w:r w:rsidR="0087758B">
          <w:rPr>
            <w:noProof/>
            <w:webHidden/>
          </w:rPr>
          <w:t>12</w:t>
        </w:r>
        <w:r w:rsidR="00E16EFF">
          <w:rPr>
            <w:noProof/>
            <w:webHidden/>
          </w:rPr>
          <w:fldChar w:fldCharType="end"/>
        </w:r>
      </w:hyperlink>
    </w:p>
    <w:p w14:paraId="04111E8A"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11" w:history="1">
        <w:r w:rsidR="00E16EFF" w:rsidRPr="001C669B">
          <w:rPr>
            <w:rStyle w:val="Hyperlink"/>
            <w:noProof/>
          </w:rPr>
          <w:t>2.5.</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EPC Contract</w:t>
        </w:r>
        <w:r w:rsidR="00E16EFF">
          <w:rPr>
            <w:noProof/>
            <w:webHidden/>
          </w:rPr>
          <w:tab/>
        </w:r>
        <w:r w:rsidR="00E16EFF">
          <w:rPr>
            <w:noProof/>
            <w:webHidden/>
          </w:rPr>
          <w:fldChar w:fldCharType="begin"/>
        </w:r>
        <w:r w:rsidR="00E16EFF">
          <w:rPr>
            <w:noProof/>
            <w:webHidden/>
          </w:rPr>
          <w:instrText xml:space="preserve"> PAGEREF _Toc130236211 \h </w:instrText>
        </w:r>
        <w:r w:rsidR="00E16EFF">
          <w:rPr>
            <w:noProof/>
            <w:webHidden/>
          </w:rPr>
        </w:r>
        <w:r w:rsidR="00E16EFF">
          <w:rPr>
            <w:noProof/>
            <w:webHidden/>
          </w:rPr>
          <w:fldChar w:fldCharType="separate"/>
        </w:r>
        <w:r w:rsidR="0087758B">
          <w:rPr>
            <w:noProof/>
            <w:webHidden/>
          </w:rPr>
          <w:t>12</w:t>
        </w:r>
        <w:r w:rsidR="00E16EFF">
          <w:rPr>
            <w:noProof/>
            <w:webHidden/>
          </w:rPr>
          <w:fldChar w:fldCharType="end"/>
        </w:r>
      </w:hyperlink>
    </w:p>
    <w:p w14:paraId="1FCD41EB" w14:textId="77777777" w:rsidR="00E16EFF" w:rsidRDefault="00000000">
      <w:pPr>
        <w:pStyle w:val="TOC1"/>
        <w:rPr>
          <w:rFonts w:asciiTheme="minorHAnsi" w:eastAsiaTheme="minorEastAsia" w:hAnsiTheme="minorHAnsi" w:cstheme="minorBidi"/>
          <w:bCs w:val="0"/>
          <w:color w:val="auto"/>
          <w:sz w:val="22"/>
          <w:szCs w:val="22"/>
          <w:lang w:eastAsia="en-ZA"/>
        </w:rPr>
      </w:pPr>
      <w:hyperlink w:anchor="_Toc130236212" w:history="1">
        <w:r w:rsidR="00E16EFF" w:rsidRPr="001C669B">
          <w:rPr>
            <w:rStyle w:val="Hyperlink"/>
          </w:rPr>
          <w:t>3.</w:t>
        </w:r>
        <w:r w:rsidR="00E16EFF">
          <w:rPr>
            <w:rFonts w:asciiTheme="minorHAnsi" w:eastAsiaTheme="minorEastAsia" w:hAnsiTheme="minorHAnsi" w:cstheme="minorBidi"/>
            <w:bCs w:val="0"/>
            <w:color w:val="auto"/>
            <w:sz w:val="22"/>
            <w:szCs w:val="22"/>
            <w:lang w:eastAsia="en-ZA"/>
          </w:rPr>
          <w:tab/>
        </w:r>
        <w:r w:rsidR="00E16EFF" w:rsidRPr="001C669B">
          <w:rPr>
            <w:rStyle w:val="Hyperlink"/>
          </w:rPr>
          <w:t>Portfolio Revenue</w:t>
        </w:r>
        <w:r w:rsidR="00E16EFF">
          <w:rPr>
            <w:webHidden/>
          </w:rPr>
          <w:tab/>
        </w:r>
        <w:r w:rsidR="00E16EFF">
          <w:rPr>
            <w:webHidden/>
          </w:rPr>
          <w:fldChar w:fldCharType="begin"/>
        </w:r>
        <w:r w:rsidR="00E16EFF">
          <w:rPr>
            <w:webHidden/>
          </w:rPr>
          <w:instrText xml:space="preserve"> PAGEREF _Toc130236212 \h </w:instrText>
        </w:r>
        <w:r w:rsidR="00E16EFF">
          <w:rPr>
            <w:webHidden/>
          </w:rPr>
        </w:r>
        <w:r w:rsidR="00E16EFF">
          <w:rPr>
            <w:webHidden/>
          </w:rPr>
          <w:fldChar w:fldCharType="separate"/>
        </w:r>
        <w:r w:rsidR="0087758B">
          <w:rPr>
            <w:webHidden/>
          </w:rPr>
          <w:t>13</w:t>
        </w:r>
        <w:r w:rsidR="00E16EFF">
          <w:rPr>
            <w:webHidden/>
          </w:rPr>
          <w:fldChar w:fldCharType="end"/>
        </w:r>
      </w:hyperlink>
    </w:p>
    <w:p w14:paraId="2066872D"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13" w:history="1">
        <w:r w:rsidR="00E16EFF" w:rsidRPr="001C669B">
          <w:rPr>
            <w:rStyle w:val="Hyperlink"/>
            <w:noProof/>
            <w:lang w:eastAsia="en-US"/>
          </w:rPr>
          <w:t>3.1.</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lang w:eastAsia="en-US"/>
          </w:rPr>
          <w:t>PPA Rates</w:t>
        </w:r>
        <w:r w:rsidR="00E16EFF">
          <w:rPr>
            <w:noProof/>
            <w:webHidden/>
          </w:rPr>
          <w:tab/>
        </w:r>
        <w:r w:rsidR="00E16EFF">
          <w:rPr>
            <w:noProof/>
            <w:webHidden/>
          </w:rPr>
          <w:fldChar w:fldCharType="begin"/>
        </w:r>
        <w:r w:rsidR="00E16EFF">
          <w:rPr>
            <w:noProof/>
            <w:webHidden/>
          </w:rPr>
          <w:instrText xml:space="preserve"> PAGEREF _Toc130236213 \h </w:instrText>
        </w:r>
        <w:r w:rsidR="00E16EFF">
          <w:rPr>
            <w:noProof/>
            <w:webHidden/>
          </w:rPr>
        </w:r>
        <w:r w:rsidR="00E16EFF">
          <w:rPr>
            <w:noProof/>
            <w:webHidden/>
          </w:rPr>
          <w:fldChar w:fldCharType="separate"/>
        </w:r>
        <w:r w:rsidR="0087758B">
          <w:rPr>
            <w:noProof/>
            <w:webHidden/>
          </w:rPr>
          <w:t>13</w:t>
        </w:r>
        <w:r w:rsidR="00E16EFF">
          <w:rPr>
            <w:noProof/>
            <w:webHidden/>
          </w:rPr>
          <w:fldChar w:fldCharType="end"/>
        </w:r>
      </w:hyperlink>
    </w:p>
    <w:p w14:paraId="185C82AC"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14" w:history="1">
        <w:r w:rsidR="00E16EFF" w:rsidRPr="001C669B">
          <w:rPr>
            <w:rStyle w:val="Hyperlink"/>
            <w:noProof/>
          </w:rPr>
          <w:t>3.2.</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Revenue Year to Date</w:t>
        </w:r>
        <w:r w:rsidR="00E16EFF">
          <w:rPr>
            <w:noProof/>
            <w:webHidden/>
          </w:rPr>
          <w:tab/>
        </w:r>
        <w:r w:rsidR="00E16EFF">
          <w:rPr>
            <w:noProof/>
            <w:webHidden/>
          </w:rPr>
          <w:fldChar w:fldCharType="begin"/>
        </w:r>
        <w:r w:rsidR="00E16EFF">
          <w:rPr>
            <w:noProof/>
            <w:webHidden/>
          </w:rPr>
          <w:instrText xml:space="preserve"> PAGEREF _Toc130236214 \h </w:instrText>
        </w:r>
        <w:r w:rsidR="00E16EFF">
          <w:rPr>
            <w:noProof/>
            <w:webHidden/>
          </w:rPr>
        </w:r>
        <w:r w:rsidR="00E16EFF">
          <w:rPr>
            <w:noProof/>
            <w:webHidden/>
          </w:rPr>
          <w:fldChar w:fldCharType="separate"/>
        </w:r>
        <w:r w:rsidR="0087758B">
          <w:rPr>
            <w:noProof/>
            <w:webHidden/>
          </w:rPr>
          <w:t>13</w:t>
        </w:r>
        <w:r w:rsidR="00E16EFF">
          <w:rPr>
            <w:noProof/>
            <w:webHidden/>
          </w:rPr>
          <w:fldChar w:fldCharType="end"/>
        </w:r>
      </w:hyperlink>
    </w:p>
    <w:p w14:paraId="300DB23D" w14:textId="77777777" w:rsidR="00E16EFF" w:rsidRDefault="00000000">
      <w:pPr>
        <w:pStyle w:val="TOC1"/>
        <w:rPr>
          <w:rFonts w:asciiTheme="minorHAnsi" w:eastAsiaTheme="minorEastAsia" w:hAnsiTheme="minorHAnsi" w:cstheme="minorBidi"/>
          <w:bCs w:val="0"/>
          <w:color w:val="auto"/>
          <w:sz w:val="22"/>
          <w:szCs w:val="22"/>
          <w:lang w:eastAsia="en-ZA"/>
        </w:rPr>
      </w:pPr>
      <w:hyperlink w:anchor="_Toc130236215" w:history="1">
        <w:r w:rsidR="00E16EFF" w:rsidRPr="001C669B">
          <w:rPr>
            <w:rStyle w:val="Hyperlink"/>
          </w:rPr>
          <w:t>4.</w:t>
        </w:r>
        <w:r w:rsidR="00E16EFF">
          <w:rPr>
            <w:rFonts w:asciiTheme="minorHAnsi" w:eastAsiaTheme="minorEastAsia" w:hAnsiTheme="minorHAnsi" w:cstheme="minorBidi"/>
            <w:bCs w:val="0"/>
            <w:color w:val="auto"/>
            <w:sz w:val="22"/>
            <w:szCs w:val="22"/>
            <w:lang w:eastAsia="en-ZA"/>
          </w:rPr>
          <w:tab/>
        </w:r>
        <w:r w:rsidR="00E16EFF" w:rsidRPr="001C669B">
          <w:rPr>
            <w:rStyle w:val="Hyperlink"/>
          </w:rPr>
          <w:t>Technical Portfolio Overview</w:t>
        </w:r>
        <w:r w:rsidR="00E16EFF">
          <w:rPr>
            <w:webHidden/>
          </w:rPr>
          <w:tab/>
        </w:r>
        <w:r w:rsidR="00E16EFF">
          <w:rPr>
            <w:webHidden/>
          </w:rPr>
          <w:fldChar w:fldCharType="begin"/>
        </w:r>
        <w:r w:rsidR="00E16EFF">
          <w:rPr>
            <w:webHidden/>
          </w:rPr>
          <w:instrText xml:space="preserve"> PAGEREF _Toc130236215 \h </w:instrText>
        </w:r>
        <w:r w:rsidR="00E16EFF">
          <w:rPr>
            <w:webHidden/>
          </w:rPr>
        </w:r>
        <w:r w:rsidR="00E16EFF">
          <w:rPr>
            <w:webHidden/>
          </w:rPr>
          <w:fldChar w:fldCharType="separate"/>
        </w:r>
        <w:r w:rsidR="0087758B">
          <w:rPr>
            <w:webHidden/>
          </w:rPr>
          <w:t>15</w:t>
        </w:r>
        <w:r w:rsidR="00E16EFF">
          <w:rPr>
            <w:webHidden/>
          </w:rPr>
          <w:fldChar w:fldCharType="end"/>
        </w:r>
      </w:hyperlink>
    </w:p>
    <w:p w14:paraId="187B9904"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16" w:history="1">
        <w:r w:rsidR="00E16EFF" w:rsidRPr="001C669B">
          <w:rPr>
            <w:rStyle w:val="Hyperlink"/>
            <w:noProof/>
          </w:rPr>
          <w:t>4.1.</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Data Analysed</w:t>
        </w:r>
        <w:r w:rsidR="00E16EFF">
          <w:rPr>
            <w:noProof/>
            <w:webHidden/>
          </w:rPr>
          <w:tab/>
        </w:r>
        <w:r w:rsidR="00E16EFF">
          <w:rPr>
            <w:noProof/>
            <w:webHidden/>
          </w:rPr>
          <w:fldChar w:fldCharType="begin"/>
        </w:r>
        <w:r w:rsidR="00E16EFF">
          <w:rPr>
            <w:noProof/>
            <w:webHidden/>
          </w:rPr>
          <w:instrText xml:space="preserve"> PAGEREF _Toc130236216 \h </w:instrText>
        </w:r>
        <w:r w:rsidR="00E16EFF">
          <w:rPr>
            <w:noProof/>
            <w:webHidden/>
          </w:rPr>
        </w:r>
        <w:r w:rsidR="00E16EFF">
          <w:rPr>
            <w:noProof/>
            <w:webHidden/>
          </w:rPr>
          <w:fldChar w:fldCharType="separate"/>
        </w:r>
        <w:r w:rsidR="0087758B">
          <w:rPr>
            <w:noProof/>
            <w:webHidden/>
          </w:rPr>
          <w:t>15</w:t>
        </w:r>
        <w:r w:rsidR="00E16EFF">
          <w:rPr>
            <w:noProof/>
            <w:webHidden/>
          </w:rPr>
          <w:fldChar w:fldCharType="end"/>
        </w:r>
      </w:hyperlink>
    </w:p>
    <w:p w14:paraId="58A9F389" w14:textId="77777777" w:rsidR="00E16EFF" w:rsidRDefault="00000000">
      <w:pPr>
        <w:pStyle w:val="TOC1"/>
        <w:rPr>
          <w:rFonts w:asciiTheme="minorHAnsi" w:eastAsiaTheme="minorEastAsia" w:hAnsiTheme="minorHAnsi" w:cstheme="minorBidi"/>
          <w:bCs w:val="0"/>
          <w:color w:val="auto"/>
          <w:sz w:val="22"/>
          <w:szCs w:val="22"/>
          <w:lang w:eastAsia="en-ZA"/>
        </w:rPr>
      </w:pPr>
      <w:hyperlink w:anchor="_Toc130236217" w:history="1">
        <w:r w:rsidR="00E16EFF" w:rsidRPr="001C669B">
          <w:rPr>
            <w:rStyle w:val="Hyperlink"/>
            <w:lang w:eastAsia="en-US"/>
          </w:rPr>
          <w:t>5.</w:t>
        </w:r>
        <w:r w:rsidR="00E16EFF">
          <w:rPr>
            <w:rFonts w:asciiTheme="minorHAnsi" w:eastAsiaTheme="minorEastAsia" w:hAnsiTheme="minorHAnsi" w:cstheme="minorBidi"/>
            <w:bCs w:val="0"/>
            <w:color w:val="auto"/>
            <w:sz w:val="22"/>
            <w:szCs w:val="22"/>
            <w:lang w:eastAsia="en-ZA"/>
          </w:rPr>
          <w:tab/>
        </w:r>
        <w:r w:rsidR="00E16EFF" w:rsidRPr="001C669B">
          <w:rPr>
            <w:rStyle w:val="Hyperlink"/>
            <w:lang w:eastAsia="en-US"/>
          </w:rPr>
          <w:t>Highveld Technical Performance</w:t>
        </w:r>
        <w:r w:rsidR="00E16EFF">
          <w:rPr>
            <w:webHidden/>
          </w:rPr>
          <w:tab/>
        </w:r>
        <w:r w:rsidR="00E16EFF">
          <w:rPr>
            <w:webHidden/>
          </w:rPr>
          <w:fldChar w:fldCharType="begin"/>
        </w:r>
        <w:r w:rsidR="00E16EFF">
          <w:rPr>
            <w:webHidden/>
          </w:rPr>
          <w:instrText xml:space="preserve"> PAGEREF _Toc130236217 \h </w:instrText>
        </w:r>
        <w:r w:rsidR="00E16EFF">
          <w:rPr>
            <w:webHidden/>
          </w:rPr>
        </w:r>
        <w:r w:rsidR="00E16EFF">
          <w:rPr>
            <w:webHidden/>
          </w:rPr>
          <w:fldChar w:fldCharType="separate"/>
        </w:r>
        <w:r w:rsidR="0087758B">
          <w:rPr>
            <w:webHidden/>
          </w:rPr>
          <w:t>16</w:t>
        </w:r>
        <w:r w:rsidR="00E16EFF">
          <w:rPr>
            <w:webHidden/>
          </w:rPr>
          <w:fldChar w:fldCharType="end"/>
        </w:r>
      </w:hyperlink>
    </w:p>
    <w:p w14:paraId="0AF0BABF"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18" w:history="1">
        <w:r w:rsidR="00E16EFF" w:rsidRPr="001C669B">
          <w:rPr>
            <w:rStyle w:val="Hyperlink"/>
            <w:noProof/>
          </w:rPr>
          <w:t>5.1.</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System Design</w:t>
        </w:r>
        <w:r w:rsidR="00E16EFF">
          <w:rPr>
            <w:noProof/>
            <w:webHidden/>
          </w:rPr>
          <w:tab/>
        </w:r>
        <w:r w:rsidR="00E16EFF">
          <w:rPr>
            <w:noProof/>
            <w:webHidden/>
          </w:rPr>
          <w:fldChar w:fldCharType="begin"/>
        </w:r>
        <w:r w:rsidR="00E16EFF">
          <w:rPr>
            <w:noProof/>
            <w:webHidden/>
          </w:rPr>
          <w:instrText xml:space="preserve"> PAGEREF _Toc130236218 \h </w:instrText>
        </w:r>
        <w:r w:rsidR="00E16EFF">
          <w:rPr>
            <w:noProof/>
            <w:webHidden/>
          </w:rPr>
        </w:r>
        <w:r w:rsidR="00E16EFF">
          <w:rPr>
            <w:noProof/>
            <w:webHidden/>
          </w:rPr>
          <w:fldChar w:fldCharType="separate"/>
        </w:r>
        <w:r w:rsidR="0087758B">
          <w:rPr>
            <w:noProof/>
            <w:webHidden/>
          </w:rPr>
          <w:t>16</w:t>
        </w:r>
        <w:r w:rsidR="00E16EFF">
          <w:rPr>
            <w:noProof/>
            <w:webHidden/>
          </w:rPr>
          <w:fldChar w:fldCharType="end"/>
        </w:r>
      </w:hyperlink>
    </w:p>
    <w:p w14:paraId="5038DB0C"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19" w:history="1">
        <w:r w:rsidR="00E16EFF" w:rsidRPr="001C669B">
          <w:rPr>
            <w:rStyle w:val="Hyperlink"/>
            <w:noProof/>
          </w:rPr>
          <w:t>5.2.</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Irradiation vs Forecast</w:t>
        </w:r>
        <w:r w:rsidR="00E16EFF">
          <w:rPr>
            <w:noProof/>
            <w:webHidden/>
          </w:rPr>
          <w:tab/>
        </w:r>
        <w:r w:rsidR="00E16EFF">
          <w:rPr>
            <w:noProof/>
            <w:webHidden/>
          </w:rPr>
          <w:fldChar w:fldCharType="begin"/>
        </w:r>
        <w:r w:rsidR="00E16EFF">
          <w:rPr>
            <w:noProof/>
            <w:webHidden/>
          </w:rPr>
          <w:instrText xml:space="preserve"> PAGEREF _Toc130236219 \h </w:instrText>
        </w:r>
        <w:r w:rsidR="00E16EFF">
          <w:rPr>
            <w:noProof/>
            <w:webHidden/>
          </w:rPr>
        </w:r>
        <w:r w:rsidR="00E16EFF">
          <w:rPr>
            <w:noProof/>
            <w:webHidden/>
          </w:rPr>
          <w:fldChar w:fldCharType="separate"/>
        </w:r>
        <w:r w:rsidR="0087758B">
          <w:rPr>
            <w:noProof/>
            <w:webHidden/>
          </w:rPr>
          <w:t>16</w:t>
        </w:r>
        <w:r w:rsidR="00E16EFF">
          <w:rPr>
            <w:noProof/>
            <w:webHidden/>
          </w:rPr>
          <w:fldChar w:fldCharType="end"/>
        </w:r>
      </w:hyperlink>
    </w:p>
    <w:p w14:paraId="303834E6"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20" w:history="1">
        <w:r w:rsidR="00E16EFF" w:rsidRPr="001C669B">
          <w:rPr>
            <w:rStyle w:val="Hyperlink"/>
            <w:noProof/>
          </w:rPr>
          <w:t>5.3.</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Availability vs Forecast</w:t>
        </w:r>
        <w:r w:rsidR="00E16EFF">
          <w:rPr>
            <w:noProof/>
            <w:webHidden/>
          </w:rPr>
          <w:tab/>
        </w:r>
        <w:r w:rsidR="00E16EFF">
          <w:rPr>
            <w:noProof/>
            <w:webHidden/>
          </w:rPr>
          <w:fldChar w:fldCharType="begin"/>
        </w:r>
        <w:r w:rsidR="00E16EFF">
          <w:rPr>
            <w:noProof/>
            <w:webHidden/>
          </w:rPr>
          <w:instrText xml:space="preserve"> PAGEREF _Toc130236220 \h </w:instrText>
        </w:r>
        <w:r w:rsidR="00E16EFF">
          <w:rPr>
            <w:noProof/>
            <w:webHidden/>
          </w:rPr>
        </w:r>
        <w:r w:rsidR="00E16EFF">
          <w:rPr>
            <w:noProof/>
            <w:webHidden/>
          </w:rPr>
          <w:fldChar w:fldCharType="separate"/>
        </w:r>
        <w:r w:rsidR="0087758B">
          <w:rPr>
            <w:noProof/>
            <w:webHidden/>
          </w:rPr>
          <w:t>16</w:t>
        </w:r>
        <w:r w:rsidR="00E16EFF">
          <w:rPr>
            <w:noProof/>
            <w:webHidden/>
          </w:rPr>
          <w:fldChar w:fldCharType="end"/>
        </w:r>
      </w:hyperlink>
    </w:p>
    <w:p w14:paraId="775237B7"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21" w:history="1">
        <w:r w:rsidR="00E16EFF" w:rsidRPr="001C669B">
          <w:rPr>
            <w:rStyle w:val="Hyperlink"/>
            <w:noProof/>
          </w:rPr>
          <w:t>5.4.</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Performance Ratio vs Forecast</w:t>
        </w:r>
        <w:r w:rsidR="00E16EFF">
          <w:rPr>
            <w:noProof/>
            <w:webHidden/>
          </w:rPr>
          <w:tab/>
        </w:r>
        <w:r w:rsidR="00E16EFF">
          <w:rPr>
            <w:noProof/>
            <w:webHidden/>
          </w:rPr>
          <w:fldChar w:fldCharType="begin"/>
        </w:r>
        <w:r w:rsidR="00E16EFF">
          <w:rPr>
            <w:noProof/>
            <w:webHidden/>
          </w:rPr>
          <w:instrText xml:space="preserve"> PAGEREF _Toc130236221 \h </w:instrText>
        </w:r>
        <w:r w:rsidR="00E16EFF">
          <w:rPr>
            <w:noProof/>
            <w:webHidden/>
          </w:rPr>
        </w:r>
        <w:r w:rsidR="00E16EFF">
          <w:rPr>
            <w:noProof/>
            <w:webHidden/>
          </w:rPr>
          <w:fldChar w:fldCharType="separate"/>
        </w:r>
        <w:r w:rsidR="0087758B">
          <w:rPr>
            <w:noProof/>
            <w:webHidden/>
          </w:rPr>
          <w:t>17</w:t>
        </w:r>
        <w:r w:rsidR="00E16EFF">
          <w:rPr>
            <w:noProof/>
            <w:webHidden/>
          </w:rPr>
          <w:fldChar w:fldCharType="end"/>
        </w:r>
      </w:hyperlink>
    </w:p>
    <w:p w14:paraId="2830515B"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22" w:history="1">
        <w:r w:rsidR="00E16EFF" w:rsidRPr="001C669B">
          <w:rPr>
            <w:rStyle w:val="Hyperlink"/>
            <w:noProof/>
          </w:rPr>
          <w:t>5.5.</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Production vs Forecast</w:t>
        </w:r>
        <w:r w:rsidR="00E16EFF">
          <w:rPr>
            <w:noProof/>
            <w:webHidden/>
          </w:rPr>
          <w:tab/>
        </w:r>
        <w:r w:rsidR="00E16EFF">
          <w:rPr>
            <w:noProof/>
            <w:webHidden/>
          </w:rPr>
          <w:fldChar w:fldCharType="begin"/>
        </w:r>
        <w:r w:rsidR="00E16EFF">
          <w:rPr>
            <w:noProof/>
            <w:webHidden/>
          </w:rPr>
          <w:instrText xml:space="preserve"> PAGEREF _Toc130236222 \h </w:instrText>
        </w:r>
        <w:r w:rsidR="00E16EFF">
          <w:rPr>
            <w:noProof/>
            <w:webHidden/>
          </w:rPr>
        </w:r>
        <w:r w:rsidR="00E16EFF">
          <w:rPr>
            <w:noProof/>
            <w:webHidden/>
          </w:rPr>
          <w:fldChar w:fldCharType="separate"/>
        </w:r>
        <w:r w:rsidR="0087758B">
          <w:rPr>
            <w:noProof/>
            <w:webHidden/>
          </w:rPr>
          <w:t>17</w:t>
        </w:r>
        <w:r w:rsidR="00E16EFF">
          <w:rPr>
            <w:noProof/>
            <w:webHidden/>
          </w:rPr>
          <w:fldChar w:fldCharType="end"/>
        </w:r>
      </w:hyperlink>
    </w:p>
    <w:p w14:paraId="60ADDCDC" w14:textId="77777777" w:rsidR="00E16EFF" w:rsidRDefault="00000000">
      <w:pPr>
        <w:pStyle w:val="TOC1"/>
        <w:rPr>
          <w:rFonts w:asciiTheme="minorHAnsi" w:eastAsiaTheme="minorEastAsia" w:hAnsiTheme="minorHAnsi" w:cstheme="minorBidi"/>
          <w:bCs w:val="0"/>
          <w:color w:val="auto"/>
          <w:sz w:val="22"/>
          <w:szCs w:val="22"/>
          <w:lang w:eastAsia="en-ZA"/>
        </w:rPr>
      </w:pPr>
      <w:hyperlink w:anchor="_Toc130236223" w:history="1">
        <w:r w:rsidR="00E16EFF" w:rsidRPr="001C669B">
          <w:rPr>
            <w:rStyle w:val="Hyperlink"/>
          </w:rPr>
          <w:t>6.</w:t>
        </w:r>
        <w:r w:rsidR="00E16EFF">
          <w:rPr>
            <w:rFonts w:asciiTheme="minorHAnsi" w:eastAsiaTheme="minorEastAsia" w:hAnsiTheme="minorHAnsi" w:cstheme="minorBidi"/>
            <w:bCs w:val="0"/>
            <w:color w:val="auto"/>
            <w:sz w:val="22"/>
            <w:szCs w:val="22"/>
            <w:lang w:eastAsia="en-ZA"/>
          </w:rPr>
          <w:tab/>
        </w:r>
        <w:r w:rsidR="00E16EFF" w:rsidRPr="001C669B">
          <w:rPr>
            <w:rStyle w:val="Hyperlink"/>
          </w:rPr>
          <w:t>Durbanville Technical Performance</w:t>
        </w:r>
        <w:r w:rsidR="00E16EFF">
          <w:rPr>
            <w:webHidden/>
          </w:rPr>
          <w:tab/>
        </w:r>
        <w:r w:rsidR="00E16EFF">
          <w:rPr>
            <w:webHidden/>
          </w:rPr>
          <w:fldChar w:fldCharType="begin"/>
        </w:r>
        <w:r w:rsidR="00E16EFF">
          <w:rPr>
            <w:webHidden/>
          </w:rPr>
          <w:instrText xml:space="preserve"> PAGEREF _Toc130236223 \h </w:instrText>
        </w:r>
        <w:r w:rsidR="00E16EFF">
          <w:rPr>
            <w:webHidden/>
          </w:rPr>
        </w:r>
        <w:r w:rsidR="00E16EFF">
          <w:rPr>
            <w:webHidden/>
          </w:rPr>
          <w:fldChar w:fldCharType="separate"/>
        </w:r>
        <w:r w:rsidR="0087758B">
          <w:rPr>
            <w:webHidden/>
          </w:rPr>
          <w:t>18</w:t>
        </w:r>
        <w:r w:rsidR="00E16EFF">
          <w:rPr>
            <w:webHidden/>
          </w:rPr>
          <w:fldChar w:fldCharType="end"/>
        </w:r>
      </w:hyperlink>
    </w:p>
    <w:p w14:paraId="08FEC4BC"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24" w:history="1">
        <w:r w:rsidR="00E16EFF" w:rsidRPr="001C669B">
          <w:rPr>
            <w:rStyle w:val="Hyperlink"/>
            <w:noProof/>
          </w:rPr>
          <w:t>6.1.</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System Design</w:t>
        </w:r>
        <w:r w:rsidR="00E16EFF">
          <w:rPr>
            <w:noProof/>
            <w:webHidden/>
          </w:rPr>
          <w:tab/>
        </w:r>
        <w:r w:rsidR="00E16EFF">
          <w:rPr>
            <w:noProof/>
            <w:webHidden/>
          </w:rPr>
          <w:fldChar w:fldCharType="begin"/>
        </w:r>
        <w:r w:rsidR="00E16EFF">
          <w:rPr>
            <w:noProof/>
            <w:webHidden/>
          </w:rPr>
          <w:instrText xml:space="preserve"> PAGEREF _Toc130236224 \h </w:instrText>
        </w:r>
        <w:r w:rsidR="00E16EFF">
          <w:rPr>
            <w:noProof/>
            <w:webHidden/>
          </w:rPr>
        </w:r>
        <w:r w:rsidR="00E16EFF">
          <w:rPr>
            <w:noProof/>
            <w:webHidden/>
          </w:rPr>
          <w:fldChar w:fldCharType="separate"/>
        </w:r>
        <w:r w:rsidR="0087758B">
          <w:rPr>
            <w:noProof/>
            <w:webHidden/>
          </w:rPr>
          <w:t>18</w:t>
        </w:r>
        <w:r w:rsidR="00E16EFF">
          <w:rPr>
            <w:noProof/>
            <w:webHidden/>
          </w:rPr>
          <w:fldChar w:fldCharType="end"/>
        </w:r>
      </w:hyperlink>
    </w:p>
    <w:p w14:paraId="30CE077C"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25" w:history="1">
        <w:r w:rsidR="00E16EFF" w:rsidRPr="001C669B">
          <w:rPr>
            <w:rStyle w:val="Hyperlink"/>
            <w:noProof/>
          </w:rPr>
          <w:t>6.2.</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Irradiation vs Forecast</w:t>
        </w:r>
        <w:r w:rsidR="00E16EFF">
          <w:rPr>
            <w:noProof/>
            <w:webHidden/>
          </w:rPr>
          <w:tab/>
        </w:r>
        <w:r w:rsidR="00E16EFF">
          <w:rPr>
            <w:noProof/>
            <w:webHidden/>
          </w:rPr>
          <w:fldChar w:fldCharType="begin"/>
        </w:r>
        <w:r w:rsidR="00E16EFF">
          <w:rPr>
            <w:noProof/>
            <w:webHidden/>
          </w:rPr>
          <w:instrText xml:space="preserve"> PAGEREF _Toc130236225 \h </w:instrText>
        </w:r>
        <w:r w:rsidR="00E16EFF">
          <w:rPr>
            <w:noProof/>
            <w:webHidden/>
          </w:rPr>
        </w:r>
        <w:r w:rsidR="00E16EFF">
          <w:rPr>
            <w:noProof/>
            <w:webHidden/>
          </w:rPr>
          <w:fldChar w:fldCharType="separate"/>
        </w:r>
        <w:r w:rsidR="0087758B">
          <w:rPr>
            <w:noProof/>
            <w:webHidden/>
          </w:rPr>
          <w:t>18</w:t>
        </w:r>
        <w:r w:rsidR="00E16EFF">
          <w:rPr>
            <w:noProof/>
            <w:webHidden/>
          </w:rPr>
          <w:fldChar w:fldCharType="end"/>
        </w:r>
      </w:hyperlink>
    </w:p>
    <w:p w14:paraId="6B01F9CF"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26" w:history="1">
        <w:r w:rsidR="00E16EFF" w:rsidRPr="001C669B">
          <w:rPr>
            <w:rStyle w:val="Hyperlink"/>
            <w:noProof/>
          </w:rPr>
          <w:t>6.3.</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Availability vs Forecast</w:t>
        </w:r>
        <w:r w:rsidR="00E16EFF">
          <w:rPr>
            <w:noProof/>
            <w:webHidden/>
          </w:rPr>
          <w:tab/>
        </w:r>
        <w:r w:rsidR="00E16EFF">
          <w:rPr>
            <w:noProof/>
            <w:webHidden/>
          </w:rPr>
          <w:fldChar w:fldCharType="begin"/>
        </w:r>
        <w:r w:rsidR="00E16EFF">
          <w:rPr>
            <w:noProof/>
            <w:webHidden/>
          </w:rPr>
          <w:instrText xml:space="preserve"> PAGEREF _Toc130236226 \h </w:instrText>
        </w:r>
        <w:r w:rsidR="00E16EFF">
          <w:rPr>
            <w:noProof/>
            <w:webHidden/>
          </w:rPr>
        </w:r>
        <w:r w:rsidR="00E16EFF">
          <w:rPr>
            <w:noProof/>
            <w:webHidden/>
          </w:rPr>
          <w:fldChar w:fldCharType="separate"/>
        </w:r>
        <w:r w:rsidR="0087758B">
          <w:rPr>
            <w:noProof/>
            <w:webHidden/>
          </w:rPr>
          <w:t>18</w:t>
        </w:r>
        <w:r w:rsidR="00E16EFF">
          <w:rPr>
            <w:noProof/>
            <w:webHidden/>
          </w:rPr>
          <w:fldChar w:fldCharType="end"/>
        </w:r>
      </w:hyperlink>
    </w:p>
    <w:p w14:paraId="45D96B44"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27" w:history="1">
        <w:r w:rsidR="00E16EFF" w:rsidRPr="001C669B">
          <w:rPr>
            <w:rStyle w:val="Hyperlink"/>
            <w:noProof/>
          </w:rPr>
          <w:t>6.4.</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Performance Ratio vs Forecast</w:t>
        </w:r>
        <w:r w:rsidR="00E16EFF">
          <w:rPr>
            <w:noProof/>
            <w:webHidden/>
          </w:rPr>
          <w:tab/>
        </w:r>
        <w:r w:rsidR="00E16EFF">
          <w:rPr>
            <w:noProof/>
            <w:webHidden/>
          </w:rPr>
          <w:fldChar w:fldCharType="begin"/>
        </w:r>
        <w:r w:rsidR="00E16EFF">
          <w:rPr>
            <w:noProof/>
            <w:webHidden/>
          </w:rPr>
          <w:instrText xml:space="preserve"> PAGEREF _Toc130236227 \h </w:instrText>
        </w:r>
        <w:r w:rsidR="00E16EFF">
          <w:rPr>
            <w:noProof/>
            <w:webHidden/>
          </w:rPr>
        </w:r>
        <w:r w:rsidR="00E16EFF">
          <w:rPr>
            <w:noProof/>
            <w:webHidden/>
          </w:rPr>
          <w:fldChar w:fldCharType="separate"/>
        </w:r>
        <w:r w:rsidR="0087758B">
          <w:rPr>
            <w:noProof/>
            <w:webHidden/>
          </w:rPr>
          <w:t>19</w:t>
        </w:r>
        <w:r w:rsidR="00E16EFF">
          <w:rPr>
            <w:noProof/>
            <w:webHidden/>
          </w:rPr>
          <w:fldChar w:fldCharType="end"/>
        </w:r>
      </w:hyperlink>
    </w:p>
    <w:p w14:paraId="40F4ED4A"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28" w:history="1">
        <w:r w:rsidR="00E16EFF" w:rsidRPr="001C669B">
          <w:rPr>
            <w:rStyle w:val="Hyperlink"/>
            <w:noProof/>
          </w:rPr>
          <w:t>6.5.</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Production vs Forecast</w:t>
        </w:r>
        <w:r w:rsidR="00E16EFF">
          <w:rPr>
            <w:noProof/>
            <w:webHidden/>
          </w:rPr>
          <w:tab/>
        </w:r>
        <w:r w:rsidR="00E16EFF">
          <w:rPr>
            <w:noProof/>
            <w:webHidden/>
          </w:rPr>
          <w:fldChar w:fldCharType="begin"/>
        </w:r>
        <w:r w:rsidR="00E16EFF">
          <w:rPr>
            <w:noProof/>
            <w:webHidden/>
          </w:rPr>
          <w:instrText xml:space="preserve"> PAGEREF _Toc130236228 \h </w:instrText>
        </w:r>
        <w:r w:rsidR="00E16EFF">
          <w:rPr>
            <w:noProof/>
            <w:webHidden/>
          </w:rPr>
        </w:r>
        <w:r w:rsidR="00E16EFF">
          <w:rPr>
            <w:noProof/>
            <w:webHidden/>
          </w:rPr>
          <w:fldChar w:fldCharType="separate"/>
        </w:r>
        <w:r w:rsidR="0087758B">
          <w:rPr>
            <w:noProof/>
            <w:webHidden/>
          </w:rPr>
          <w:t>19</w:t>
        </w:r>
        <w:r w:rsidR="00E16EFF">
          <w:rPr>
            <w:noProof/>
            <w:webHidden/>
          </w:rPr>
          <w:fldChar w:fldCharType="end"/>
        </w:r>
      </w:hyperlink>
    </w:p>
    <w:p w14:paraId="0F4004B4" w14:textId="77777777" w:rsidR="00E16EFF" w:rsidRDefault="00000000">
      <w:pPr>
        <w:pStyle w:val="TOC1"/>
        <w:rPr>
          <w:rFonts w:asciiTheme="minorHAnsi" w:eastAsiaTheme="minorEastAsia" w:hAnsiTheme="minorHAnsi" w:cstheme="minorBidi"/>
          <w:bCs w:val="0"/>
          <w:color w:val="auto"/>
          <w:sz w:val="22"/>
          <w:szCs w:val="22"/>
          <w:lang w:eastAsia="en-ZA"/>
        </w:rPr>
      </w:pPr>
      <w:hyperlink w:anchor="_Toc130236229" w:history="1">
        <w:r w:rsidR="00E16EFF" w:rsidRPr="001C669B">
          <w:rPr>
            <w:rStyle w:val="Hyperlink"/>
          </w:rPr>
          <w:t>7.</w:t>
        </w:r>
        <w:r w:rsidR="00E16EFF">
          <w:rPr>
            <w:rFonts w:asciiTheme="minorHAnsi" w:eastAsiaTheme="minorEastAsia" w:hAnsiTheme="minorHAnsi" w:cstheme="minorBidi"/>
            <w:bCs w:val="0"/>
            <w:color w:val="auto"/>
            <w:sz w:val="22"/>
            <w:szCs w:val="22"/>
            <w:lang w:eastAsia="en-ZA"/>
          </w:rPr>
          <w:tab/>
        </w:r>
        <w:r w:rsidR="00E16EFF" w:rsidRPr="001C669B">
          <w:rPr>
            <w:rStyle w:val="Hyperlink"/>
          </w:rPr>
          <w:t>Midstream Technical Performance</w:t>
        </w:r>
        <w:r w:rsidR="00E16EFF">
          <w:rPr>
            <w:webHidden/>
          </w:rPr>
          <w:tab/>
        </w:r>
        <w:r w:rsidR="00E16EFF">
          <w:rPr>
            <w:webHidden/>
          </w:rPr>
          <w:fldChar w:fldCharType="begin"/>
        </w:r>
        <w:r w:rsidR="00E16EFF">
          <w:rPr>
            <w:webHidden/>
          </w:rPr>
          <w:instrText xml:space="preserve"> PAGEREF _Toc130236229 \h </w:instrText>
        </w:r>
        <w:r w:rsidR="00E16EFF">
          <w:rPr>
            <w:webHidden/>
          </w:rPr>
        </w:r>
        <w:r w:rsidR="00E16EFF">
          <w:rPr>
            <w:webHidden/>
          </w:rPr>
          <w:fldChar w:fldCharType="separate"/>
        </w:r>
        <w:r w:rsidR="0087758B">
          <w:rPr>
            <w:webHidden/>
          </w:rPr>
          <w:t>20</w:t>
        </w:r>
        <w:r w:rsidR="00E16EFF">
          <w:rPr>
            <w:webHidden/>
          </w:rPr>
          <w:fldChar w:fldCharType="end"/>
        </w:r>
      </w:hyperlink>
    </w:p>
    <w:p w14:paraId="2601388C"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30" w:history="1">
        <w:r w:rsidR="00E16EFF" w:rsidRPr="001C669B">
          <w:rPr>
            <w:rStyle w:val="Hyperlink"/>
            <w:noProof/>
          </w:rPr>
          <w:t>7.1.</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System Design</w:t>
        </w:r>
        <w:r w:rsidR="00E16EFF">
          <w:rPr>
            <w:noProof/>
            <w:webHidden/>
          </w:rPr>
          <w:tab/>
        </w:r>
        <w:r w:rsidR="00E16EFF">
          <w:rPr>
            <w:noProof/>
            <w:webHidden/>
          </w:rPr>
          <w:fldChar w:fldCharType="begin"/>
        </w:r>
        <w:r w:rsidR="00E16EFF">
          <w:rPr>
            <w:noProof/>
            <w:webHidden/>
          </w:rPr>
          <w:instrText xml:space="preserve"> PAGEREF _Toc130236230 \h </w:instrText>
        </w:r>
        <w:r w:rsidR="00E16EFF">
          <w:rPr>
            <w:noProof/>
            <w:webHidden/>
          </w:rPr>
        </w:r>
        <w:r w:rsidR="00E16EFF">
          <w:rPr>
            <w:noProof/>
            <w:webHidden/>
          </w:rPr>
          <w:fldChar w:fldCharType="separate"/>
        </w:r>
        <w:r w:rsidR="0087758B">
          <w:rPr>
            <w:noProof/>
            <w:webHidden/>
          </w:rPr>
          <w:t>20</w:t>
        </w:r>
        <w:r w:rsidR="00E16EFF">
          <w:rPr>
            <w:noProof/>
            <w:webHidden/>
          </w:rPr>
          <w:fldChar w:fldCharType="end"/>
        </w:r>
      </w:hyperlink>
    </w:p>
    <w:p w14:paraId="17E30D75"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31" w:history="1">
        <w:r w:rsidR="00E16EFF" w:rsidRPr="001C669B">
          <w:rPr>
            <w:rStyle w:val="Hyperlink"/>
            <w:noProof/>
          </w:rPr>
          <w:t>7.2.</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Irradiation vs Forecast</w:t>
        </w:r>
        <w:r w:rsidR="00E16EFF">
          <w:rPr>
            <w:noProof/>
            <w:webHidden/>
          </w:rPr>
          <w:tab/>
        </w:r>
        <w:r w:rsidR="00E16EFF">
          <w:rPr>
            <w:noProof/>
            <w:webHidden/>
          </w:rPr>
          <w:fldChar w:fldCharType="begin"/>
        </w:r>
        <w:r w:rsidR="00E16EFF">
          <w:rPr>
            <w:noProof/>
            <w:webHidden/>
          </w:rPr>
          <w:instrText xml:space="preserve"> PAGEREF _Toc130236231 \h </w:instrText>
        </w:r>
        <w:r w:rsidR="00E16EFF">
          <w:rPr>
            <w:noProof/>
            <w:webHidden/>
          </w:rPr>
        </w:r>
        <w:r w:rsidR="00E16EFF">
          <w:rPr>
            <w:noProof/>
            <w:webHidden/>
          </w:rPr>
          <w:fldChar w:fldCharType="separate"/>
        </w:r>
        <w:r w:rsidR="0087758B">
          <w:rPr>
            <w:noProof/>
            <w:webHidden/>
          </w:rPr>
          <w:t>20</w:t>
        </w:r>
        <w:r w:rsidR="00E16EFF">
          <w:rPr>
            <w:noProof/>
            <w:webHidden/>
          </w:rPr>
          <w:fldChar w:fldCharType="end"/>
        </w:r>
      </w:hyperlink>
    </w:p>
    <w:p w14:paraId="7C87F6A0"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32" w:history="1">
        <w:r w:rsidR="00E16EFF" w:rsidRPr="001C669B">
          <w:rPr>
            <w:rStyle w:val="Hyperlink"/>
            <w:noProof/>
          </w:rPr>
          <w:t>7.3.</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Availability Vs Forecast</w:t>
        </w:r>
        <w:r w:rsidR="00E16EFF">
          <w:rPr>
            <w:noProof/>
            <w:webHidden/>
          </w:rPr>
          <w:tab/>
        </w:r>
        <w:r w:rsidR="00E16EFF">
          <w:rPr>
            <w:noProof/>
            <w:webHidden/>
          </w:rPr>
          <w:fldChar w:fldCharType="begin"/>
        </w:r>
        <w:r w:rsidR="00E16EFF">
          <w:rPr>
            <w:noProof/>
            <w:webHidden/>
          </w:rPr>
          <w:instrText xml:space="preserve"> PAGEREF _Toc130236232 \h </w:instrText>
        </w:r>
        <w:r w:rsidR="00E16EFF">
          <w:rPr>
            <w:noProof/>
            <w:webHidden/>
          </w:rPr>
        </w:r>
        <w:r w:rsidR="00E16EFF">
          <w:rPr>
            <w:noProof/>
            <w:webHidden/>
          </w:rPr>
          <w:fldChar w:fldCharType="separate"/>
        </w:r>
        <w:r w:rsidR="0087758B">
          <w:rPr>
            <w:noProof/>
            <w:webHidden/>
          </w:rPr>
          <w:t>20</w:t>
        </w:r>
        <w:r w:rsidR="00E16EFF">
          <w:rPr>
            <w:noProof/>
            <w:webHidden/>
          </w:rPr>
          <w:fldChar w:fldCharType="end"/>
        </w:r>
      </w:hyperlink>
    </w:p>
    <w:p w14:paraId="070D5004"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33" w:history="1">
        <w:r w:rsidR="00E16EFF" w:rsidRPr="001C669B">
          <w:rPr>
            <w:rStyle w:val="Hyperlink"/>
            <w:noProof/>
          </w:rPr>
          <w:t>7.4.</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Performance Ratio Vs Forecast</w:t>
        </w:r>
        <w:r w:rsidR="00E16EFF">
          <w:rPr>
            <w:noProof/>
            <w:webHidden/>
          </w:rPr>
          <w:tab/>
        </w:r>
        <w:r w:rsidR="00E16EFF">
          <w:rPr>
            <w:noProof/>
            <w:webHidden/>
          </w:rPr>
          <w:fldChar w:fldCharType="begin"/>
        </w:r>
        <w:r w:rsidR="00E16EFF">
          <w:rPr>
            <w:noProof/>
            <w:webHidden/>
          </w:rPr>
          <w:instrText xml:space="preserve"> PAGEREF _Toc130236233 \h </w:instrText>
        </w:r>
        <w:r w:rsidR="00E16EFF">
          <w:rPr>
            <w:noProof/>
            <w:webHidden/>
          </w:rPr>
        </w:r>
        <w:r w:rsidR="00E16EFF">
          <w:rPr>
            <w:noProof/>
            <w:webHidden/>
          </w:rPr>
          <w:fldChar w:fldCharType="separate"/>
        </w:r>
        <w:r w:rsidR="0087758B">
          <w:rPr>
            <w:noProof/>
            <w:webHidden/>
          </w:rPr>
          <w:t>21</w:t>
        </w:r>
        <w:r w:rsidR="00E16EFF">
          <w:rPr>
            <w:noProof/>
            <w:webHidden/>
          </w:rPr>
          <w:fldChar w:fldCharType="end"/>
        </w:r>
      </w:hyperlink>
    </w:p>
    <w:p w14:paraId="24C34E8B"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34" w:history="1">
        <w:r w:rsidR="00E16EFF" w:rsidRPr="001C669B">
          <w:rPr>
            <w:rStyle w:val="Hyperlink"/>
            <w:noProof/>
          </w:rPr>
          <w:t>7.5.</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Production vs Forecast</w:t>
        </w:r>
        <w:r w:rsidR="00E16EFF">
          <w:rPr>
            <w:noProof/>
            <w:webHidden/>
          </w:rPr>
          <w:tab/>
        </w:r>
        <w:r w:rsidR="00E16EFF">
          <w:rPr>
            <w:noProof/>
            <w:webHidden/>
          </w:rPr>
          <w:fldChar w:fldCharType="begin"/>
        </w:r>
        <w:r w:rsidR="00E16EFF">
          <w:rPr>
            <w:noProof/>
            <w:webHidden/>
          </w:rPr>
          <w:instrText xml:space="preserve"> PAGEREF _Toc130236234 \h </w:instrText>
        </w:r>
        <w:r w:rsidR="00E16EFF">
          <w:rPr>
            <w:noProof/>
            <w:webHidden/>
          </w:rPr>
        </w:r>
        <w:r w:rsidR="00E16EFF">
          <w:rPr>
            <w:noProof/>
            <w:webHidden/>
          </w:rPr>
          <w:fldChar w:fldCharType="separate"/>
        </w:r>
        <w:r w:rsidR="0087758B">
          <w:rPr>
            <w:noProof/>
            <w:webHidden/>
          </w:rPr>
          <w:t>21</w:t>
        </w:r>
        <w:r w:rsidR="00E16EFF">
          <w:rPr>
            <w:noProof/>
            <w:webHidden/>
          </w:rPr>
          <w:fldChar w:fldCharType="end"/>
        </w:r>
      </w:hyperlink>
    </w:p>
    <w:p w14:paraId="73A900F6" w14:textId="77777777" w:rsidR="00E16EFF" w:rsidRDefault="00000000">
      <w:pPr>
        <w:pStyle w:val="TOC1"/>
        <w:rPr>
          <w:rFonts w:asciiTheme="minorHAnsi" w:eastAsiaTheme="minorEastAsia" w:hAnsiTheme="minorHAnsi" w:cstheme="minorBidi"/>
          <w:bCs w:val="0"/>
          <w:color w:val="auto"/>
          <w:sz w:val="22"/>
          <w:szCs w:val="22"/>
          <w:lang w:eastAsia="en-ZA"/>
        </w:rPr>
      </w:pPr>
      <w:hyperlink w:anchor="_Toc130236235" w:history="1">
        <w:r w:rsidR="00E16EFF" w:rsidRPr="001C669B">
          <w:rPr>
            <w:rStyle w:val="Hyperlink"/>
          </w:rPr>
          <w:t>8.</w:t>
        </w:r>
        <w:r w:rsidR="00E16EFF">
          <w:rPr>
            <w:rFonts w:asciiTheme="minorHAnsi" w:eastAsiaTheme="minorEastAsia" w:hAnsiTheme="minorHAnsi" w:cstheme="minorBidi"/>
            <w:bCs w:val="0"/>
            <w:color w:val="auto"/>
            <w:sz w:val="22"/>
            <w:szCs w:val="22"/>
            <w:lang w:eastAsia="en-ZA"/>
          </w:rPr>
          <w:tab/>
        </w:r>
        <w:r w:rsidR="00E16EFF" w:rsidRPr="001C669B">
          <w:rPr>
            <w:rStyle w:val="Hyperlink"/>
          </w:rPr>
          <w:t>Hermanus Technical Performance</w:t>
        </w:r>
        <w:r w:rsidR="00E16EFF">
          <w:rPr>
            <w:webHidden/>
          </w:rPr>
          <w:tab/>
        </w:r>
        <w:r w:rsidR="00E16EFF">
          <w:rPr>
            <w:webHidden/>
          </w:rPr>
          <w:fldChar w:fldCharType="begin"/>
        </w:r>
        <w:r w:rsidR="00E16EFF">
          <w:rPr>
            <w:webHidden/>
          </w:rPr>
          <w:instrText xml:space="preserve"> PAGEREF _Toc130236235 \h </w:instrText>
        </w:r>
        <w:r w:rsidR="00E16EFF">
          <w:rPr>
            <w:webHidden/>
          </w:rPr>
        </w:r>
        <w:r w:rsidR="00E16EFF">
          <w:rPr>
            <w:webHidden/>
          </w:rPr>
          <w:fldChar w:fldCharType="separate"/>
        </w:r>
        <w:r w:rsidR="0087758B">
          <w:rPr>
            <w:webHidden/>
          </w:rPr>
          <w:t>22</w:t>
        </w:r>
        <w:r w:rsidR="00E16EFF">
          <w:rPr>
            <w:webHidden/>
          </w:rPr>
          <w:fldChar w:fldCharType="end"/>
        </w:r>
      </w:hyperlink>
    </w:p>
    <w:p w14:paraId="3596CEBC"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36" w:history="1">
        <w:r w:rsidR="00E16EFF" w:rsidRPr="001C669B">
          <w:rPr>
            <w:rStyle w:val="Hyperlink"/>
            <w:noProof/>
          </w:rPr>
          <w:t>8.1.</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System Design</w:t>
        </w:r>
        <w:r w:rsidR="00E16EFF">
          <w:rPr>
            <w:noProof/>
            <w:webHidden/>
          </w:rPr>
          <w:tab/>
        </w:r>
        <w:r w:rsidR="00E16EFF">
          <w:rPr>
            <w:noProof/>
            <w:webHidden/>
          </w:rPr>
          <w:fldChar w:fldCharType="begin"/>
        </w:r>
        <w:r w:rsidR="00E16EFF">
          <w:rPr>
            <w:noProof/>
            <w:webHidden/>
          </w:rPr>
          <w:instrText xml:space="preserve"> PAGEREF _Toc130236236 \h </w:instrText>
        </w:r>
        <w:r w:rsidR="00E16EFF">
          <w:rPr>
            <w:noProof/>
            <w:webHidden/>
          </w:rPr>
        </w:r>
        <w:r w:rsidR="00E16EFF">
          <w:rPr>
            <w:noProof/>
            <w:webHidden/>
          </w:rPr>
          <w:fldChar w:fldCharType="separate"/>
        </w:r>
        <w:r w:rsidR="0087758B">
          <w:rPr>
            <w:noProof/>
            <w:webHidden/>
          </w:rPr>
          <w:t>22</w:t>
        </w:r>
        <w:r w:rsidR="00E16EFF">
          <w:rPr>
            <w:noProof/>
            <w:webHidden/>
          </w:rPr>
          <w:fldChar w:fldCharType="end"/>
        </w:r>
      </w:hyperlink>
    </w:p>
    <w:p w14:paraId="7585D564"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37" w:history="1">
        <w:r w:rsidR="00E16EFF" w:rsidRPr="001C669B">
          <w:rPr>
            <w:rStyle w:val="Hyperlink"/>
            <w:noProof/>
          </w:rPr>
          <w:t>8.2.</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Irradiation Vs Forecast</w:t>
        </w:r>
        <w:r w:rsidR="00E16EFF">
          <w:rPr>
            <w:noProof/>
            <w:webHidden/>
          </w:rPr>
          <w:tab/>
        </w:r>
        <w:r w:rsidR="00E16EFF">
          <w:rPr>
            <w:noProof/>
            <w:webHidden/>
          </w:rPr>
          <w:fldChar w:fldCharType="begin"/>
        </w:r>
        <w:r w:rsidR="00E16EFF">
          <w:rPr>
            <w:noProof/>
            <w:webHidden/>
          </w:rPr>
          <w:instrText xml:space="preserve"> PAGEREF _Toc130236237 \h </w:instrText>
        </w:r>
        <w:r w:rsidR="00E16EFF">
          <w:rPr>
            <w:noProof/>
            <w:webHidden/>
          </w:rPr>
        </w:r>
        <w:r w:rsidR="00E16EFF">
          <w:rPr>
            <w:noProof/>
            <w:webHidden/>
          </w:rPr>
          <w:fldChar w:fldCharType="separate"/>
        </w:r>
        <w:r w:rsidR="0087758B">
          <w:rPr>
            <w:noProof/>
            <w:webHidden/>
          </w:rPr>
          <w:t>22</w:t>
        </w:r>
        <w:r w:rsidR="00E16EFF">
          <w:rPr>
            <w:noProof/>
            <w:webHidden/>
          </w:rPr>
          <w:fldChar w:fldCharType="end"/>
        </w:r>
      </w:hyperlink>
    </w:p>
    <w:p w14:paraId="2A584807"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38" w:history="1">
        <w:r w:rsidR="00E16EFF" w:rsidRPr="001C669B">
          <w:rPr>
            <w:rStyle w:val="Hyperlink"/>
            <w:noProof/>
            <w:lang w:eastAsia="en-US"/>
          </w:rPr>
          <w:t>8.3.</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lang w:eastAsia="en-US"/>
          </w:rPr>
          <w:t>Availability Vs Forecast</w:t>
        </w:r>
        <w:r w:rsidR="00E16EFF">
          <w:rPr>
            <w:noProof/>
            <w:webHidden/>
          </w:rPr>
          <w:tab/>
        </w:r>
        <w:r w:rsidR="00E16EFF">
          <w:rPr>
            <w:noProof/>
            <w:webHidden/>
          </w:rPr>
          <w:fldChar w:fldCharType="begin"/>
        </w:r>
        <w:r w:rsidR="00E16EFF">
          <w:rPr>
            <w:noProof/>
            <w:webHidden/>
          </w:rPr>
          <w:instrText xml:space="preserve"> PAGEREF _Toc130236238 \h </w:instrText>
        </w:r>
        <w:r w:rsidR="00E16EFF">
          <w:rPr>
            <w:noProof/>
            <w:webHidden/>
          </w:rPr>
        </w:r>
        <w:r w:rsidR="00E16EFF">
          <w:rPr>
            <w:noProof/>
            <w:webHidden/>
          </w:rPr>
          <w:fldChar w:fldCharType="separate"/>
        </w:r>
        <w:r w:rsidR="0087758B">
          <w:rPr>
            <w:noProof/>
            <w:webHidden/>
          </w:rPr>
          <w:t>22</w:t>
        </w:r>
        <w:r w:rsidR="00E16EFF">
          <w:rPr>
            <w:noProof/>
            <w:webHidden/>
          </w:rPr>
          <w:fldChar w:fldCharType="end"/>
        </w:r>
      </w:hyperlink>
    </w:p>
    <w:p w14:paraId="17D00133"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39" w:history="1">
        <w:r w:rsidR="00E16EFF" w:rsidRPr="001C669B">
          <w:rPr>
            <w:rStyle w:val="Hyperlink"/>
            <w:noProof/>
          </w:rPr>
          <w:t>8.4.</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Performance Ratio vs Forecast</w:t>
        </w:r>
        <w:r w:rsidR="00E16EFF">
          <w:rPr>
            <w:noProof/>
            <w:webHidden/>
          </w:rPr>
          <w:tab/>
        </w:r>
        <w:r w:rsidR="00E16EFF">
          <w:rPr>
            <w:noProof/>
            <w:webHidden/>
          </w:rPr>
          <w:fldChar w:fldCharType="begin"/>
        </w:r>
        <w:r w:rsidR="00E16EFF">
          <w:rPr>
            <w:noProof/>
            <w:webHidden/>
          </w:rPr>
          <w:instrText xml:space="preserve"> PAGEREF _Toc130236239 \h </w:instrText>
        </w:r>
        <w:r w:rsidR="00E16EFF">
          <w:rPr>
            <w:noProof/>
            <w:webHidden/>
          </w:rPr>
        </w:r>
        <w:r w:rsidR="00E16EFF">
          <w:rPr>
            <w:noProof/>
            <w:webHidden/>
          </w:rPr>
          <w:fldChar w:fldCharType="separate"/>
        </w:r>
        <w:r w:rsidR="0087758B">
          <w:rPr>
            <w:noProof/>
            <w:webHidden/>
          </w:rPr>
          <w:t>23</w:t>
        </w:r>
        <w:r w:rsidR="00E16EFF">
          <w:rPr>
            <w:noProof/>
            <w:webHidden/>
          </w:rPr>
          <w:fldChar w:fldCharType="end"/>
        </w:r>
      </w:hyperlink>
    </w:p>
    <w:p w14:paraId="21CAAE09"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40" w:history="1">
        <w:r w:rsidR="00E16EFF" w:rsidRPr="001C669B">
          <w:rPr>
            <w:rStyle w:val="Hyperlink"/>
            <w:noProof/>
          </w:rPr>
          <w:t>8.5.</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Production Vs Forecast</w:t>
        </w:r>
        <w:r w:rsidR="00E16EFF">
          <w:rPr>
            <w:noProof/>
            <w:webHidden/>
          </w:rPr>
          <w:tab/>
        </w:r>
        <w:r w:rsidR="00E16EFF">
          <w:rPr>
            <w:noProof/>
            <w:webHidden/>
          </w:rPr>
          <w:fldChar w:fldCharType="begin"/>
        </w:r>
        <w:r w:rsidR="00E16EFF">
          <w:rPr>
            <w:noProof/>
            <w:webHidden/>
          </w:rPr>
          <w:instrText xml:space="preserve"> PAGEREF _Toc130236240 \h </w:instrText>
        </w:r>
        <w:r w:rsidR="00E16EFF">
          <w:rPr>
            <w:noProof/>
            <w:webHidden/>
          </w:rPr>
        </w:r>
        <w:r w:rsidR="00E16EFF">
          <w:rPr>
            <w:noProof/>
            <w:webHidden/>
          </w:rPr>
          <w:fldChar w:fldCharType="separate"/>
        </w:r>
        <w:r w:rsidR="0087758B">
          <w:rPr>
            <w:noProof/>
            <w:webHidden/>
          </w:rPr>
          <w:t>23</w:t>
        </w:r>
        <w:r w:rsidR="00E16EFF">
          <w:rPr>
            <w:noProof/>
            <w:webHidden/>
          </w:rPr>
          <w:fldChar w:fldCharType="end"/>
        </w:r>
      </w:hyperlink>
    </w:p>
    <w:p w14:paraId="7783650F" w14:textId="77777777" w:rsidR="00E16EFF" w:rsidRDefault="00000000">
      <w:pPr>
        <w:pStyle w:val="TOC1"/>
        <w:rPr>
          <w:rFonts w:asciiTheme="minorHAnsi" w:eastAsiaTheme="minorEastAsia" w:hAnsiTheme="minorHAnsi" w:cstheme="minorBidi"/>
          <w:bCs w:val="0"/>
          <w:color w:val="auto"/>
          <w:sz w:val="22"/>
          <w:szCs w:val="22"/>
          <w:lang w:eastAsia="en-ZA"/>
        </w:rPr>
      </w:pPr>
      <w:hyperlink w:anchor="_Toc130236241" w:history="1">
        <w:r w:rsidR="00E16EFF" w:rsidRPr="001C669B">
          <w:rPr>
            <w:rStyle w:val="Hyperlink"/>
          </w:rPr>
          <w:t>9.</w:t>
        </w:r>
        <w:r w:rsidR="00E16EFF">
          <w:rPr>
            <w:rFonts w:asciiTheme="minorHAnsi" w:eastAsiaTheme="minorEastAsia" w:hAnsiTheme="minorHAnsi" w:cstheme="minorBidi"/>
            <w:bCs w:val="0"/>
            <w:color w:val="auto"/>
            <w:sz w:val="22"/>
            <w:szCs w:val="22"/>
            <w:lang w:eastAsia="en-ZA"/>
          </w:rPr>
          <w:tab/>
        </w:r>
        <w:r w:rsidR="00E16EFF" w:rsidRPr="001C669B">
          <w:rPr>
            <w:rStyle w:val="Hyperlink"/>
          </w:rPr>
          <w:t>Vergelegen Technical Performance</w:t>
        </w:r>
        <w:r w:rsidR="00E16EFF">
          <w:rPr>
            <w:webHidden/>
          </w:rPr>
          <w:tab/>
        </w:r>
        <w:r w:rsidR="00E16EFF">
          <w:rPr>
            <w:webHidden/>
          </w:rPr>
          <w:fldChar w:fldCharType="begin"/>
        </w:r>
        <w:r w:rsidR="00E16EFF">
          <w:rPr>
            <w:webHidden/>
          </w:rPr>
          <w:instrText xml:space="preserve"> PAGEREF _Toc130236241 \h </w:instrText>
        </w:r>
        <w:r w:rsidR="00E16EFF">
          <w:rPr>
            <w:webHidden/>
          </w:rPr>
        </w:r>
        <w:r w:rsidR="00E16EFF">
          <w:rPr>
            <w:webHidden/>
          </w:rPr>
          <w:fldChar w:fldCharType="separate"/>
        </w:r>
        <w:r w:rsidR="0087758B">
          <w:rPr>
            <w:webHidden/>
          </w:rPr>
          <w:t>24</w:t>
        </w:r>
        <w:r w:rsidR="00E16EFF">
          <w:rPr>
            <w:webHidden/>
          </w:rPr>
          <w:fldChar w:fldCharType="end"/>
        </w:r>
      </w:hyperlink>
    </w:p>
    <w:p w14:paraId="06C8EFD5"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42" w:history="1">
        <w:r w:rsidR="00E16EFF" w:rsidRPr="001C669B">
          <w:rPr>
            <w:rStyle w:val="Hyperlink"/>
            <w:noProof/>
          </w:rPr>
          <w:t>9.1.</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System Design</w:t>
        </w:r>
        <w:r w:rsidR="00E16EFF">
          <w:rPr>
            <w:noProof/>
            <w:webHidden/>
          </w:rPr>
          <w:tab/>
        </w:r>
        <w:r w:rsidR="00E16EFF">
          <w:rPr>
            <w:noProof/>
            <w:webHidden/>
          </w:rPr>
          <w:fldChar w:fldCharType="begin"/>
        </w:r>
        <w:r w:rsidR="00E16EFF">
          <w:rPr>
            <w:noProof/>
            <w:webHidden/>
          </w:rPr>
          <w:instrText xml:space="preserve"> PAGEREF _Toc130236242 \h </w:instrText>
        </w:r>
        <w:r w:rsidR="00E16EFF">
          <w:rPr>
            <w:noProof/>
            <w:webHidden/>
          </w:rPr>
        </w:r>
        <w:r w:rsidR="00E16EFF">
          <w:rPr>
            <w:noProof/>
            <w:webHidden/>
          </w:rPr>
          <w:fldChar w:fldCharType="separate"/>
        </w:r>
        <w:r w:rsidR="0087758B">
          <w:rPr>
            <w:noProof/>
            <w:webHidden/>
          </w:rPr>
          <w:t>24</w:t>
        </w:r>
        <w:r w:rsidR="00E16EFF">
          <w:rPr>
            <w:noProof/>
            <w:webHidden/>
          </w:rPr>
          <w:fldChar w:fldCharType="end"/>
        </w:r>
      </w:hyperlink>
    </w:p>
    <w:p w14:paraId="65A569C3"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43" w:history="1">
        <w:r w:rsidR="00E16EFF" w:rsidRPr="001C669B">
          <w:rPr>
            <w:rStyle w:val="Hyperlink"/>
            <w:noProof/>
          </w:rPr>
          <w:t>9.2.</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Irradiation Vs Forecast</w:t>
        </w:r>
        <w:r w:rsidR="00E16EFF">
          <w:rPr>
            <w:noProof/>
            <w:webHidden/>
          </w:rPr>
          <w:tab/>
        </w:r>
        <w:r w:rsidR="00E16EFF">
          <w:rPr>
            <w:noProof/>
            <w:webHidden/>
          </w:rPr>
          <w:fldChar w:fldCharType="begin"/>
        </w:r>
        <w:r w:rsidR="00E16EFF">
          <w:rPr>
            <w:noProof/>
            <w:webHidden/>
          </w:rPr>
          <w:instrText xml:space="preserve"> PAGEREF _Toc130236243 \h </w:instrText>
        </w:r>
        <w:r w:rsidR="00E16EFF">
          <w:rPr>
            <w:noProof/>
            <w:webHidden/>
          </w:rPr>
        </w:r>
        <w:r w:rsidR="00E16EFF">
          <w:rPr>
            <w:noProof/>
            <w:webHidden/>
          </w:rPr>
          <w:fldChar w:fldCharType="separate"/>
        </w:r>
        <w:r w:rsidR="0087758B">
          <w:rPr>
            <w:noProof/>
            <w:webHidden/>
          </w:rPr>
          <w:t>24</w:t>
        </w:r>
        <w:r w:rsidR="00E16EFF">
          <w:rPr>
            <w:noProof/>
            <w:webHidden/>
          </w:rPr>
          <w:fldChar w:fldCharType="end"/>
        </w:r>
      </w:hyperlink>
    </w:p>
    <w:p w14:paraId="15D73E33"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44" w:history="1">
        <w:r w:rsidR="00E16EFF" w:rsidRPr="001C669B">
          <w:rPr>
            <w:rStyle w:val="Hyperlink"/>
            <w:noProof/>
          </w:rPr>
          <w:t>9.3.</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Availability Vs Forecast</w:t>
        </w:r>
        <w:r w:rsidR="00E16EFF">
          <w:rPr>
            <w:noProof/>
            <w:webHidden/>
          </w:rPr>
          <w:tab/>
        </w:r>
        <w:r w:rsidR="00E16EFF">
          <w:rPr>
            <w:noProof/>
            <w:webHidden/>
          </w:rPr>
          <w:fldChar w:fldCharType="begin"/>
        </w:r>
        <w:r w:rsidR="00E16EFF">
          <w:rPr>
            <w:noProof/>
            <w:webHidden/>
          </w:rPr>
          <w:instrText xml:space="preserve"> PAGEREF _Toc130236244 \h </w:instrText>
        </w:r>
        <w:r w:rsidR="00E16EFF">
          <w:rPr>
            <w:noProof/>
            <w:webHidden/>
          </w:rPr>
        </w:r>
        <w:r w:rsidR="00E16EFF">
          <w:rPr>
            <w:noProof/>
            <w:webHidden/>
          </w:rPr>
          <w:fldChar w:fldCharType="separate"/>
        </w:r>
        <w:r w:rsidR="0087758B">
          <w:rPr>
            <w:noProof/>
            <w:webHidden/>
          </w:rPr>
          <w:t>25</w:t>
        </w:r>
        <w:r w:rsidR="00E16EFF">
          <w:rPr>
            <w:noProof/>
            <w:webHidden/>
          </w:rPr>
          <w:fldChar w:fldCharType="end"/>
        </w:r>
      </w:hyperlink>
    </w:p>
    <w:p w14:paraId="7D79F4A1"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45" w:history="1">
        <w:r w:rsidR="00E16EFF" w:rsidRPr="001C669B">
          <w:rPr>
            <w:rStyle w:val="Hyperlink"/>
            <w:noProof/>
          </w:rPr>
          <w:t>9.4.</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Performance Ratio Vs Forecast</w:t>
        </w:r>
        <w:r w:rsidR="00E16EFF">
          <w:rPr>
            <w:noProof/>
            <w:webHidden/>
          </w:rPr>
          <w:tab/>
        </w:r>
        <w:r w:rsidR="00E16EFF">
          <w:rPr>
            <w:noProof/>
            <w:webHidden/>
          </w:rPr>
          <w:fldChar w:fldCharType="begin"/>
        </w:r>
        <w:r w:rsidR="00E16EFF">
          <w:rPr>
            <w:noProof/>
            <w:webHidden/>
          </w:rPr>
          <w:instrText xml:space="preserve"> PAGEREF _Toc130236245 \h </w:instrText>
        </w:r>
        <w:r w:rsidR="00E16EFF">
          <w:rPr>
            <w:noProof/>
            <w:webHidden/>
          </w:rPr>
        </w:r>
        <w:r w:rsidR="00E16EFF">
          <w:rPr>
            <w:noProof/>
            <w:webHidden/>
          </w:rPr>
          <w:fldChar w:fldCharType="separate"/>
        </w:r>
        <w:r w:rsidR="0087758B">
          <w:rPr>
            <w:noProof/>
            <w:webHidden/>
          </w:rPr>
          <w:t>25</w:t>
        </w:r>
        <w:r w:rsidR="00E16EFF">
          <w:rPr>
            <w:noProof/>
            <w:webHidden/>
          </w:rPr>
          <w:fldChar w:fldCharType="end"/>
        </w:r>
      </w:hyperlink>
    </w:p>
    <w:p w14:paraId="4AAAB6FA"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46" w:history="1">
        <w:r w:rsidR="00E16EFF" w:rsidRPr="001C669B">
          <w:rPr>
            <w:rStyle w:val="Hyperlink"/>
            <w:noProof/>
          </w:rPr>
          <w:t>9.5.</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Production Vs Forecast</w:t>
        </w:r>
        <w:r w:rsidR="00E16EFF">
          <w:rPr>
            <w:noProof/>
            <w:webHidden/>
          </w:rPr>
          <w:tab/>
        </w:r>
        <w:r w:rsidR="00E16EFF">
          <w:rPr>
            <w:noProof/>
            <w:webHidden/>
          </w:rPr>
          <w:fldChar w:fldCharType="begin"/>
        </w:r>
        <w:r w:rsidR="00E16EFF">
          <w:rPr>
            <w:noProof/>
            <w:webHidden/>
          </w:rPr>
          <w:instrText xml:space="preserve"> PAGEREF _Toc130236246 \h </w:instrText>
        </w:r>
        <w:r w:rsidR="00E16EFF">
          <w:rPr>
            <w:noProof/>
            <w:webHidden/>
          </w:rPr>
        </w:r>
        <w:r w:rsidR="00E16EFF">
          <w:rPr>
            <w:noProof/>
            <w:webHidden/>
          </w:rPr>
          <w:fldChar w:fldCharType="separate"/>
        </w:r>
        <w:r w:rsidR="0087758B">
          <w:rPr>
            <w:noProof/>
            <w:webHidden/>
          </w:rPr>
          <w:t>25</w:t>
        </w:r>
        <w:r w:rsidR="00E16EFF">
          <w:rPr>
            <w:noProof/>
            <w:webHidden/>
          </w:rPr>
          <w:fldChar w:fldCharType="end"/>
        </w:r>
      </w:hyperlink>
    </w:p>
    <w:p w14:paraId="123A83A4" w14:textId="77777777" w:rsidR="00E16EFF" w:rsidRDefault="00000000">
      <w:pPr>
        <w:pStyle w:val="TOC1"/>
        <w:rPr>
          <w:rFonts w:asciiTheme="minorHAnsi" w:eastAsiaTheme="minorEastAsia" w:hAnsiTheme="minorHAnsi" w:cstheme="minorBidi"/>
          <w:bCs w:val="0"/>
          <w:color w:val="auto"/>
          <w:sz w:val="22"/>
          <w:szCs w:val="22"/>
          <w:lang w:eastAsia="en-ZA"/>
        </w:rPr>
      </w:pPr>
      <w:hyperlink w:anchor="_Toc130236247" w:history="1">
        <w:r w:rsidR="00E16EFF" w:rsidRPr="001C669B">
          <w:rPr>
            <w:rStyle w:val="Hyperlink"/>
          </w:rPr>
          <w:t>10.</w:t>
        </w:r>
        <w:r w:rsidR="00E16EFF">
          <w:rPr>
            <w:rFonts w:asciiTheme="minorHAnsi" w:eastAsiaTheme="minorEastAsia" w:hAnsiTheme="minorHAnsi" w:cstheme="minorBidi"/>
            <w:bCs w:val="0"/>
            <w:color w:val="auto"/>
            <w:sz w:val="22"/>
            <w:szCs w:val="22"/>
            <w:lang w:eastAsia="en-ZA"/>
          </w:rPr>
          <w:tab/>
        </w:r>
        <w:r w:rsidR="00E16EFF" w:rsidRPr="001C669B">
          <w:rPr>
            <w:rStyle w:val="Hyperlink"/>
          </w:rPr>
          <w:t>Tzaneen Technical Performance</w:t>
        </w:r>
        <w:r w:rsidR="00E16EFF">
          <w:rPr>
            <w:webHidden/>
          </w:rPr>
          <w:tab/>
        </w:r>
        <w:r w:rsidR="00E16EFF">
          <w:rPr>
            <w:webHidden/>
          </w:rPr>
          <w:fldChar w:fldCharType="begin"/>
        </w:r>
        <w:r w:rsidR="00E16EFF">
          <w:rPr>
            <w:webHidden/>
          </w:rPr>
          <w:instrText xml:space="preserve"> PAGEREF _Toc130236247 \h </w:instrText>
        </w:r>
        <w:r w:rsidR="00E16EFF">
          <w:rPr>
            <w:webHidden/>
          </w:rPr>
        </w:r>
        <w:r w:rsidR="00E16EFF">
          <w:rPr>
            <w:webHidden/>
          </w:rPr>
          <w:fldChar w:fldCharType="separate"/>
        </w:r>
        <w:r w:rsidR="0087758B">
          <w:rPr>
            <w:webHidden/>
          </w:rPr>
          <w:t>27</w:t>
        </w:r>
        <w:r w:rsidR="00E16EFF">
          <w:rPr>
            <w:webHidden/>
          </w:rPr>
          <w:fldChar w:fldCharType="end"/>
        </w:r>
      </w:hyperlink>
    </w:p>
    <w:p w14:paraId="69D8F6DA"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48" w:history="1">
        <w:r w:rsidR="00E16EFF" w:rsidRPr="001C669B">
          <w:rPr>
            <w:rStyle w:val="Hyperlink"/>
            <w:noProof/>
          </w:rPr>
          <w:t>10.1.</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System Design</w:t>
        </w:r>
        <w:r w:rsidR="00E16EFF">
          <w:rPr>
            <w:noProof/>
            <w:webHidden/>
          </w:rPr>
          <w:tab/>
        </w:r>
        <w:r w:rsidR="00E16EFF">
          <w:rPr>
            <w:noProof/>
            <w:webHidden/>
          </w:rPr>
          <w:fldChar w:fldCharType="begin"/>
        </w:r>
        <w:r w:rsidR="00E16EFF">
          <w:rPr>
            <w:noProof/>
            <w:webHidden/>
          </w:rPr>
          <w:instrText xml:space="preserve"> PAGEREF _Toc130236248 \h </w:instrText>
        </w:r>
        <w:r w:rsidR="00E16EFF">
          <w:rPr>
            <w:noProof/>
            <w:webHidden/>
          </w:rPr>
        </w:r>
        <w:r w:rsidR="00E16EFF">
          <w:rPr>
            <w:noProof/>
            <w:webHidden/>
          </w:rPr>
          <w:fldChar w:fldCharType="separate"/>
        </w:r>
        <w:r w:rsidR="0087758B">
          <w:rPr>
            <w:noProof/>
            <w:webHidden/>
          </w:rPr>
          <w:t>27</w:t>
        </w:r>
        <w:r w:rsidR="00E16EFF">
          <w:rPr>
            <w:noProof/>
            <w:webHidden/>
          </w:rPr>
          <w:fldChar w:fldCharType="end"/>
        </w:r>
      </w:hyperlink>
    </w:p>
    <w:p w14:paraId="438305F3"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49" w:history="1">
        <w:r w:rsidR="00E16EFF" w:rsidRPr="001C669B">
          <w:rPr>
            <w:rStyle w:val="Hyperlink"/>
            <w:noProof/>
          </w:rPr>
          <w:t>10.2.</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Irradiation Vs Forecast</w:t>
        </w:r>
        <w:r w:rsidR="00E16EFF">
          <w:rPr>
            <w:noProof/>
            <w:webHidden/>
          </w:rPr>
          <w:tab/>
        </w:r>
        <w:r w:rsidR="00E16EFF">
          <w:rPr>
            <w:noProof/>
            <w:webHidden/>
          </w:rPr>
          <w:fldChar w:fldCharType="begin"/>
        </w:r>
        <w:r w:rsidR="00E16EFF">
          <w:rPr>
            <w:noProof/>
            <w:webHidden/>
          </w:rPr>
          <w:instrText xml:space="preserve"> PAGEREF _Toc130236249 \h </w:instrText>
        </w:r>
        <w:r w:rsidR="00E16EFF">
          <w:rPr>
            <w:noProof/>
            <w:webHidden/>
          </w:rPr>
        </w:r>
        <w:r w:rsidR="00E16EFF">
          <w:rPr>
            <w:noProof/>
            <w:webHidden/>
          </w:rPr>
          <w:fldChar w:fldCharType="separate"/>
        </w:r>
        <w:r w:rsidR="0087758B">
          <w:rPr>
            <w:noProof/>
            <w:webHidden/>
          </w:rPr>
          <w:t>27</w:t>
        </w:r>
        <w:r w:rsidR="00E16EFF">
          <w:rPr>
            <w:noProof/>
            <w:webHidden/>
          </w:rPr>
          <w:fldChar w:fldCharType="end"/>
        </w:r>
      </w:hyperlink>
    </w:p>
    <w:p w14:paraId="148825AE"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50" w:history="1">
        <w:r w:rsidR="00E16EFF" w:rsidRPr="001C669B">
          <w:rPr>
            <w:rStyle w:val="Hyperlink"/>
            <w:noProof/>
          </w:rPr>
          <w:t>10.3.</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Availability vs Forecast</w:t>
        </w:r>
        <w:r w:rsidR="00E16EFF">
          <w:rPr>
            <w:noProof/>
            <w:webHidden/>
          </w:rPr>
          <w:tab/>
        </w:r>
        <w:r w:rsidR="00E16EFF">
          <w:rPr>
            <w:noProof/>
            <w:webHidden/>
          </w:rPr>
          <w:fldChar w:fldCharType="begin"/>
        </w:r>
        <w:r w:rsidR="00E16EFF">
          <w:rPr>
            <w:noProof/>
            <w:webHidden/>
          </w:rPr>
          <w:instrText xml:space="preserve"> PAGEREF _Toc130236250 \h </w:instrText>
        </w:r>
        <w:r w:rsidR="00E16EFF">
          <w:rPr>
            <w:noProof/>
            <w:webHidden/>
          </w:rPr>
        </w:r>
        <w:r w:rsidR="00E16EFF">
          <w:rPr>
            <w:noProof/>
            <w:webHidden/>
          </w:rPr>
          <w:fldChar w:fldCharType="separate"/>
        </w:r>
        <w:r w:rsidR="0087758B">
          <w:rPr>
            <w:noProof/>
            <w:webHidden/>
          </w:rPr>
          <w:t>27</w:t>
        </w:r>
        <w:r w:rsidR="00E16EFF">
          <w:rPr>
            <w:noProof/>
            <w:webHidden/>
          </w:rPr>
          <w:fldChar w:fldCharType="end"/>
        </w:r>
      </w:hyperlink>
    </w:p>
    <w:p w14:paraId="461A34FD"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51" w:history="1">
        <w:r w:rsidR="00E16EFF" w:rsidRPr="001C669B">
          <w:rPr>
            <w:rStyle w:val="Hyperlink"/>
            <w:noProof/>
          </w:rPr>
          <w:t>10.4.</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Performance Ratio Vs Forecast</w:t>
        </w:r>
        <w:r w:rsidR="00E16EFF">
          <w:rPr>
            <w:noProof/>
            <w:webHidden/>
          </w:rPr>
          <w:tab/>
        </w:r>
        <w:r w:rsidR="00E16EFF">
          <w:rPr>
            <w:noProof/>
            <w:webHidden/>
          </w:rPr>
          <w:fldChar w:fldCharType="begin"/>
        </w:r>
        <w:r w:rsidR="00E16EFF">
          <w:rPr>
            <w:noProof/>
            <w:webHidden/>
          </w:rPr>
          <w:instrText xml:space="preserve"> PAGEREF _Toc130236251 \h </w:instrText>
        </w:r>
        <w:r w:rsidR="00E16EFF">
          <w:rPr>
            <w:noProof/>
            <w:webHidden/>
          </w:rPr>
        </w:r>
        <w:r w:rsidR="00E16EFF">
          <w:rPr>
            <w:noProof/>
            <w:webHidden/>
          </w:rPr>
          <w:fldChar w:fldCharType="separate"/>
        </w:r>
        <w:r w:rsidR="0087758B">
          <w:rPr>
            <w:noProof/>
            <w:webHidden/>
          </w:rPr>
          <w:t>28</w:t>
        </w:r>
        <w:r w:rsidR="00E16EFF">
          <w:rPr>
            <w:noProof/>
            <w:webHidden/>
          </w:rPr>
          <w:fldChar w:fldCharType="end"/>
        </w:r>
      </w:hyperlink>
    </w:p>
    <w:p w14:paraId="766FB143"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52" w:history="1">
        <w:r w:rsidR="00E16EFF" w:rsidRPr="001C669B">
          <w:rPr>
            <w:rStyle w:val="Hyperlink"/>
            <w:noProof/>
          </w:rPr>
          <w:t>10.5.</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Production Vs Forecast</w:t>
        </w:r>
        <w:r w:rsidR="00E16EFF">
          <w:rPr>
            <w:noProof/>
            <w:webHidden/>
          </w:rPr>
          <w:tab/>
        </w:r>
        <w:r w:rsidR="00E16EFF">
          <w:rPr>
            <w:noProof/>
            <w:webHidden/>
          </w:rPr>
          <w:fldChar w:fldCharType="begin"/>
        </w:r>
        <w:r w:rsidR="00E16EFF">
          <w:rPr>
            <w:noProof/>
            <w:webHidden/>
          </w:rPr>
          <w:instrText xml:space="preserve"> PAGEREF _Toc130236252 \h </w:instrText>
        </w:r>
        <w:r w:rsidR="00E16EFF">
          <w:rPr>
            <w:noProof/>
            <w:webHidden/>
          </w:rPr>
        </w:r>
        <w:r w:rsidR="00E16EFF">
          <w:rPr>
            <w:noProof/>
            <w:webHidden/>
          </w:rPr>
          <w:fldChar w:fldCharType="separate"/>
        </w:r>
        <w:r w:rsidR="0087758B">
          <w:rPr>
            <w:noProof/>
            <w:webHidden/>
          </w:rPr>
          <w:t>28</w:t>
        </w:r>
        <w:r w:rsidR="00E16EFF">
          <w:rPr>
            <w:noProof/>
            <w:webHidden/>
          </w:rPr>
          <w:fldChar w:fldCharType="end"/>
        </w:r>
      </w:hyperlink>
    </w:p>
    <w:p w14:paraId="35F05200" w14:textId="77777777" w:rsidR="00E16EFF" w:rsidRDefault="00000000">
      <w:pPr>
        <w:pStyle w:val="TOC1"/>
        <w:rPr>
          <w:rFonts w:asciiTheme="minorHAnsi" w:eastAsiaTheme="minorEastAsia" w:hAnsiTheme="minorHAnsi" w:cstheme="minorBidi"/>
          <w:bCs w:val="0"/>
          <w:color w:val="auto"/>
          <w:sz w:val="22"/>
          <w:szCs w:val="22"/>
          <w:lang w:eastAsia="en-ZA"/>
        </w:rPr>
      </w:pPr>
      <w:hyperlink w:anchor="_Toc130236253" w:history="1">
        <w:r w:rsidR="00E16EFF" w:rsidRPr="001C669B">
          <w:rPr>
            <w:rStyle w:val="Hyperlink"/>
          </w:rPr>
          <w:t>11.</w:t>
        </w:r>
        <w:r w:rsidR="00E16EFF">
          <w:rPr>
            <w:rFonts w:asciiTheme="minorHAnsi" w:eastAsiaTheme="minorEastAsia" w:hAnsiTheme="minorHAnsi" w:cstheme="minorBidi"/>
            <w:bCs w:val="0"/>
            <w:color w:val="auto"/>
            <w:sz w:val="22"/>
            <w:szCs w:val="22"/>
            <w:lang w:eastAsia="en-ZA"/>
          </w:rPr>
          <w:tab/>
        </w:r>
        <w:r w:rsidR="00E16EFF" w:rsidRPr="001C669B">
          <w:rPr>
            <w:rStyle w:val="Hyperlink"/>
          </w:rPr>
          <w:t>Events</w:t>
        </w:r>
        <w:r w:rsidR="00E16EFF">
          <w:rPr>
            <w:webHidden/>
          </w:rPr>
          <w:tab/>
        </w:r>
        <w:r w:rsidR="00E16EFF">
          <w:rPr>
            <w:webHidden/>
          </w:rPr>
          <w:fldChar w:fldCharType="begin"/>
        </w:r>
        <w:r w:rsidR="00E16EFF">
          <w:rPr>
            <w:webHidden/>
          </w:rPr>
          <w:instrText xml:space="preserve"> PAGEREF _Toc130236253 \h </w:instrText>
        </w:r>
        <w:r w:rsidR="00E16EFF">
          <w:rPr>
            <w:webHidden/>
          </w:rPr>
        </w:r>
        <w:r w:rsidR="00E16EFF">
          <w:rPr>
            <w:webHidden/>
          </w:rPr>
          <w:fldChar w:fldCharType="separate"/>
        </w:r>
        <w:r w:rsidR="0087758B">
          <w:rPr>
            <w:webHidden/>
          </w:rPr>
          <w:t>29</w:t>
        </w:r>
        <w:r w:rsidR="00E16EFF">
          <w:rPr>
            <w:webHidden/>
          </w:rPr>
          <w:fldChar w:fldCharType="end"/>
        </w:r>
      </w:hyperlink>
    </w:p>
    <w:p w14:paraId="5F868AD0"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54" w:history="1">
        <w:r w:rsidR="00E16EFF" w:rsidRPr="001C669B">
          <w:rPr>
            <w:rStyle w:val="Hyperlink"/>
            <w:noProof/>
          </w:rPr>
          <w:t>11.1.</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Health and Safety</w:t>
        </w:r>
        <w:r w:rsidR="00E16EFF">
          <w:rPr>
            <w:noProof/>
            <w:webHidden/>
          </w:rPr>
          <w:tab/>
        </w:r>
        <w:r w:rsidR="00E16EFF">
          <w:rPr>
            <w:noProof/>
            <w:webHidden/>
          </w:rPr>
          <w:fldChar w:fldCharType="begin"/>
        </w:r>
        <w:r w:rsidR="00E16EFF">
          <w:rPr>
            <w:noProof/>
            <w:webHidden/>
          </w:rPr>
          <w:instrText xml:space="preserve"> PAGEREF _Toc130236254 \h </w:instrText>
        </w:r>
        <w:r w:rsidR="00E16EFF">
          <w:rPr>
            <w:noProof/>
            <w:webHidden/>
          </w:rPr>
        </w:r>
        <w:r w:rsidR="00E16EFF">
          <w:rPr>
            <w:noProof/>
            <w:webHidden/>
          </w:rPr>
          <w:fldChar w:fldCharType="separate"/>
        </w:r>
        <w:r w:rsidR="0087758B">
          <w:rPr>
            <w:noProof/>
            <w:webHidden/>
          </w:rPr>
          <w:t>29</w:t>
        </w:r>
        <w:r w:rsidR="00E16EFF">
          <w:rPr>
            <w:noProof/>
            <w:webHidden/>
          </w:rPr>
          <w:fldChar w:fldCharType="end"/>
        </w:r>
      </w:hyperlink>
    </w:p>
    <w:p w14:paraId="47882BF9"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55" w:history="1">
        <w:r w:rsidR="00E16EFF" w:rsidRPr="001C669B">
          <w:rPr>
            <w:rStyle w:val="Hyperlink"/>
            <w:noProof/>
          </w:rPr>
          <w:t>11.2.</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Scheduled Maintenance</w:t>
        </w:r>
        <w:r w:rsidR="00E16EFF">
          <w:rPr>
            <w:noProof/>
            <w:webHidden/>
          </w:rPr>
          <w:tab/>
        </w:r>
        <w:r w:rsidR="00E16EFF">
          <w:rPr>
            <w:noProof/>
            <w:webHidden/>
          </w:rPr>
          <w:fldChar w:fldCharType="begin"/>
        </w:r>
        <w:r w:rsidR="00E16EFF">
          <w:rPr>
            <w:noProof/>
            <w:webHidden/>
          </w:rPr>
          <w:instrText xml:space="preserve"> PAGEREF _Toc130236255 \h </w:instrText>
        </w:r>
        <w:r w:rsidR="00E16EFF">
          <w:rPr>
            <w:noProof/>
            <w:webHidden/>
          </w:rPr>
        </w:r>
        <w:r w:rsidR="00E16EFF">
          <w:rPr>
            <w:noProof/>
            <w:webHidden/>
          </w:rPr>
          <w:fldChar w:fldCharType="separate"/>
        </w:r>
        <w:r w:rsidR="0087758B">
          <w:rPr>
            <w:noProof/>
            <w:webHidden/>
          </w:rPr>
          <w:t>29</w:t>
        </w:r>
        <w:r w:rsidR="00E16EFF">
          <w:rPr>
            <w:noProof/>
            <w:webHidden/>
          </w:rPr>
          <w:fldChar w:fldCharType="end"/>
        </w:r>
      </w:hyperlink>
    </w:p>
    <w:p w14:paraId="4E0BC433"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56" w:history="1">
        <w:r w:rsidR="00E16EFF" w:rsidRPr="001C669B">
          <w:rPr>
            <w:rStyle w:val="Hyperlink"/>
            <w:noProof/>
          </w:rPr>
          <w:t>11.3.</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Unscheduled Maintenance</w:t>
        </w:r>
        <w:r w:rsidR="00E16EFF">
          <w:rPr>
            <w:noProof/>
            <w:webHidden/>
          </w:rPr>
          <w:tab/>
        </w:r>
        <w:r w:rsidR="00E16EFF">
          <w:rPr>
            <w:noProof/>
            <w:webHidden/>
          </w:rPr>
          <w:fldChar w:fldCharType="begin"/>
        </w:r>
        <w:r w:rsidR="00E16EFF">
          <w:rPr>
            <w:noProof/>
            <w:webHidden/>
          </w:rPr>
          <w:instrText xml:space="preserve"> PAGEREF _Toc130236256 \h </w:instrText>
        </w:r>
        <w:r w:rsidR="00E16EFF">
          <w:rPr>
            <w:noProof/>
            <w:webHidden/>
          </w:rPr>
        </w:r>
        <w:r w:rsidR="00E16EFF">
          <w:rPr>
            <w:noProof/>
            <w:webHidden/>
          </w:rPr>
          <w:fldChar w:fldCharType="separate"/>
        </w:r>
        <w:r w:rsidR="0087758B">
          <w:rPr>
            <w:noProof/>
            <w:webHidden/>
          </w:rPr>
          <w:t>29</w:t>
        </w:r>
        <w:r w:rsidR="00E16EFF">
          <w:rPr>
            <w:noProof/>
            <w:webHidden/>
          </w:rPr>
          <w:fldChar w:fldCharType="end"/>
        </w:r>
      </w:hyperlink>
    </w:p>
    <w:p w14:paraId="3472C314" w14:textId="77777777" w:rsidR="00E16EFF" w:rsidRDefault="00000000">
      <w:pPr>
        <w:pStyle w:val="TOC2"/>
        <w:rPr>
          <w:rFonts w:asciiTheme="minorHAnsi" w:eastAsiaTheme="minorEastAsia" w:hAnsiTheme="minorHAnsi" w:cstheme="minorBidi"/>
          <w:noProof/>
          <w:color w:val="auto"/>
          <w:sz w:val="22"/>
          <w:szCs w:val="22"/>
          <w:lang w:eastAsia="en-ZA"/>
        </w:rPr>
      </w:pPr>
      <w:hyperlink w:anchor="_Toc130236257" w:history="1">
        <w:r w:rsidR="00E16EFF" w:rsidRPr="001C669B">
          <w:rPr>
            <w:rStyle w:val="Hyperlink"/>
            <w:noProof/>
          </w:rPr>
          <w:t>11.4.</w:t>
        </w:r>
        <w:r w:rsidR="00E16EFF">
          <w:rPr>
            <w:rFonts w:asciiTheme="minorHAnsi" w:eastAsiaTheme="minorEastAsia" w:hAnsiTheme="minorHAnsi" w:cstheme="minorBidi"/>
            <w:noProof/>
            <w:color w:val="auto"/>
            <w:sz w:val="22"/>
            <w:szCs w:val="22"/>
            <w:lang w:eastAsia="en-ZA"/>
          </w:rPr>
          <w:tab/>
        </w:r>
        <w:r w:rsidR="00E16EFF" w:rsidRPr="001C669B">
          <w:rPr>
            <w:rStyle w:val="Hyperlink"/>
            <w:noProof/>
          </w:rPr>
          <w:t>Spare Parts</w:t>
        </w:r>
        <w:r w:rsidR="00E16EFF">
          <w:rPr>
            <w:noProof/>
            <w:webHidden/>
          </w:rPr>
          <w:tab/>
        </w:r>
        <w:r w:rsidR="00E16EFF">
          <w:rPr>
            <w:noProof/>
            <w:webHidden/>
          </w:rPr>
          <w:fldChar w:fldCharType="begin"/>
        </w:r>
        <w:r w:rsidR="00E16EFF">
          <w:rPr>
            <w:noProof/>
            <w:webHidden/>
          </w:rPr>
          <w:instrText xml:space="preserve"> PAGEREF _Toc130236257 \h </w:instrText>
        </w:r>
        <w:r w:rsidR="00E16EFF">
          <w:rPr>
            <w:noProof/>
            <w:webHidden/>
          </w:rPr>
        </w:r>
        <w:r w:rsidR="00E16EFF">
          <w:rPr>
            <w:noProof/>
            <w:webHidden/>
          </w:rPr>
          <w:fldChar w:fldCharType="separate"/>
        </w:r>
        <w:r w:rsidR="0087758B">
          <w:rPr>
            <w:noProof/>
            <w:webHidden/>
          </w:rPr>
          <w:t>29</w:t>
        </w:r>
        <w:r w:rsidR="00E16EFF">
          <w:rPr>
            <w:noProof/>
            <w:webHidden/>
          </w:rPr>
          <w:fldChar w:fldCharType="end"/>
        </w:r>
      </w:hyperlink>
    </w:p>
    <w:p w14:paraId="31B294FB" w14:textId="77777777" w:rsidR="00E16EFF" w:rsidRDefault="00000000">
      <w:pPr>
        <w:pStyle w:val="TOC1"/>
        <w:rPr>
          <w:rFonts w:asciiTheme="minorHAnsi" w:eastAsiaTheme="minorEastAsia" w:hAnsiTheme="minorHAnsi" w:cstheme="minorBidi"/>
          <w:bCs w:val="0"/>
          <w:color w:val="auto"/>
          <w:sz w:val="22"/>
          <w:szCs w:val="22"/>
          <w:lang w:eastAsia="en-ZA"/>
        </w:rPr>
      </w:pPr>
      <w:hyperlink w:anchor="_Toc130236258" w:history="1">
        <w:r w:rsidR="00E16EFF" w:rsidRPr="001C669B">
          <w:rPr>
            <w:rStyle w:val="Hyperlink"/>
          </w:rPr>
          <w:t>12.</w:t>
        </w:r>
        <w:r w:rsidR="00E16EFF">
          <w:rPr>
            <w:rFonts w:asciiTheme="minorHAnsi" w:eastAsiaTheme="minorEastAsia" w:hAnsiTheme="minorHAnsi" w:cstheme="minorBidi"/>
            <w:bCs w:val="0"/>
            <w:color w:val="auto"/>
            <w:sz w:val="22"/>
            <w:szCs w:val="22"/>
            <w:lang w:eastAsia="en-ZA"/>
          </w:rPr>
          <w:tab/>
        </w:r>
        <w:r w:rsidR="00E16EFF" w:rsidRPr="001C669B">
          <w:rPr>
            <w:rStyle w:val="Hyperlink"/>
          </w:rPr>
          <w:t>Documents Reviewed</w:t>
        </w:r>
        <w:r w:rsidR="00E16EFF">
          <w:rPr>
            <w:webHidden/>
          </w:rPr>
          <w:tab/>
        </w:r>
        <w:r w:rsidR="00E16EFF">
          <w:rPr>
            <w:webHidden/>
          </w:rPr>
          <w:fldChar w:fldCharType="begin"/>
        </w:r>
        <w:r w:rsidR="00E16EFF">
          <w:rPr>
            <w:webHidden/>
          </w:rPr>
          <w:instrText xml:space="preserve"> PAGEREF _Toc130236258 \h </w:instrText>
        </w:r>
        <w:r w:rsidR="00E16EFF">
          <w:rPr>
            <w:webHidden/>
          </w:rPr>
        </w:r>
        <w:r w:rsidR="00E16EFF">
          <w:rPr>
            <w:webHidden/>
          </w:rPr>
          <w:fldChar w:fldCharType="separate"/>
        </w:r>
        <w:r w:rsidR="0087758B">
          <w:rPr>
            <w:webHidden/>
          </w:rPr>
          <w:t>30</w:t>
        </w:r>
        <w:r w:rsidR="00E16EFF">
          <w:rPr>
            <w:webHidden/>
          </w:rPr>
          <w:fldChar w:fldCharType="end"/>
        </w:r>
      </w:hyperlink>
    </w:p>
    <w:p w14:paraId="2B0A3C4C" w14:textId="77777777" w:rsidR="002D5279" w:rsidRPr="00C666B6" w:rsidRDefault="001301E2" w:rsidP="002D1E0E">
      <w:pPr>
        <w:rPr>
          <w:noProof/>
          <w:color w:val="5F0505"/>
          <w:sz w:val="32"/>
          <w:szCs w:val="32"/>
        </w:rPr>
      </w:pPr>
      <w:r w:rsidRPr="00953BC7">
        <w:rPr>
          <w:noProof/>
        </w:rPr>
        <w:fldChar w:fldCharType="end"/>
      </w:r>
    </w:p>
    <w:p w14:paraId="42B804A7" w14:textId="77777777" w:rsidR="002D1E0E" w:rsidRPr="00C666B6" w:rsidRDefault="002D1E0E" w:rsidP="002D1E0E">
      <w:pPr>
        <w:rPr>
          <w:color w:val="5F0505"/>
          <w:sz w:val="32"/>
          <w:szCs w:val="32"/>
        </w:rPr>
      </w:pPr>
      <w:r w:rsidRPr="00C666B6">
        <w:rPr>
          <w:color w:val="5F0505"/>
          <w:sz w:val="32"/>
          <w:szCs w:val="32"/>
        </w:rPr>
        <w:t xml:space="preserve">List of Figure </w:t>
      </w:r>
    </w:p>
    <w:p w14:paraId="28975ABA" w14:textId="77777777" w:rsidR="00C92C90" w:rsidRPr="00C92C90" w:rsidRDefault="00C92C90" w:rsidP="002D1E0E">
      <w:pPr>
        <w:rPr>
          <w:szCs w:val="24"/>
        </w:rPr>
      </w:pPr>
    </w:p>
    <w:p w14:paraId="5180662A" w14:textId="77777777" w:rsidR="00E16EFF" w:rsidRDefault="00C92C90">
      <w:pPr>
        <w:pStyle w:val="TableofFigures"/>
        <w:tabs>
          <w:tab w:val="right" w:leader="dot" w:pos="9539"/>
        </w:tabs>
        <w:rPr>
          <w:rFonts w:asciiTheme="minorHAnsi" w:eastAsiaTheme="minorEastAsia" w:hAnsiTheme="minorHAnsi" w:cstheme="minorBidi"/>
          <w:noProof/>
          <w:sz w:val="22"/>
          <w:szCs w:val="22"/>
          <w:lang w:eastAsia="en-ZA"/>
        </w:rPr>
      </w:pPr>
      <w:r w:rsidRPr="00C92C90">
        <w:rPr>
          <w:szCs w:val="24"/>
        </w:rPr>
        <w:fldChar w:fldCharType="begin"/>
      </w:r>
      <w:r w:rsidRPr="00C92C90">
        <w:rPr>
          <w:szCs w:val="24"/>
        </w:rPr>
        <w:instrText xml:space="preserve"> TOC \h \z \c "Figure" </w:instrText>
      </w:r>
      <w:r w:rsidRPr="00C92C90">
        <w:rPr>
          <w:szCs w:val="24"/>
        </w:rPr>
        <w:fldChar w:fldCharType="separate"/>
      </w:r>
      <w:hyperlink w:anchor="_Toc130236259" w:history="1">
        <w:r w:rsidR="00E16EFF" w:rsidRPr="002261BF">
          <w:rPr>
            <w:rStyle w:val="Hyperlink"/>
            <w:noProof/>
          </w:rPr>
          <w:t>Figure 2</w:t>
        </w:r>
        <w:r w:rsidR="00E16EFF" w:rsidRPr="002261BF">
          <w:rPr>
            <w:rStyle w:val="Hyperlink"/>
            <w:noProof/>
          </w:rPr>
          <w:noBreakHyphen/>
          <w:t>1: Project Locations</w:t>
        </w:r>
        <w:r w:rsidR="00E16EFF">
          <w:rPr>
            <w:noProof/>
            <w:webHidden/>
          </w:rPr>
          <w:tab/>
        </w:r>
        <w:r w:rsidR="00E16EFF">
          <w:rPr>
            <w:noProof/>
            <w:webHidden/>
          </w:rPr>
          <w:fldChar w:fldCharType="begin"/>
        </w:r>
        <w:r w:rsidR="00E16EFF">
          <w:rPr>
            <w:noProof/>
            <w:webHidden/>
          </w:rPr>
          <w:instrText xml:space="preserve"> PAGEREF _Toc130236259 \h </w:instrText>
        </w:r>
        <w:r w:rsidR="00E16EFF">
          <w:rPr>
            <w:noProof/>
            <w:webHidden/>
          </w:rPr>
        </w:r>
        <w:r w:rsidR="00E16EFF">
          <w:rPr>
            <w:noProof/>
            <w:webHidden/>
          </w:rPr>
          <w:fldChar w:fldCharType="separate"/>
        </w:r>
        <w:r w:rsidR="0087758B">
          <w:rPr>
            <w:noProof/>
            <w:webHidden/>
          </w:rPr>
          <w:t>8</w:t>
        </w:r>
        <w:r w:rsidR="00E16EFF">
          <w:rPr>
            <w:noProof/>
            <w:webHidden/>
          </w:rPr>
          <w:fldChar w:fldCharType="end"/>
        </w:r>
      </w:hyperlink>
    </w:p>
    <w:p w14:paraId="45DC35DF"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260" w:history="1">
        <w:r w:rsidR="00E16EFF" w:rsidRPr="002261BF">
          <w:rPr>
            <w:rStyle w:val="Hyperlink"/>
            <w:noProof/>
          </w:rPr>
          <w:t>Figure 4</w:t>
        </w:r>
        <w:r w:rsidR="00E16EFF" w:rsidRPr="002261BF">
          <w:rPr>
            <w:rStyle w:val="Hyperlink"/>
            <w:noProof/>
          </w:rPr>
          <w:noBreakHyphen/>
          <w:t>1: Revenue to Date Year to Date</w:t>
        </w:r>
        <w:r w:rsidR="00E16EFF">
          <w:rPr>
            <w:noProof/>
            <w:webHidden/>
          </w:rPr>
          <w:tab/>
        </w:r>
        <w:r w:rsidR="00E16EFF">
          <w:rPr>
            <w:noProof/>
            <w:webHidden/>
          </w:rPr>
          <w:fldChar w:fldCharType="begin"/>
        </w:r>
        <w:r w:rsidR="00E16EFF">
          <w:rPr>
            <w:noProof/>
            <w:webHidden/>
          </w:rPr>
          <w:instrText xml:space="preserve"> PAGEREF _Toc130236260 \h </w:instrText>
        </w:r>
        <w:r w:rsidR="00E16EFF">
          <w:rPr>
            <w:noProof/>
            <w:webHidden/>
          </w:rPr>
        </w:r>
        <w:r w:rsidR="00E16EFF">
          <w:rPr>
            <w:noProof/>
            <w:webHidden/>
          </w:rPr>
          <w:fldChar w:fldCharType="separate"/>
        </w:r>
        <w:r w:rsidR="0087758B">
          <w:rPr>
            <w:noProof/>
            <w:webHidden/>
          </w:rPr>
          <w:t>13</w:t>
        </w:r>
        <w:r w:rsidR="00E16EFF">
          <w:rPr>
            <w:noProof/>
            <w:webHidden/>
          </w:rPr>
          <w:fldChar w:fldCharType="end"/>
        </w:r>
      </w:hyperlink>
    </w:p>
    <w:p w14:paraId="2C0B72F8" w14:textId="77777777" w:rsidR="00C92C90" w:rsidRPr="00C92C90" w:rsidRDefault="00C92C90" w:rsidP="0036339A">
      <w:pPr>
        <w:rPr>
          <w:szCs w:val="24"/>
        </w:rPr>
      </w:pPr>
      <w:r w:rsidRPr="00C92C90">
        <w:rPr>
          <w:szCs w:val="24"/>
        </w:rPr>
        <w:fldChar w:fldCharType="end"/>
      </w:r>
    </w:p>
    <w:p w14:paraId="4E466E75" w14:textId="77777777" w:rsidR="00C92C90" w:rsidRPr="00C666B6" w:rsidRDefault="002D1E0E" w:rsidP="0036339A">
      <w:pPr>
        <w:rPr>
          <w:color w:val="5F0505"/>
          <w:sz w:val="32"/>
          <w:szCs w:val="32"/>
        </w:rPr>
      </w:pPr>
      <w:r w:rsidRPr="00C666B6">
        <w:rPr>
          <w:color w:val="5F0505"/>
          <w:sz w:val="32"/>
          <w:szCs w:val="32"/>
        </w:rPr>
        <w:t>List of Table</w:t>
      </w:r>
    </w:p>
    <w:p w14:paraId="7F085A96" w14:textId="77777777" w:rsidR="002D1E0E" w:rsidRPr="00C92C90" w:rsidRDefault="002D1E0E" w:rsidP="0036339A"/>
    <w:p w14:paraId="7E8835C2" w14:textId="77777777" w:rsidR="00E16EFF" w:rsidRDefault="00C92C90">
      <w:pPr>
        <w:pStyle w:val="TableofFigures"/>
        <w:tabs>
          <w:tab w:val="right" w:leader="dot" w:pos="9539"/>
        </w:tabs>
        <w:rPr>
          <w:rFonts w:asciiTheme="minorHAnsi" w:eastAsiaTheme="minorEastAsia" w:hAnsiTheme="minorHAnsi" w:cstheme="minorBidi"/>
          <w:noProof/>
          <w:sz w:val="22"/>
          <w:szCs w:val="22"/>
          <w:lang w:eastAsia="en-ZA"/>
        </w:rPr>
      </w:pPr>
      <w:r w:rsidRPr="00C92C90">
        <w:rPr>
          <w:color w:val="5F0505"/>
          <w:szCs w:val="24"/>
        </w:rPr>
        <w:fldChar w:fldCharType="begin"/>
      </w:r>
      <w:r w:rsidRPr="00C92C90">
        <w:rPr>
          <w:color w:val="5F0505"/>
          <w:szCs w:val="24"/>
        </w:rPr>
        <w:instrText xml:space="preserve"> TOC \h \z \c "Table" </w:instrText>
      </w:r>
      <w:r w:rsidRPr="00C92C90">
        <w:rPr>
          <w:color w:val="5F0505"/>
          <w:szCs w:val="24"/>
        </w:rPr>
        <w:fldChar w:fldCharType="separate"/>
      </w:r>
      <w:hyperlink w:anchor="_Toc130236160" w:history="1">
        <w:r w:rsidR="00E16EFF" w:rsidRPr="00573E4B">
          <w:rPr>
            <w:rStyle w:val="Hyperlink"/>
            <w:noProof/>
          </w:rPr>
          <w:t>Table 1</w:t>
        </w:r>
        <w:r w:rsidR="00E16EFF" w:rsidRPr="00573E4B">
          <w:rPr>
            <w:rStyle w:val="Hyperlink"/>
            <w:noProof/>
          </w:rPr>
          <w:noBreakHyphen/>
          <w:t>1: Risk Definitions Key</w:t>
        </w:r>
        <w:r w:rsidR="00E16EFF">
          <w:rPr>
            <w:noProof/>
            <w:webHidden/>
          </w:rPr>
          <w:tab/>
        </w:r>
        <w:r w:rsidR="00E16EFF">
          <w:rPr>
            <w:noProof/>
            <w:webHidden/>
          </w:rPr>
          <w:fldChar w:fldCharType="begin"/>
        </w:r>
        <w:r w:rsidR="00E16EFF">
          <w:rPr>
            <w:noProof/>
            <w:webHidden/>
          </w:rPr>
          <w:instrText xml:space="preserve"> PAGEREF _Toc130236160 \h </w:instrText>
        </w:r>
        <w:r w:rsidR="00E16EFF">
          <w:rPr>
            <w:noProof/>
            <w:webHidden/>
          </w:rPr>
        </w:r>
        <w:r w:rsidR="00E16EFF">
          <w:rPr>
            <w:noProof/>
            <w:webHidden/>
          </w:rPr>
          <w:fldChar w:fldCharType="separate"/>
        </w:r>
        <w:r w:rsidR="0087758B">
          <w:rPr>
            <w:noProof/>
            <w:webHidden/>
          </w:rPr>
          <w:t>7</w:t>
        </w:r>
        <w:r w:rsidR="00E16EFF">
          <w:rPr>
            <w:noProof/>
            <w:webHidden/>
          </w:rPr>
          <w:fldChar w:fldCharType="end"/>
        </w:r>
      </w:hyperlink>
    </w:p>
    <w:p w14:paraId="4A834AB0"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61" w:history="1">
        <w:r w:rsidR="00E16EFF" w:rsidRPr="00573E4B">
          <w:rPr>
            <w:rStyle w:val="Hyperlink"/>
            <w:noProof/>
          </w:rPr>
          <w:t>Table 2</w:t>
        </w:r>
        <w:r w:rsidR="00E16EFF" w:rsidRPr="00573E4B">
          <w:rPr>
            <w:rStyle w:val="Hyperlink"/>
            <w:noProof/>
          </w:rPr>
          <w:noBreakHyphen/>
          <w:t>1: Project Overview</w:t>
        </w:r>
        <w:r w:rsidR="00E16EFF">
          <w:rPr>
            <w:noProof/>
            <w:webHidden/>
          </w:rPr>
          <w:tab/>
        </w:r>
        <w:r w:rsidR="00E16EFF">
          <w:rPr>
            <w:noProof/>
            <w:webHidden/>
          </w:rPr>
          <w:fldChar w:fldCharType="begin"/>
        </w:r>
        <w:r w:rsidR="00E16EFF">
          <w:rPr>
            <w:noProof/>
            <w:webHidden/>
          </w:rPr>
          <w:instrText xml:space="preserve"> PAGEREF _Toc130236161 \h </w:instrText>
        </w:r>
        <w:r w:rsidR="00E16EFF">
          <w:rPr>
            <w:noProof/>
            <w:webHidden/>
          </w:rPr>
        </w:r>
        <w:r w:rsidR="00E16EFF">
          <w:rPr>
            <w:noProof/>
            <w:webHidden/>
          </w:rPr>
          <w:fldChar w:fldCharType="separate"/>
        </w:r>
        <w:r w:rsidR="0087758B">
          <w:rPr>
            <w:noProof/>
            <w:webHidden/>
          </w:rPr>
          <w:t>8</w:t>
        </w:r>
        <w:r w:rsidR="00E16EFF">
          <w:rPr>
            <w:noProof/>
            <w:webHidden/>
          </w:rPr>
          <w:fldChar w:fldCharType="end"/>
        </w:r>
      </w:hyperlink>
    </w:p>
    <w:p w14:paraId="29D51B7A"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62" w:history="1">
        <w:r w:rsidR="00E16EFF" w:rsidRPr="00573E4B">
          <w:rPr>
            <w:rStyle w:val="Hyperlink"/>
            <w:noProof/>
          </w:rPr>
          <w:t>Table 3</w:t>
        </w:r>
        <w:r w:rsidR="00E16EFF" w:rsidRPr="00573E4B">
          <w:rPr>
            <w:rStyle w:val="Hyperlink"/>
            <w:noProof/>
          </w:rPr>
          <w:noBreakHyphen/>
          <w:t>1: Liquidated damages</w:t>
        </w:r>
        <w:r w:rsidR="00E16EFF">
          <w:rPr>
            <w:noProof/>
            <w:webHidden/>
          </w:rPr>
          <w:tab/>
        </w:r>
        <w:r w:rsidR="00E16EFF">
          <w:rPr>
            <w:noProof/>
            <w:webHidden/>
          </w:rPr>
          <w:fldChar w:fldCharType="begin"/>
        </w:r>
        <w:r w:rsidR="00E16EFF">
          <w:rPr>
            <w:noProof/>
            <w:webHidden/>
          </w:rPr>
          <w:instrText xml:space="preserve"> PAGEREF _Toc130236162 \h </w:instrText>
        </w:r>
        <w:r w:rsidR="00E16EFF">
          <w:rPr>
            <w:noProof/>
            <w:webHidden/>
          </w:rPr>
        </w:r>
        <w:r w:rsidR="00E16EFF">
          <w:rPr>
            <w:noProof/>
            <w:webHidden/>
          </w:rPr>
          <w:fldChar w:fldCharType="separate"/>
        </w:r>
        <w:r w:rsidR="0087758B">
          <w:rPr>
            <w:noProof/>
            <w:webHidden/>
          </w:rPr>
          <w:t>12</w:t>
        </w:r>
        <w:r w:rsidR="00E16EFF">
          <w:rPr>
            <w:noProof/>
            <w:webHidden/>
          </w:rPr>
          <w:fldChar w:fldCharType="end"/>
        </w:r>
      </w:hyperlink>
    </w:p>
    <w:p w14:paraId="6F8BF37B"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63" w:history="1">
        <w:r w:rsidR="00E16EFF" w:rsidRPr="00573E4B">
          <w:rPr>
            <w:rStyle w:val="Hyperlink"/>
            <w:noProof/>
          </w:rPr>
          <w:t>Table 4</w:t>
        </w:r>
        <w:r w:rsidR="00E16EFF" w:rsidRPr="00573E4B">
          <w:rPr>
            <w:rStyle w:val="Hyperlink"/>
            <w:noProof/>
          </w:rPr>
          <w:noBreakHyphen/>
          <w:t>1: PPA Rates</w:t>
        </w:r>
        <w:r w:rsidR="00E16EFF">
          <w:rPr>
            <w:noProof/>
            <w:webHidden/>
          </w:rPr>
          <w:tab/>
        </w:r>
        <w:r w:rsidR="00E16EFF">
          <w:rPr>
            <w:noProof/>
            <w:webHidden/>
          </w:rPr>
          <w:fldChar w:fldCharType="begin"/>
        </w:r>
        <w:r w:rsidR="00E16EFF">
          <w:rPr>
            <w:noProof/>
            <w:webHidden/>
          </w:rPr>
          <w:instrText xml:space="preserve"> PAGEREF _Toc130236163 \h </w:instrText>
        </w:r>
        <w:r w:rsidR="00E16EFF">
          <w:rPr>
            <w:noProof/>
            <w:webHidden/>
          </w:rPr>
        </w:r>
        <w:r w:rsidR="00E16EFF">
          <w:rPr>
            <w:noProof/>
            <w:webHidden/>
          </w:rPr>
          <w:fldChar w:fldCharType="separate"/>
        </w:r>
        <w:r w:rsidR="0087758B">
          <w:rPr>
            <w:noProof/>
            <w:webHidden/>
          </w:rPr>
          <w:t>13</w:t>
        </w:r>
        <w:r w:rsidR="00E16EFF">
          <w:rPr>
            <w:noProof/>
            <w:webHidden/>
          </w:rPr>
          <w:fldChar w:fldCharType="end"/>
        </w:r>
      </w:hyperlink>
    </w:p>
    <w:p w14:paraId="67089F8E"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64" w:history="1">
        <w:r w:rsidR="00E16EFF" w:rsidRPr="00573E4B">
          <w:rPr>
            <w:rStyle w:val="Hyperlink"/>
            <w:noProof/>
          </w:rPr>
          <w:t>Table 4</w:t>
        </w:r>
        <w:r w:rsidR="00E16EFF" w:rsidRPr="00573E4B">
          <w:rPr>
            <w:rStyle w:val="Hyperlink"/>
            <w:noProof/>
          </w:rPr>
          <w:noBreakHyphen/>
          <w:t>2: Project Revenue Year to Date Overview</w:t>
        </w:r>
        <w:r w:rsidR="00E16EFF">
          <w:rPr>
            <w:noProof/>
            <w:webHidden/>
          </w:rPr>
          <w:tab/>
        </w:r>
        <w:r w:rsidR="00E16EFF">
          <w:rPr>
            <w:noProof/>
            <w:webHidden/>
          </w:rPr>
          <w:fldChar w:fldCharType="begin"/>
        </w:r>
        <w:r w:rsidR="00E16EFF">
          <w:rPr>
            <w:noProof/>
            <w:webHidden/>
          </w:rPr>
          <w:instrText xml:space="preserve"> PAGEREF _Toc130236164 \h </w:instrText>
        </w:r>
        <w:r w:rsidR="00E16EFF">
          <w:rPr>
            <w:noProof/>
            <w:webHidden/>
          </w:rPr>
        </w:r>
        <w:r w:rsidR="00E16EFF">
          <w:rPr>
            <w:noProof/>
            <w:webHidden/>
          </w:rPr>
          <w:fldChar w:fldCharType="separate"/>
        </w:r>
        <w:r w:rsidR="0087758B">
          <w:rPr>
            <w:noProof/>
            <w:webHidden/>
          </w:rPr>
          <w:t>14</w:t>
        </w:r>
        <w:r w:rsidR="00E16EFF">
          <w:rPr>
            <w:noProof/>
            <w:webHidden/>
          </w:rPr>
          <w:fldChar w:fldCharType="end"/>
        </w:r>
      </w:hyperlink>
    </w:p>
    <w:p w14:paraId="50DDFDC0"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65" w:history="1">
        <w:r w:rsidR="00E16EFF" w:rsidRPr="00573E4B">
          <w:rPr>
            <w:rStyle w:val="Hyperlink"/>
            <w:noProof/>
          </w:rPr>
          <w:t>Table 6</w:t>
        </w:r>
        <w:r w:rsidR="00E16EFF" w:rsidRPr="00573E4B">
          <w:rPr>
            <w:rStyle w:val="Hyperlink"/>
            <w:noProof/>
          </w:rPr>
          <w:noBreakHyphen/>
          <w:t>1: Highveld Project Overview</w:t>
        </w:r>
        <w:r w:rsidR="00E16EFF">
          <w:rPr>
            <w:noProof/>
            <w:webHidden/>
          </w:rPr>
          <w:tab/>
        </w:r>
        <w:r w:rsidR="00E16EFF">
          <w:rPr>
            <w:noProof/>
            <w:webHidden/>
          </w:rPr>
          <w:fldChar w:fldCharType="begin"/>
        </w:r>
        <w:r w:rsidR="00E16EFF">
          <w:rPr>
            <w:noProof/>
            <w:webHidden/>
          </w:rPr>
          <w:instrText xml:space="preserve"> PAGEREF _Toc130236165 \h </w:instrText>
        </w:r>
        <w:r w:rsidR="00E16EFF">
          <w:rPr>
            <w:noProof/>
            <w:webHidden/>
          </w:rPr>
        </w:r>
        <w:r w:rsidR="00E16EFF">
          <w:rPr>
            <w:noProof/>
            <w:webHidden/>
          </w:rPr>
          <w:fldChar w:fldCharType="separate"/>
        </w:r>
        <w:r w:rsidR="0087758B">
          <w:rPr>
            <w:noProof/>
            <w:webHidden/>
          </w:rPr>
          <w:t>16</w:t>
        </w:r>
        <w:r w:rsidR="00E16EFF">
          <w:rPr>
            <w:noProof/>
            <w:webHidden/>
          </w:rPr>
          <w:fldChar w:fldCharType="end"/>
        </w:r>
      </w:hyperlink>
    </w:p>
    <w:p w14:paraId="6F5C8F8E"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66" w:history="1">
        <w:r w:rsidR="00E16EFF" w:rsidRPr="00573E4B">
          <w:rPr>
            <w:rStyle w:val="Hyperlink"/>
            <w:noProof/>
          </w:rPr>
          <w:t>Table 6</w:t>
        </w:r>
        <w:r w:rsidR="00E16EFF" w:rsidRPr="00573E4B">
          <w:rPr>
            <w:rStyle w:val="Hyperlink"/>
            <w:noProof/>
          </w:rPr>
          <w:noBreakHyphen/>
          <w:t>2: Highveld Irradiation and Forecast</w:t>
        </w:r>
        <w:r w:rsidR="00E16EFF">
          <w:rPr>
            <w:noProof/>
            <w:webHidden/>
          </w:rPr>
          <w:tab/>
        </w:r>
        <w:r w:rsidR="00E16EFF">
          <w:rPr>
            <w:noProof/>
            <w:webHidden/>
          </w:rPr>
          <w:fldChar w:fldCharType="begin"/>
        </w:r>
        <w:r w:rsidR="00E16EFF">
          <w:rPr>
            <w:noProof/>
            <w:webHidden/>
          </w:rPr>
          <w:instrText xml:space="preserve"> PAGEREF _Toc130236166 \h </w:instrText>
        </w:r>
        <w:r w:rsidR="00E16EFF">
          <w:rPr>
            <w:noProof/>
            <w:webHidden/>
          </w:rPr>
        </w:r>
        <w:r w:rsidR="00E16EFF">
          <w:rPr>
            <w:noProof/>
            <w:webHidden/>
          </w:rPr>
          <w:fldChar w:fldCharType="separate"/>
        </w:r>
        <w:r w:rsidR="0087758B">
          <w:rPr>
            <w:noProof/>
            <w:webHidden/>
          </w:rPr>
          <w:t>16</w:t>
        </w:r>
        <w:r w:rsidR="00E16EFF">
          <w:rPr>
            <w:noProof/>
            <w:webHidden/>
          </w:rPr>
          <w:fldChar w:fldCharType="end"/>
        </w:r>
      </w:hyperlink>
    </w:p>
    <w:p w14:paraId="4CFC2E80"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67" w:history="1">
        <w:r w:rsidR="00E16EFF" w:rsidRPr="00573E4B">
          <w:rPr>
            <w:rStyle w:val="Hyperlink"/>
            <w:noProof/>
          </w:rPr>
          <w:t>Table 6</w:t>
        </w:r>
        <w:r w:rsidR="00E16EFF" w:rsidRPr="00573E4B">
          <w:rPr>
            <w:rStyle w:val="Hyperlink"/>
            <w:noProof/>
          </w:rPr>
          <w:noBreakHyphen/>
          <w:t>3: Highveld Availability and Forecast</w:t>
        </w:r>
        <w:r w:rsidR="00E16EFF">
          <w:rPr>
            <w:noProof/>
            <w:webHidden/>
          </w:rPr>
          <w:tab/>
        </w:r>
        <w:r w:rsidR="00E16EFF">
          <w:rPr>
            <w:noProof/>
            <w:webHidden/>
          </w:rPr>
          <w:fldChar w:fldCharType="begin"/>
        </w:r>
        <w:r w:rsidR="00E16EFF">
          <w:rPr>
            <w:noProof/>
            <w:webHidden/>
          </w:rPr>
          <w:instrText xml:space="preserve"> PAGEREF _Toc130236167 \h </w:instrText>
        </w:r>
        <w:r w:rsidR="00E16EFF">
          <w:rPr>
            <w:noProof/>
            <w:webHidden/>
          </w:rPr>
        </w:r>
        <w:r w:rsidR="00E16EFF">
          <w:rPr>
            <w:noProof/>
            <w:webHidden/>
          </w:rPr>
          <w:fldChar w:fldCharType="separate"/>
        </w:r>
        <w:r w:rsidR="0087758B">
          <w:rPr>
            <w:noProof/>
            <w:webHidden/>
          </w:rPr>
          <w:t>16</w:t>
        </w:r>
        <w:r w:rsidR="00E16EFF">
          <w:rPr>
            <w:noProof/>
            <w:webHidden/>
          </w:rPr>
          <w:fldChar w:fldCharType="end"/>
        </w:r>
      </w:hyperlink>
    </w:p>
    <w:p w14:paraId="0190BE58"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68" w:history="1">
        <w:r w:rsidR="00E16EFF" w:rsidRPr="00573E4B">
          <w:rPr>
            <w:rStyle w:val="Hyperlink"/>
            <w:noProof/>
          </w:rPr>
          <w:t>Table 6</w:t>
        </w:r>
        <w:r w:rsidR="00E16EFF" w:rsidRPr="00573E4B">
          <w:rPr>
            <w:rStyle w:val="Hyperlink"/>
            <w:noProof/>
          </w:rPr>
          <w:noBreakHyphen/>
          <w:t>4: Highveld PR and Forecast</w:t>
        </w:r>
        <w:r w:rsidR="00E16EFF">
          <w:rPr>
            <w:noProof/>
            <w:webHidden/>
          </w:rPr>
          <w:tab/>
        </w:r>
        <w:r w:rsidR="00E16EFF">
          <w:rPr>
            <w:noProof/>
            <w:webHidden/>
          </w:rPr>
          <w:fldChar w:fldCharType="begin"/>
        </w:r>
        <w:r w:rsidR="00E16EFF">
          <w:rPr>
            <w:noProof/>
            <w:webHidden/>
          </w:rPr>
          <w:instrText xml:space="preserve"> PAGEREF _Toc130236168 \h </w:instrText>
        </w:r>
        <w:r w:rsidR="00E16EFF">
          <w:rPr>
            <w:noProof/>
            <w:webHidden/>
          </w:rPr>
        </w:r>
        <w:r w:rsidR="00E16EFF">
          <w:rPr>
            <w:noProof/>
            <w:webHidden/>
          </w:rPr>
          <w:fldChar w:fldCharType="separate"/>
        </w:r>
        <w:r w:rsidR="0087758B">
          <w:rPr>
            <w:noProof/>
            <w:webHidden/>
          </w:rPr>
          <w:t>17</w:t>
        </w:r>
        <w:r w:rsidR="00E16EFF">
          <w:rPr>
            <w:noProof/>
            <w:webHidden/>
          </w:rPr>
          <w:fldChar w:fldCharType="end"/>
        </w:r>
      </w:hyperlink>
    </w:p>
    <w:p w14:paraId="28E2E147"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69" w:history="1">
        <w:r w:rsidR="00E16EFF" w:rsidRPr="00573E4B">
          <w:rPr>
            <w:rStyle w:val="Hyperlink"/>
            <w:noProof/>
          </w:rPr>
          <w:t>Table 6</w:t>
        </w:r>
        <w:r w:rsidR="00E16EFF" w:rsidRPr="00573E4B">
          <w:rPr>
            <w:rStyle w:val="Hyperlink"/>
            <w:noProof/>
          </w:rPr>
          <w:noBreakHyphen/>
          <w:t>5: Hermanus Production and Forecast</w:t>
        </w:r>
        <w:r w:rsidR="00E16EFF">
          <w:rPr>
            <w:noProof/>
            <w:webHidden/>
          </w:rPr>
          <w:tab/>
        </w:r>
        <w:r w:rsidR="00E16EFF">
          <w:rPr>
            <w:noProof/>
            <w:webHidden/>
          </w:rPr>
          <w:fldChar w:fldCharType="begin"/>
        </w:r>
        <w:r w:rsidR="00E16EFF">
          <w:rPr>
            <w:noProof/>
            <w:webHidden/>
          </w:rPr>
          <w:instrText xml:space="preserve"> PAGEREF _Toc130236169 \h </w:instrText>
        </w:r>
        <w:r w:rsidR="00E16EFF">
          <w:rPr>
            <w:noProof/>
            <w:webHidden/>
          </w:rPr>
        </w:r>
        <w:r w:rsidR="00E16EFF">
          <w:rPr>
            <w:noProof/>
            <w:webHidden/>
          </w:rPr>
          <w:fldChar w:fldCharType="separate"/>
        </w:r>
        <w:r w:rsidR="0087758B">
          <w:rPr>
            <w:noProof/>
            <w:webHidden/>
          </w:rPr>
          <w:t>17</w:t>
        </w:r>
        <w:r w:rsidR="00E16EFF">
          <w:rPr>
            <w:noProof/>
            <w:webHidden/>
          </w:rPr>
          <w:fldChar w:fldCharType="end"/>
        </w:r>
      </w:hyperlink>
    </w:p>
    <w:p w14:paraId="22E93A30"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70" w:history="1">
        <w:r w:rsidR="00E16EFF" w:rsidRPr="00573E4B">
          <w:rPr>
            <w:rStyle w:val="Hyperlink"/>
            <w:noProof/>
          </w:rPr>
          <w:t>Table 7</w:t>
        </w:r>
        <w:r w:rsidR="00E16EFF" w:rsidRPr="00573E4B">
          <w:rPr>
            <w:rStyle w:val="Hyperlink"/>
            <w:noProof/>
          </w:rPr>
          <w:noBreakHyphen/>
          <w:t>1: Highveld Project Overview</w:t>
        </w:r>
        <w:r w:rsidR="00E16EFF">
          <w:rPr>
            <w:noProof/>
            <w:webHidden/>
          </w:rPr>
          <w:tab/>
        </w:r>
        <w:r w:rsidR="00E16EFF">
          <w:rPr>
            <w:noProof/>
            <w:webHidden/>
          </w:rPr>
          <w:fldChar w:fldCharType="begin"/>
        </w:r>
        <w:r w:rsidR="00E16EFF">
          <w:rPr>
            <w:noProof/>
            <w:webHidden/>
          </w:rPr>
          <w:instrText xml:space="preserve"> PAGEREF _Toc130236170 \h </w:instrText>
        </w:r>
        <w:r w:rsidR="00E16EFF">
          <w:rPr>
            <w:noProof/>
            <w:webHidden/>
          </w:rPr>
        </w:r>
        <w:r w:rsidR="00E16EFF">
          <w:rPr>
            <w:noProof/>
            <w:webHidden/>
          </w:rPr>
          <w:fldChar w:fldCharType="separate"/>
        </w:r>
        <w:r w:rsidR="0087758B">
          <w:rPr>
            <w:noProof/>
            <w:webHidden/>
          </w:rPr>
          <w:t>18</w:t>
        </w:r>
        <w:r w:rsidR="00E16EFF">
          <w:rPr>
            <w:noProof/>
            <w:webHidden/>
          </w:rPr>
          <w:fldChar w:fldCharType="end"/>
        </w:r>
      </w:hyperlink>
    </w:p>
    <w:p w14:paraId="6869F6CC"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71" w:history="1">
        <w:r w:rsidR="00E16EFF" w:rsidRPr="00573E4B">
          <w:rPr>
            <w:rStyle w:val="Hyperlink"/>
            <w:noProof/>
          </w:rPr>
          <w:t>Table 7</w:t>
        </w:r>
        <w:r w:rsidR="00E16EFF" w:rsidRPr="00573E4B">
          <w:rPr>
            <w:rStyle w:val="Hyperlink"/>
            <w:noProof/>
          </w:rPr>
          <w:noBreakHyphen/>
          <w:t>2: Durbanville Irradiation and Forecast</w:t>
        </w:r>
        <w:r w:rsidR="00E16EFF">
          <w:rPr>
            <w:noProof/>
            <w:webHidden/>
          </w:rPr>
          <w:tab/>
        </w:r>
        <w:r w:rsidR="00E16EFF">
          <w:rPr>
            <w:noProof/>
            <w:webHidden/>
          </w:rPr>
          <w:fldChar w:fldCharType="begin"/>
        </w:r>
        <w:r w:rsidR="00E16EFF">
          <w:rPr>
            <w:noProof/>
            <w:webHidden/>
          </w:rPr>
          <w:instrText xml:space="preserve"> PAGEREF _Toc130236171 \h </w:instrText>
        </w:r>
        <w:r w:rsidR="00E16EFF">
          <w:rPr>
            <w:noProof/>
            <w:webHidden/>
          </w:rPr>
        </w:r>
        <w:r w:rsidR="00E16EFF">
          <w:rPr>
            <w:noProof/>
            <w:webHidden/>
          </w:rPr>
          <w:fldChar w:fldCharType="separate"/>
        </w:r>
        <w:r w:rsidR="0087758B">
          <w:rPr>
            <w:noProof/>
            <w:webHidden/>
          </w:rPr>
          <w:t>18</w:t>
        </w:r>
        <w:r w:rsidR="00E16EFF">
          <w:rPr>
            <w:noProof/>
            <w:webHidden/>
          </w:rPr>
          <w:fldChar w:fldCharType="end"/>
        </w:r>
      </w:hyperlink>
    </w:p>
    <w:p w14:paraId="442DF0E0"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72" w:history="1">
        <w:r w:rsidR="00E16EFF" w:rsidRPr="00573E4B">
          <w:rPr>
            <w:rStyle w:val="Hyperlink"/>
            <w:noProof/>
          </w:rPr>
          <w:t>Table 7</w:t>
        </w:r>
        <w:r w:rsidR="00E16EFF" w:rsidRPr="00573E4B">
          <w:rPr>
            <w:rStyle w:val="Hyperlink"/>
            <w:noProof/>
          </w:rPr>
          <w:noBreakHyphen/>
          <w:t>3: Durbanville Availability and Guaranteed</w:t>
        </w:r>
        <w:r w:rsidR="00E16EFF">
          <w:rPr>
            <w:noProof/>
            <w:webHidden/>
          </w:rPr>
          <w:tab/>
        </w:r>
        <w:r w:rsidR="00E16EFF">
          <w:rPr>
            <w:noProof/>
            <w:webHidden/>
          </w:rPr>
          <w:fldChar w:fldCharType="begin"/>
        </w:r>
        <w:r w:rsidR="00E16EFF">
          <w:rPr>
            <w:noProof/>
            <w:webHidden/>
          </w:rPr>
          <w:instrText xml:space="preserve"> PAGEREF _Toc130236172 \h </w:instrText>
        </w:r>
        <w:r w:rsidR="00E16EFF">
          <w:rPr>
            <w:noProof/>
            <w:webHidden/>
          </w:rPr>
        </w:r>
        <w:r w:rsidR="00E16EFF">
          <w:rPr>
            <w:noProof/>
            <w:webHidden/>
          </w:rPr>
          <w:fldChar w:fldCharType="separate"/>
        </w:r>
        <w:r w:rsidR="0087758B">
          <w:rPr>
            <w:noProof/>
            <w:webHidden/>
          </w:rPr>
          <w:t>18</w:t>
        </w:r>
        <w:r w:rsidR="00E16EFF">
          <w:rPr>
            <w:noProof/>
            <w:webHidden/>
          </w:rPr>
          <w:fldChar w:fldCharType="end"/>
        </w:r>
      </w:hyperlink>
    </w:p>
    <w:p w14:paraId="317E8DCE"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73" w:history="1">
        <w:r w:rsidR="00E16EFF" w:rsidRPr="00573E4B">
          <w:rPr>
            <w:rStyle w:val="Hyperlink"/>
            <w:noProof/>
          </w:rPr>
          <w:t>Table 7</w:t>
        </w:r>
        <w:r w:rsidR="00E16EFF" w:rsidRPr="00573E4B">
          <w:rPr>
            <w:rStyle w:val="Hyperlink"/>
            <w:noProof/>
          </w:rPr>
          <w:noBreakHyphen/>
          <w:t>4: Durbanville PR and Forecast</w:t>
        </w:r>
        <w:r w:rsidR="00E16EFF">
          <w:rPr>
            <w:noProof/>
            <w:webHidden/>
          </w:rPr>
          <w:tab/>
        </w:r>
        <w:r w:rsidR="00E16EFF">
          <w:rPr>
            <w:noProof/>
            <w:webHidden/>
          </w:rPr>
          <w:fldChar w:fldCharType="begin"/>
        </w:r>
        <w:r w:rsidR="00E16EFF">
          <w:rPr>
            <w:noProof/>
            <w:webHidden/>
          </w:rPr>
          <w:instrText xml:space="preserve"> PAGEREF _Toc130236173 \h </w:instrText>
        </w:r>
        <w:r w:rsidR="00E16EFF">
          <w:rPr>
            <w:noProof/>
            <w:webHidden/>
          </w:rPr>
        </w:r>
        <w:r w:rsidR="00E16EFF">
          <w:rPr>
            <w:noProof/>
            <w:webHidden/>
          </w:rPr>
          <w:fldChar w:fldCharType="separate"/>
        </w:r>
        <w:r w:rsidR="0087758B">
          <w:rPr>
            <w:noProof/>
            <w:webHidden/>
          </w:rPr>
          <w:t>19</w:t>
        </w:r>
        <w:r w:rsidR="00E16EFF">
          <w:rPr>
            <w:noProof/>
            <w:webHidden/>
          </w:rPr>
          <w:fldChar w:fldCharType="end"/>
        </w:r>
      </w:hyperlink>
    </w:p>
    <w:p w14:paraId="5F12D5CD"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74" w:history="1">
        <w:r w:rsidR="00E16EFF" w:rsidRPr="00573E4B">
          <w:rPr>
            <w:rStyle w:val="Hyperlink"/>
            <w:noProof/>
          </w:rPr>
          <w:t>Table 7</w:t>
        </w:r>
        <w:r w:rsidR="00E16EFF" w:rsidRPr="00573E4B">
          <w:rPr>
            <w:rStyle w:val="Hyperlink"/>
            <w:noProof/>
          </w:rPr>
          <w:noBreakHyphen/>
          <w:t>5: Durbanville Production and Forecast</w:t>
        </w:r>
        <w:r w:rsidR="00E16EFF">
          <w:rPr>
            <w:noProof/>
            <w:webHidden/>
          </w:rPr>
          <w:tab/>
        </w:r>
        <w:r w:rsidR="00E16EFF">
          <w:rPr>
            <w:noProof/>
            <w:webHidden/>
          </w:rPr>
          <w:fldChar w:fldCharType="begin"/>
        </w:r>
        <w:r w:rsidR="00E16EFF">
          <w:rPr>
            <w:noProof/>
            <w:webHidden/>
          </w:rPr>
          <w:instrText xml:space="preserve"> PAGEREF _Toc130236174 \h </w:instrText>
        </w:r>
        <w:r w:rsidR="00E16EFF">
          <w:rPr>
            <w:noProof/>
            <w:webHidden/>
          </w:rPr>
        </w:r>
        <w:r w:rsidR="00E16EFF">
          <w:rPr>
            <w:noProof/>
            <w:webHidden/>
          </w:rPr>
          <w:fldChar w:fldCharType="separate"/>
        </w:r>
        <w:r w:rsidR="0087758B">
          <w:rPr>
            <w:noProof/>
            <w:webHidden/>
          </w:rPr>
          <w:t>19</w:t>
        </w:r>
        <w:r w:rsidR="00E16EFF">
          <w:rPr>
            <w:noProof/>
            <w:webHidden/>
          </w:rPr>
          <w:fldChar w:fldCharType="end"/>
        </w:r>
      </w:hyperlink>
    </w:p>
    <w:p w14:paraId="70A0FBA0"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75" w:history="1">
        <w:r w:rsidR="00E16EFF" w:rsidRPr="00573E4B">
          <w:rPr>
            <w:rStyle w:val="Hyperlink"/>
            <w:noProof/>
          </w:rPr>
          <w:t>Table 8</w:t>
        </w:r>
        <w:r w:rsidR="00E16EFF" w:rsidRPr="00573E4B">
          <w:rPr>
            <w:rStyle w:val="Hyperlink"/>
            <w:noProof/>
          </w:rPr>
          <w:noBreakHyphen/>
          <w:t>1:Midstream Project Overview</w:t>
        </w:r>
        <w:r w:rsidR="00E16EFF">
          <w:rPr>
            <w:noProof/>
            <w:webHidden/>
          </w:rPr>
          <w:tab/>
        </w:r>
        <w:r w:rsidR="00E16EFF">
          <w:rPr>
            <w:noProof/>
            <w:webHidden/>
          </w:rPr>
          <w:fldChar w:fldCharType="begin"/>
        </w:r>
        <w:r w:rsidR="00E16EFF">
          <w:rPr>
            <w:noProof/>
            <w:webHidden/>
          </w:rPr>
          <w:instrText xml:space="preserve"> PAGEREF _Toc130236175 \h </w:instrText>
        </w:r>
        <w:r w:rsidR="00E16EFF">
          <w:rPr>
            <w:noProof/>
            <w:webHidden/>
          </w:rPr>
        </w:r>
        <w:r w:rsidR="00E16EFF">
          <w:rPr>
            <w:noProof/>
            <w:webHidden/>
          </w:rPr>
          <w:fldChar w:fldCharType="separate"/>
        </w:r>
        <w:r w:rsidR="0087758B">
          <w:rPr>
            <w:noProof/>
            <w:webHidden/>
          </w:rPr>
          <w:t>20</w:t>
        </w:r>
        <w:r w:rsidR="00E16EFF">
          <w:rPr>
            <w:noProof/>
            <w:webHidden/>
          </w:rPr>
          <w:fldChar w:fldCharType="end"/>
        </w:r>
      </w:hyperlink>
    </w:p>
    <w:p w14:paraId="6AE22760"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76" w:history="1">
        <w:r w:rsidR="00E16EFF" w:rsidRPr="00573E4B">
          <w:rPr>
            <w:rStyle w:val="Hyperlink"/>
            <w:noProof/>
          </w:rPr>
          <w:t>Table 8</w:t>
        </w:r>
        <w:r w:rsidR="00E16EFF" w:rsidRPr="00573E4B">
          <w:rPr>
            <w:rStyle w:val="Hyperlink"/>
            <w:noProof/>
          </w:rPr>
          <w:noBreakHyphen/>
          <w:t>2: Midstream Irradiation and Forecast</w:t>
        </w:r>
        <w:r w:rsidR="00E16EFF">
          <w:rPr>
            <w:noProof/>
            <w:webHidden/>
          </w:rPr>
          <w:tab/>
        </w:r>
        <w:r w:rsidR="00E16EFF">
          <w:rPr>
            <w:noProof/>
            <w:webHidden/>
          </w:rPr>
          <w:fldChar w:fldCharType="begin"/>
        </w:r>
        <w:r w:rsidR="00E16EFF">
          <w:rPr>
            <w:noProof/>
            <w:webHidden/>
          </w:rPr>
          <w:instrText xml:space="preserve"> PAGEREF _Toc130236176 \h </w:instrText>
        </w:r>
        <w:r w:rsidR="00E16EFF">
          <w:rPr>
            <w:noProof/>
            <w:webHidden/>
          </w:rPr>
        </w:r>
        <w:r w:rsidR="00E16EFF">
          <w:rPr>
            <w:noProof/>
            <w:webHidden/>
          </w:rPr>
          <w:fldChar w:fldCharType="separate"/>
        </w:r>
        <w:r w:rsidR="0087758B">
          <w:rPr>
            <w:noProof/>
            <w:webHidden/>
          </w:rPr>
          <w:t>20</w:t>
        </w:r>
        <w:r w:rsidR="00E16EFF">
          <w:rPr>
            <w:noProof/>
            <w:webHidden/>
          </w:rPr>
          <w:fldChar w:fldCharType="end"/>
        </w:r>
      </w:hyperlink>
    </w:p>
    <w:p w14:paraId="010D90A1"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77" w:history="1">
        <w:r w:rsidR="00E16EFF" w:rsidRPr="00573E4B">
          <w:rPr>
            <w:rStyle w:val="Hyperlink"/>
            <w:noProof/>
          </w:rPr>
          <w:t>Table 8</w:t>
        </w:r>
        <w:r w:rsidR="00E16EFF" w:rsidRPr="00573E4B">
          <w:rPr>
            <w:rStyle w:val="Hyperlink"/>
            <w:noProof/>
          </w:rPr>
          <w:noBreakHyphen/>
          <w:t>3: Midstream Availability and Guaranteed</w:t>
        </w:r>
        <w:r w:rsidR="00E16EFF">
          <w:rPr>
            <w:noProof/>
            <w:webHidden/>
          </w:rPr>
          <w:tab/>
        </w:r>
        <w:r w:rsidR="00E16EFF">
          <w:rPr>
            <w:noProof/>
            <w:webHidden/>
          </w:rPr>
          <w:fldChar w:fldCharType="begin"/>
        </w:r>
        <w:r w:rsidR="00E16EFF">
          <w:rPr>
            <w:noProof/>
            <w:webHidden/>
          </w:rPr>
          <w:instrText xml:space="preserve"> PAGEREF _Toc130236177 \h </w:instrText>
        </w:r>
        <w:r w:rsidR="00E16EFF">
          <w:rPr>
            <w:noProof/>
            <w:webHidden/>
          </w:rPr>
        </w:r>
        <w:r w:rsidR="00E16EFF">
          <w:rPr>
            <w:noProof/>
            <w:webHidden/>
          </w:rPr>
          <w:fldChar w:fldCharType="separate"/>
        </w:r>
        <w:r w:rsidR="0087758B">
          <w:rPr>
            <w:noProof/>
            <w:webHidden/>
          </w:rPr>
          <w:t>20</w:t>
        </w:r>
        <w:r w:rsidR="00E16EFF">
          <w:rPr>
            <w:noProof/>
            <w:webHidden/>
          </w:rPr>
          <w:fldChar w:fldCharType="end"/>
        </w:r>
      </w:hyperlink>
    </w:p>
    <w:p w14:paraId="0072229F"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78" w:history="1">
        <w:r w:rsidR="00E16EFF" w:rsidRPr="00573E4B">
          <w:rPr>
            <w:rStyle w:val="Hyperlink"/>
            <w:noProof/>
          </w:rPr>
          <w:t>Table 8</w:t>
        </w:r>
        <w:r w:rsidR="00E16EFF" w:rsidRPr="00573E4B">
          <w:rPr>
            <w:rStyle w:val="Hyperlink"/>
            <w:noProof/>
          </w:rPr>
          <w:noBreakHyphen/>
          <w:t>4: Midstream PR and Forecast</w:t>
        </w:r>
        <w:r w:rsidR="00E16EFF">
          <w:rPr>
            <w:noProof/>
            <w:webHidden/>
          </w:rPr>
          <w:tab/>
        </w:r>
        <w:r w:rsidR="00E16EFF">
          <w:rPr>
            <w:noProof/>
            <w:webHidden/>
          </w:rPr>
          <w:fldChar w:fldCharType="begin"/>
        </w:r>
        <w:r w:rsidR="00E16EFF">
          <w:rPr>
            <w:noProof/>
            <w:webHidden/>
          </w:rPr>
          <w:instrText xml:space="preserve"> PAGEREF _Toc130236178 \h </w:instrText>
        </w:r>
        <w:r w:rsidR="00E16EFF">
          <w:rPr>
            <w:noProof/>
            <w:webHidden/>
          </w:rPr>
        </w:r>
        <w:r w:rsidR="00E16EFF">
          <w:rPr>
            <w:noProof/>
            <w:webHidden/>
          </w:rPr>
          <w:fldChar w:fldCharType="separate"/>
        </w:r>
        <w:r w:rsidR="0087758B">
          <w:rPr>
            <w:noProof/>
            <w:webHidden/>
          </w:rPr>
          <w:t>21</w:t>
        </w:r>
        <w:r w:rsidR="00E16EFF">
          <w:rPr>
            <w:noProof/>
            <w:webHidden/>
          </w:rPr>
          <w:fldChar w:fldCharType="end"/>
        </w:r>
      </w:hyperlink>
    </w:p>
    <w:p w14:paraId="35A6CEBB"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79" w:history="1">
        <w:r w:rsidR="00E16EFF" w:rsidRPr="00573E4B">
          <w:rPr>
            <w:rStyle w:val="Hyperlink"/>
            <w:noProof/>
          </w:rPr>
          <w:t>Table 8</w:t>
        </w:r>
        <w:r w:rsidR="00E16EFF" w:rsidRPr="00573E4B">
          <w:rPr>
            <w:rStyle w:val="Hyperlink"/>
            <w:noProof/>
          </w:rPr>
          <w:noBreakHyphen/>
          <w:t>5: Midstream Production and Forecast</w:t>
        </w:r>
        <w:r w:rsidR="00E16EFF">
          <w:rPr>
            <w:noProof/>
            <w:webHidden/>
          </w:rPr>
          <w:tab/>
        </w:r>
        <w:r w:rsidR="00E16EFF">
          <w:rPr>
            <w:noProof/>
            <w:webHidden/>
          </w:rPr>
          <w:fldChar w:fldCharType="begin"/>
        </w:r>
        <w:r w:rsidR="00E16EFF">
          <w:rPr>
            <w:noProof/>
            <w:webHidden/>
          </w:rPr>
          <w:instrText xml:space="preserve"> PAGEREF _Toc130236179 \h </w:instrText>
        </w:r>
        <w:r w:rsidR="00E16EFF">
          <w:rPr>
            <w:noProof/>
            <w:webHidden/>
          </w:rPr>
        </w:r>
        <w:r w:rsidR="00E16EFF">
          <w:rPr>
            <w:noProof/>
            <w:webHidden/>
          </w:rPr>
          <w:fldChar w:fldCharType="separate"/>
        </w:r>
        <w:r w:rsidR="0087758B">
          <w:rPr>
            <w:noProof/>
            <w:webHidden/>
          </w:rPr>
          <w:t>21</w:t>
        </w:r>
        <w:r w:rsidR="00E16EFF">
          <w:rPr>
            <w:noProof/>
            <w:webHidden/>
          </w:rPr>
          <w:fldChar w:fldCharType="end"/>
        </w:r>
      </w:hyperlink>
    </w:p>
    <w:p w14:paraId="5B55BE46"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80" w:history="1">
        <w:r w:rsidR="00E16EFF" w:rsidRPr="00573E4B">
          <w:rPr>
            <w:rStyle w:val="Hyperlink"/>
            <w:noProof/>
          </w:rPr>
          <w:t>Table 9</w:t>
        </w:r>
        <w:r w:rsidR="00E16EFF" w:rsidRPr="00573E4B">
          <w:rPr>
            <w:rStyle w:val="Hyperlink"/>
            <w:noProof/>
          </w:rPr>
          <w:noBreakHyphen/>
          <w:t>1: Hermanus Project Overview</w:t>
        </w:r>
        <w:r w:rsidR="00E16EFF">
          <w:rPr>
            <w:noProof/>
            <w:webHidden/>
          </w:rPr>
          <w:tab/>
        </w:r>
        <w:r w:rsidR="00E16EFF">
          <w:rPr>
            <w:noProof/>
            <w:webHidden/>
          </w:rPr>
          <w:fldChar w:fldCharType="begin"/>
        </w:r>
        <w:r w:rsidR="00E16EFF">
          <w:rPr>
            <w:noProof/>
            <w:webHidden/>
          </w:rPr>
          <w:instrText xml:space="preserve"> PAGEREF _Toc130236180 \h </w:instrText>
        </w:r>
        <w:r w:rsidR="00E16EFF">
          <w:rPr>
            <w:noProof/>
            <w:webHidden/>
          </w:rPr>
        </w:r>
        <w:r w:rsidR="00E16EFF">
          <w:rPr>
            <w:noProof/>
            <w:webHidden/>
          </w:rPr>
          <w:fldChar w:fldCharType="separate"/>
        </w:r>
        <w:r w:rsidR="0087758B">
          <w:rPr>
            <w:noProof/>
            <w:webHidden/>
          </w:rPr>
          <w:t>22</w:t>
        </w:r>
        <w:r w:rsidR="00E16EFF">
          <w:rPr>
            <w:noProof/>
            <w:webHidden/>
          </w:rPr>
          <w:fldChar w:fldCharType="end"/>
        </w:r>
      </w:hyperlink>
    </w:p>
    <w:p w14:paraId="037168F6"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81" w:history="1">
        <w:r w:rsidR="00E16EFF" w:rsidRPr="00573E4B">
          <w:rPr>
            <w:rStyle w:val="Hyperlink"/>
            <w:noProof/>
          </w:rPr>
          <w:t>Table 9</w:t>
        </w:r>
        <w:r w:rsidR="00E16EFF" w:rsidRPr="00573E4B">
          <w:rPr>
            <w:rStyle w:val="Hyperlink"/>
            <w:noProof/>
          </w:rPr>
          <w:noBreakHyphen/>
          <w:t>2: Hermanus Irradiation and Forecast.</w:t>
        </w:r>
        <w:r w:rsidR="00E16EFF">
          <w:rPr>
            <w:noProof/>
            <w:webHidden/>
          </w:rPr>
          <w:tab/>
        </w:r>
        <w:r w:rsidR="00E16EFF">
          <w:rPr>
            <w:noProof/>
            <w:webHidden/>
          </w:rPr>
          <w:fldChar w:fldCharType="begin"/>
        </w:r>
        <w:r w:rsidR="00E16EFF">
          <w:rPr>
            <w:noProof/>
            <w:webHidden/>
          </w:rPr>
          <w:instrText xml:space="preserve"> PAGEREF _Toc130236181 \h </w:instrText>
        </w:r>
        <w:r w:rsidR="00E16EFF">
          <w:rPr>
            <w:noProof/>
            <w:webHidden/>
          </w:rPr>
        </w:r>
        <w:r w:rsidR="00E16EFF">
          <w:rPr>
            <w:noProof/>
            <w:webHidden/>
          </w:rPr>
          <w:fldChar w:fldCharType="separate"/>
        </w:r>
        <w:r w:rsidR="0087758B">
          <w:rPr>
            <w:noProof/>
            <w:webHidden/>
          </w:rPr>
          <w:t>22</w:t>
        </w:r>
        <w:r w:rsidR="00E16EFF">
          <w:rPr>
            <w:noProof/>
            <w:webHidden/>
          </w:rPr>
          <w:fldChar w:fldCharType="end"/>
        </w:r>
      </w:hyperlink>
    </w:p>
    <w:p w14:paraId="30D45D91"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82" w:history="1">
        <w:r w:rsidR="00E16EFF" w:rsidRPr="00573E4B">
          <w:rPr>
            <w:rStyle w:val="Hyperlink"/>
            <w:noProof/>
          </w:rPr>
          <w:t>Table 9</w:t>
        </w:r>
        <w:r w:rsidR="00E16EFF" w:rsidRPr="00573E4B">
          <w:rPr>
            <w:rStyle w:val="Hyperlink"/>
            <w:noProof/>
          </w:rPr>
          <w:noBreakHyphen/>
          <w:t>3: Hermanus Availability and Forecast</w:t>
        </w:r>
        <w:r w:rsidR="00E16EFF">
          <w:rPr>
            <w:noProof/>
            <w:webHidden/>
          </w:rPr>
          <w:tab/>
        </w:r>
        <w:r w:rsidR="00E16EFF">
          <w:rPr>
            <w:noProof/>
            <w:webHidden/>
          </w:rPr>
          <w:fldChar w:fldCharType="begin"/>
        </w:r>
        <w:r w:rsidR="00E16EFF">
          <w:rPr>
            <w:noProof/>
            <w:webHidden/>
          </w:rPr>
          <w:instrText xml:space="preserve"> PAGEREF _Toc130236182 \h </w:instrText>
        </w:r>
        <w:r w:rsidR="00E16EFF">
          <w:rPr>
            <w:noProof/>
            <w:webHidden/>
          </w:rPr>
        </w:r>
        <w:r w:rsidR="00E16EFF">
          <w:rPr>
            <w:noProof/>
            <w:webHidden/>
          </w:rPr>
          <w:fldChar w:fldCharType="separate"/>
        </w:r>
        <w:r w:rsidR="0087758B">
          <w:rPr>
            <w:noProof/>
            <w:webHidden/>
          </w:rPr>
          <w:t>22</w:t>
        </w:r>
        <w:r w:rsidR="00E16EFF">
          <w:rPr>
            <w:noProof/>
            <w:webHidden/>
          </w:rPr>
          <w:fldChar w:fldCharType="end"/>
        </w:r>
      </w:hyperlink>
    </w:p>
    <w:p w14:paraId="5E163FFE"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83" w:history="1">
        <w:r w:rsidR="00E16EFF" w:rsidRPr="00573E4B">
          <w:rPr>
            <w:rStyle w:val="Hyperlink"/>
            <w:noProof/>
          </w:rPr>
          <w:t>Table 9</w:t>
        </w:r>
        <w:r w:rsidR="00E16EFF" w:rsidRPr="00573E4B">
          <w:rPr>
            <w:rStyle w:val="Hyperlink"/>
            <w:noProof/>
          </w:rPr>
          <w:noBreakHyphen/>
          <w:t>4: Hermanus PR and Forecast</w:t>
        </w:r>
        <w:r w:rsidR="00E16EFF">
          <w:rPr>
            <w:noProof/>
            <w:webHidden/>
          </w:rPr>
          <w:tab/>
        </w:r>
        <w:r w:rsidR="00E16EFF">
          <w:rPr>
            <w:noProof/>
            <w:webHidden/>
          </w:rPr>
          <w:fldChar w:fldCharType="begin"/>
        </w:r>
        <w:r w:rsidR="00E16EFF">
          <w:rPr>
            <w:noProof/>
            <w:webHidden/>
          </w:rPr>
          <w:instrText xml:space="preserve"> PAGEREF _Toc130236183 \h </w:instrText>
        </w:r>
        <w:r w:rsidR="00E16EFF">
          <w:rPr>
            <w:noProof/>
            <w:webHidden/>
          </w:rPr>
        </w:r>
        <w:r w:rsidR="00E16EFF">
          <w:rPr>
            <w:noProof/>
            <w:webHidden/>
          </w:rPr>
          <w:fldChar w:fldCharType="separate"/>
        </w:r>
        <w:r w:rsidR="0087758B">
          <w:rPr>
            <w:noProof/>
            <w:webHidden/>
          </w:rPr>
          <w:t>23</w:t>
        </w:r>
        <w:r w:rsidR="00E16EFF">
          <w:rPr>
            <w:noProof/>
            <w:webHidden/>
          </w:rPr>
          <w:fldChar w:fldCharType="end"/>
        </w:r>
      </w:hyperlink>
    </w:p>
    <w:p w14:paraId="16A1D595"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84" w:history="1">
        <w:r w:rsidR="00E16EFF" w:rsidRPr="00573E4B">
          <w:rPr>
            <w:rStyle w:val="Hyperlink"/>
            <w:noProof/>
          </w:rPr>
          <w:t>Table 9</w:t>
        </w:r>
        <w:r w:rsidR="00E16EFF" w:rsidRPr="00573E4B">
          <w:rPr>
            <w:rStyle w:val="Hyperlink"/>
            <w:noProof/>
          </w:rPr>
          <w:noBreakHyphen/>
          <w:t>5: Hermanus Production and Forecast</w:t>
        </w:r>
        <w:r w:rsidR="00E16EFF">
          <w:rPr>
            <w:noProof/>
            <w:webHidden/>
          </w:rPr>
          <w:tab/>
        </w:r>
        <w:r w:rsidR="00E16EFF">
          <w:rPr>
            <w:noProof/>
            <w:webHidden/>
          </w:rPr>
          <w:fldChar w:fldCharType="begin"/>
        </w:r>
        <w:r w:rsidR="00E16EFF">
          <w:rPr>
            <w:noProof/>
            <w:webHidden/>
          </w:rPr>
          <w:instrText xml:space="preserve"> PAGEREF _Toc130236184 \h </w:instrText>
        </w:r>
        <w:r w:rsidR="00E16EFF">
          <w:rPr>
            <w:noProof/>
            <w:webHidden/>
          </w:rPr>
        </w:r>
        <w:r w:rsidR="00E16EFF">
          <w:rPr>
            <w:noProof/>
            <w:webHidden/>
          </w:rPr>
          <w:fldChar w:fldCharType="separate"/>
        </w:r>
        <w:r w:rsidR="0087758B">
          <w:rPr>
            <w:noProof/>
            <w:webHidden/>
          </w:rPr>
          <w:t>23</w:t>
        </w:r>
        <w:r w:rsidR="00E16EFF">
          <w:rPr>
            <w:noProof/>
            <w:webHidden/>
          </w:rPr>
          <w:fldChar w:fldCharType="end"/>
        </w:r>
      </w:hyperlink>
    </w:p>
    <w:p w14:paraId="598B7498"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85" w:history="1">
        <w:r w:rsidR="00E16EFF" w:rsidRPr="00573E4B">
          <w:rPr>
            <w:rStyle w:val="Hyperlink"/>
            <w:noProof/>
          </w:rPr>
          <w:t>Table 10</w:t>
        </w:r>
        <w:r w:rsidR="00E16EFF" w:rsidRPr="00573E4B">
          <w:rPr>
            <w:rStyle w:val="Hyperlink"/>
            <w:noProof/>
          </w:rPr>
          <w:noBreakHyphen/>
          <w:t>1: Vergelegen Project Overview</w:t>
        </w:r>
        <w:r w:rsidR="00E16EFF">
          <w:rPr>
            <w:noProof/>
            <w:webHidden/>
          </w:rPr>
          <w:tab/>
        </w:r>
        <w:r w:rsidR="00E16EFF">
          <w:rPr>
            <w:noProof/>
            <w:webHidden/>
          </w:rPr>
          <w:fldChar w:fldCharType="begin"/>
        </w:r>
        <w:r w:rsidR="00E16EFF">
          <w:rPr>
            <w:noProof/>
            <w:webHidden/>
          </w:rPr>
          <w:instrText xml:space="preserve"> PAGEREF _Toc130236185 \h </w:instrText>
        </w:r>
        <w:r w:rsidR="00E16EFF">
          <w:rPr>
            <w:noProof/>
            <w:webHidden/>
          </w:rPr>
        </w:r>
        <w:r w:rsidR="00E16EFF">
          <w:rPr>
            <w:noProof/>
            <w:webHidden/>
          </w:rPr>
          <w:fldChar w:fldCharType="separate"/>
        </w:r>
        <w:r w:rsidR="0087758B">
          <w:rPr>
            <w:noProof/>
            <w:webHidden/>
          </w:rPr>
          <w:t>24</w:t>
        </w:r>
        <w:r w:rsidR="00E16EFF">
          <w:rPr>
            <w:noProof/>
            <w:webHidden/>
          </w:rPr>
          <w:fldChar w:fldCharType="end"/>
        </w:r>
      </w:hyperlink>
    </w:p>
    <w:p w14:paraId="5604BF4A"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86" w:history="1">
        <w:r w:rsidR="00E16EFF" w:rsidRPr="00573E4B">
          <w:rPr>
            <w:rStyle w:val="Hyperlink"/>
            <w:noProof/>
          </w:rPr>
          <w:t>Table 10</w:t>
        </w:r>
        <w:r w:rsidR="00E16EFF" w:rsidRPr="00573E4B">
          <w:rPr>
            <w:rStyle w:val="Hyperlink"/>
            <w:noProof/>
          </w:rPr>
          <w:noBreakHyphen/>
          <w:t>2: Vergelegen Irradiation and forecast.</w:t>
        </w:r>
        <w:r w:rsidR="00E16EFF">
          <w:rPr>
            <w:noProof/>
            <w:webHidden/>
          </w:rPr>
          <w:tab/>
        </w:r>
        <w:r w:rsidR="00E16EFF">
          <w:rPr>
            <w:noProof/>
            <w:webHidden/>
          </w:rPr>
          <w:fldChar w:fldCharType="begin"/>
        </w:r>
        <w:r w:rsidR="00E16EFF">
          <w:rPr>
            <w:noProof/>
            <w:webHidden/>
          </w:rPr>
          <w:instrText xml:space="preserve"> PAGEREF _Toc130236186 \h </w:instrText>
        </w:r>
        <w:r w:rsidR="00E16EFF">
          <w:rPr>
            <w:noProof/>
            <w:webHidden/>
          </w:rPr>
        </w:r>
        <w:r w:rsidR="00E16EFF">
          <w:rPr>
            <w:noProof/>
            <w:webHidden/>
          </w:rPr>
          <w:fldChar w:fldCharType="separate"/>
        </w:r>
        <w:r w:rsidR="0087758B">
          <w:rPr>
            <w:noProof/>
            <w:webHidden/>
          </w:rPr>
          <w:t>24</w:t>
        </w:r>
        <w:r w:rsidR="00E16EFF">
          <w:rPr>
            <w:noProof/>
            <w:webHidden/>
          </w:rPr>
          <w:fldChar w:fldCharType="end"/>
        </w:r>
      </w:hyperlink>
    </w:p>
    <w:p w14:paraId="0F2B4C15"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87" w:history="1">
        <w:r w:rsidR="00E16EFF" w:rsidRPr="00573E4B">
          <w:rPr>
            <w:rStyle w:val="Hyperlink"/>
            <w:noProof/>
          </w:rPr>
          <w:t>Table 10</w:t>
        </w:r>
        <w:r w:rsidR="00E16EFF" w:rsidRPr="00573E4B">
          <w:rPr>
            <w:rStyle w:val="Hyperlink"/>
            <w:noProof/>
          </w:rPr>
          <w:noBreakHyphen/>
          <w:t>3: Vergelegen Availability and Guaranteed</w:t>
        </w:r>
        <w:r w:rsidR="00E16EFF">
          <w:rPr>
            <w:noProof/>
            <w:webHidden/>
          </w:rPr>
          <w:tab/>
        </w:r>
        <w:r w:rsidR="00E16EFF">
          <w:rPr>
            <w:noProof/>
            <w:webHidden/>
          </w:rPr>
          <w:fldChar w:fldCharType="begin"/>
        </w:r>
        <w:r w:rsidR="00E16EFF">
          <w:rPr>
            <w:noProof/>
            <w:webHidden/>
          </w:rPr>
          <w:instrText xml:space="preserve"> PAGEREF _Toc130236187 \h </w:instrText>
        </w:r>
        <w:r w:rsidR="00E16EFF">
          <w:rPr>
            <w:noProof/>
            <w:webHidden/>
          </w:rPr>
        </w:r>
        <w:r w:rsidR="00E16EFF">
          <w:rPr>
            <w:noProof/>
            <w:webHidden/>
          </w:rPr>
          <w:fldChar w:fldCharType="separate"/>
        </w:r>
        <w:r w:rsidR="0087758B">
          <w:rPr>
            <w:noProof/>
            <w:webHidden/>
          </w:rPr>
          <w:t>25</w:t>
        </w:r>
        <w:r w:rsidR="00E16EFF">
          <w:rPr>
            <w:noProof/>
            <w:webHidden/>
          </w:rPr>
          <w:fldChar w:fldCharType="end"/>
        </w:r>
      </w:hyperlink>
    </w:p>
    <w:p w14:paraId="0B127F13"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88" w:history="1">
        <w:r w:rsidR="00E16EFF" w:rsidRPr="00573E4B">
          <w:rPr>
            <w:rStyle w:val="Hyperlink"/>
            <w:noProof/>
          </w:rPr>
          <w:t>Table 10</w:t>
        </w:r>
        <w:r w:rsidR="00E16EFF" w:rsidRPr="00573E4B">
          <w:rPr>
            <w:rStyle w:val="Hyperlink"/>
            <w:noProof/>
          </w:rPr>
          <w:noBreakHyphen/>
          <w:t>4: Vergelegen PR and Forecast</w:t>
        </w:r>
        <w:r w:rsidR="00E16EFF">
          <w:rPr>
            <w:noProof/>
            <w:webHidden/>
          </w:rPr>
          <w:tab/>
        </w:r>
        <w:r w:rsidR="00E16EFF">
          <w:rPr>
            <w:noProof/>
            <w:webHidden/>
          </w:rPr>
          <w:fldChar w:fldCharType="begin"/>
        </w:r>
        <w:r w:rsidR="00E16EFF">
          <w:rPr>
            <w:noProof/>
            <w:webHidden/>
          </w:rPr>
          <w:instrText xml:space="preserve"> PAGEREF _Toc130236188 \h </w:instrText>
        </w:r>
        <w:r w:rsidR="00E16EFF">
          <w:rPr>
            <w:noProof/>
            <w:webHidden/>
          </w:rPr>
        </w:r>
        <w:r w:rsidR="00E16EFF">
          <w:rPr>
            <w:noProof/>
            <w:webHidden/>
          </w:rPr>
          <w:fldChar w:fldCharType="separate"/>
        </w:r>
        <w:r w:rsidR="0087758B">
          <w:rPr>
            <w:noProof/>
            <w:webHidden/>
          </w:rPr>
          <w:t>25</w:t>
        </w:r>
        <w:r w:rsidR="00E16EFF">
          <w:rPr>
            <w:noProof/>
            <w:webHidden/>
          </w:rPr>
          <w:fldChar w:fldCharType="end"/>
        </w:r>
      </w:hyperlink>
    </w:p>
    <w:p w14:paraId="5FA1AD47"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89" w:history="1">
        <w:r w:rsidR="00E16EFF" w:rsidRPr="00573E4B">
          <w:rPr>
            <w:rStyle w:val="Hyperlink"/>
            <w:noProof/>
          </w:rPr>
          <w:t>Table 10</w:t>
        </w:r>
        <w:r w:rsidR="00E16EFF" w:rsidRPr="00573E4B">
          <w:rPr>
            <w:rStyle w:val="Hyperlink"/>
            <w:noProof/>
          </w:rPr>
          <w:noBreakHyphen/>
          <w:t>5: Vergelegen Production and Forecast</w:t>
        </w:r>
        <w:r w:rsidR="00E16EFF">
          <w:rPr>
            <w:noProof/>
            <w:webHidden/>
          </w:rPr>
          <w:tab/>
        </w:r>
        <w:r w:rsidR="00E16EFF">
          <w:rPr>
            <w:noProof/>
            <w:webHidden/>
          </w:rPr>
          <w:fldChar w:fldCharType="begin"/>
        </w:r>
        <w:r w:rsidR="00E16EFF">
          <w:rPr>
            <w:noProof/>
            <w:webHidden/>
          </w:rPr>
          <w:instrText xml:space="preserve"> PAGEREF _Toc130236189 \h </w:instrText>
        </w:r>
        <w:r w:rsidR="00E16EFF">
          <w:rPr>
            <w:noProof/>
            <w:webHidden/>
          </w:rPr>
        </w:r>
        <w:r w:rsidR="00E16EFF">
          <w:rPr>
            <w:noProof/>
            <w:webHidden/>
          </w:rPr>
          <w:fldChar w:fldCharType="separate"/>
        </w:r>
        <w:r w:rsidR="0087758B">
          <w:rPr>
            <w:noProof/>
            <w:webHidden/>
          </w:rPr>
          <w:t>25</w:t>
        </w:r>
        <w:r w:rsidR="00E16EFF">
          <w:rPr>
            <w:noProof/>
            <w:webHidden/>
          </w:rPr>
          <w:fldChar w:fldCharType="end"/>
        </w:r>
      </w:hyperlink>
    </w:p>
    <w:p w14:paraId="58817188"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90" w:history="1">
        <w:r w:rsidR="00E16EFF" w:rsidRPr="00573E4B">
          <w:rPr>
            <w:rStyle w:val="Hyperlink"/>
            <w:noProof/>
          </w:rPr>
          <w:t>Table 11</w:t>
        </w:r>
        <w:r w:rsidR="00E16EFF" w:rsidRPr="00573E4B">
          <w:rPr>
            <w:rStyle w:val="Hyperlink"/>
            <w:noProof/>
          </w:rPr>
          <w:noBreakHyphen/>
          <w:t>1: Tzaneen Project Overview</w:t>
        </w:r>
        <w:r w:rsidR="00E16EFF">
          <w:rPr>
            <w:noProof/>
            <w:webHidden/>
          </w:rPr>
          <w:tab/>
        </w:r>
        <w:r w:rsidR="00E16EFF">
          <w:rPr>
            <w:noProof/>
            <w:webHidden/>
          </w:rPr>
          <w:fldChar w:fldCharType="begin"/>
        </w:r>
        <w:r w:rsidR="00E16EFF">
          <w:rPr>
            <w:noProof/>
            <w:webHidden/>
          </w:rPr>
          <w:instrText xml:space="preserve"> PAGEREF _Toc130236190 \h </w:instrText>
        </w:r>
        <w:r w:rsidR="00E16EFF">
          <w:rPr>
            <w:noProof/>
            <w:webHidden/>
          </w:rPr>
        </w:r>
        <w:r w:rsidR="00E16EFF">
          <w:rPr>
            <w:noProof/>
            <w:webHidden/>
          </w:rPr>
          <w:fldChar w:fldCharType="separate"/>
        </w:r>
        <w:r w:rsidR="0087758B">
          <w:rPr>
            <w:noProof/>
            <w:webHidden/>
          </w:rPr>
          <w:t>27</w:t>
        </w:r>
        <w:r w:rsidR="00E16EFF">
          <w:rPr>
            <w:noProof/>
            <w:webHidden/>
          </w:rPr>
          <w:fldChar w:fldCharType="end"/>
        </w:r>
      </w:hyperlink>
    </w:p>
    <w:p w14:paraId="78ED4818"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91" w:history="1">
        <w:r w:rsidR="00E16EFF" w:rsidRPr="00573E4B">
          <w:rPr>
            <w:rStyle w:val="Hyperlink"/>
            <w:noProof/>
          </w:rPr>
          <w:t>Table 11</w:t>
        </w:r>
        <w:r w:rsidR="00E16EFF" w:rsidRPr="00573E4B">
          <w:rPr>
            <w:rStyle w:val="Hyperlink"/>
            <w:noProof/>
          </w:rPr>
          <w:noBreakHyphen/>
          <w:t>2: Tzaneen Irradiation and Forecast.</w:t>
        </w:r>
        <w:r w:rsidR="00E16EFF">
          <w:rPr>
            <w:noProof/>
            <w:webHidden/>
          </w:rPr>
          <w:tab/>
        </w:r>
        <w:r w:rsidR="00E16EFF">
          <w:rPr>
            <w:noProof/>
            <w:webHidden/>
          </w:rPr>
          <w:fldChar w:fldCharType="begin"/>
        </w:r>
        <w:r w:rsidR="00E16EFF">
          <w:rPr>
            <w:noProof/>
            <w:webHidden/>
          </w:rPr>
          <w:instrText xml:space="preserve"> PAGEREF _Toc130236191 \h </w:instrText>
        </w:r>
        <w:r w:rsidR="00E16EFF">
          <w:rPr>
            <w:noProof/>
            <w:webHidden/>
          </w:rPr>
        </w:r>
        <w:r w:rsidR="00E16EFF">
          <w:rPr>
            <w:noProof/>
            <w:webHidden/>
          </w:rPr>
          <w:fldChar w:fldCharType="separate"/>
        </w:r>
        <w:r w:rsidR="0087758B">
          <w:rPr>
            <w:noProof/>
            <w:webHidden/>
          </w:rPr>
          <w:t>27</w:t>
        </w:r>
        <w:r w:rsidR="00E16EFF">
          <w:rPr>
            <w:noProof/>
            <w:webHidden/>
          </w:rPr>
          <w:fldChar w:fldCharType="end"/>
        </w:r>
      </w:hyperlink>
    </w:p>
    <w:p w14:paraId="41F3AAD1"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92" w:history="1">
        <w:r w:rsidR="00E16EFF" w:rsidRPr="00573E4B">
          <w:rPr>
            <w:rStyle w:val="Hyperlink"/>
            <w:noProof/>
          </w:rPr>
          <w:t>Table 11</w:t>
        </w:r>
        <w:r w:rsidR="00E16EFF" w:rsidRPr="00573E4B">
          <w:rPr>
            <w:rStyle w:val="Hyperlink"/>
            <w:noProof/>
          </w:rPr>
          <w:noBreakHyphen/>
          <w:t>3:Tzaneen Availability and Guaranteed</w:t>
        </w:r>
        <w:r w:rsidR="00E16EFF">
          <w:rPr>
            <w:noProof/>
            <w:webHidden/>
          </w:rPr>
          <w:tab/>
        </w:r>
        <w:r w:rsidR="00E16EFF">
          <w:rPr>
            <w:noProof/>
            <w:webHidden/>
          </w:rPr>
          <w:fldChar w:fldCharType="begin"/>
        </w:r>
        <w:r w:rsidR="00E16EFF">
          <w:rPr>
            <w:noProof/>
            <w:webHidden/>
          </w:rPr>
          <w:instrText xml:space="preserve"> PAGEREF _Toc130236192 \h </w:instrText>
        </w:r>
        <w:r w:rsidR="00E16EFF">
          <w:rPr>
            <w:noProof/>
            <w:webHidden/>
          </w:rPr>
        </w:r>
        <w:r w:rsidR="00E16EFF">
          <w:rPr>
            <w:noProof/>
            <w:webHidden/>
          </w:rPr>
          <w:fldChar w:fldCharType="separate"/>
        </w:r>
        <w:r w:rsidR="0087758B">
          <w:rPr>
            <w:noProof/>
            <w:webHidden/>
          </w:rPr>
          <w:t>27</w:t>
        </w:r>
        <w:r w:rsidR="00E16EFF">
          <w:rPr>
            <w:noProof/>
            <w:webHidden/>
          </w:rPr>
          <w:fldChar w:fldCharType="end"/>
        </w:r>
      </w:hyperlink>
    </w:p>
    <w:p w14:paraId="3BECF58F"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93" w:history="1">
        <w:r w:rsidR="00E16EFF" w:rsidRPr="00573E4B">
          <w:rPr>
            <w:rStyle w:val="Hyperlink"/>
            <w:noProof/>
          </w:rPr>
          <w:t>Table 11</w:t>
        </w:r>
        <w:r w:rsidR="00E16EFF" w:rsidRPr="00573E4B">
          <w:rPr>
            <w:rStyle w:val="Hyperlink"/>
            <w:noProof/>
          </w:rPr>
          <w:noBreakHyphen/>
          <w:t>4: Tzaneen PR and Forecast</w:t>
        </w:r>
        <w:r w:rsidR="00E16EFF">
          <w:rPr>
            <w:noProof/>
            <w:webHidden/>
          </w:rPr>
          <w:tab/>
        </w:r>
        <w:r w:rsidR="00E16EFF">
          <w:rPr>
            <w:noProof/>
            <w:webHidden/>
          </w:rPr>
          <w:fldChar w:fldCharType="begin"/>
        </w:r>
        <w:r w:rsidR="00E16EFF">
          <w:rPr>
            <w:noProof/>
            <w:webHidden/>
          </w:rPr>
          <w:instrText xml:space="preserve"> PAGEREF _Toc130236193 \h </w:instrText>
        </w:r>
        <w:r w:rsidR="00E16EFF">
          <w:rPr>
            <w:noProof/>
            <w:webHidden/>
          </w:rPr>
        </w:r>
        <w:r w:rsidR="00E16EFF">
          <w:rPr>
            <w:noProof/>
            <w:webHidden/>
          </w:rPr>
          <w:fldChar w:fldCharType="separate"/>
        </w:r>
        <w:r w:rsidR="0087758B">
          <w:rPr>
            <w:noProof/>
            <w:webHidden/>
          </w:rPr>
          <w:t>28</w:t>
        </w:r>
        <w:r w:rsidR="00E16EFF">
          <w:rPr>
            <w:noProof/>
            <w:webHidden/>
          </w:rPr>
          <w:fldChar w:fldCharType="end"/>
        </w:r>
      </w:hyperlink>
    </w:p>
    <w:p w14:paraId="0C953C6E"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94" w:history="1">
        <w:r w:rsidR="00E16EFF" w:rsidRPr="00573E4B">
          <w:rPr>
            <w:rStyle w:val="Hyperlink"/>
            <w:noProof/>
          </w:rPr>
          <w:t>Table 11</w:t>
        </w:r>
        <w:r w:rsidR="00E16EFF" w:rsidRPr="00573E4B">
          <w:rPr>
            <w:rStyle w:val="Hyperlink"/>
            <w:noProof/>
          </w:rPr>
          <w:noBreakHyphen/>
          <w:t>5: Tzaneen Production and Forecast</w:t>
        </w:r>
        <w:r w:rsidR="00E16EFF">
          <w:rPr>
            <w:noProof/>
            <w:webHidden/>
          </w:rPr>
          <w:tab/>
        </w:r>
        <w:r w:rsidR="00E16EFF">
          <w:rPr>
            <w:noProof/>
            <w:webHidden/>
          </w:rPr>
          <w:fldChar w:fldCharType="begin"/>
        </w:r>
        <w:r w:rsidR="00E16EFF">
          <w:rPr>
            <w:noProof/>
            <w:webHidden/>
          </w:rPr>
          <w:instrText xml:space="preserve"> PAGEREF _Toc130236194 \h </w:instrText>
        </w:r>
        <w:r w:rsidR="00E16EFF">
          <w:rPr>
            <w:noProof/>
            <w:webHidden/>
          </w:rPr>
        </w:r>
        <w:r w:rsidR="00E16EFF">
          <w:rPr>
            <w:noProof/>
            <w:webHidden/>
          </w:rPr>
          <w:fldChar w:fldCharType="separate"/>
        </w:r>
        <w:r w:rsidR="0087758B">
          <w:rPr>
            <w:noProof/>
            <w:webHidden/>
          </w:rPr>
          <w:t>28</w:t>
        </w:r>
        <w:r w:rsidR="00E16EFF">
          <w:rPr>
            <w:noProof/>
            <w:webHidden/>
          </w:rPr>
          <w:fldChar w:fldCharType="end"/>
        </w:r>
      </w:hyperlink>
    </w:p>
    <w:p w14:paraId="543BF464" w14:textId="77777777" w:rsidR="00E16EFF" w:rsidRDefault="00000000">
      <w:pPr>
        <w:pStyle w:val="TableofFigures"/>
        <w:tabs>
          <w:tab w:val="right" w:leader="dot" w:pos="9539"/>
        </w:tabs>
        <w:rPr>
          <w:rFonts w:asciiTheme="minorHAnsi" w:eastAsiaTheme="minorEastAsia" w:hAnsiTheme="minorHAnsi" w:cstheme="minorBidi"/>
          <w:noProof/>
          <w:sz w:val="22"/>
          <w:szCs w:val="22"/>
          <w:lang w:eastAsia="en-ZA"/>
        </w:rPr>
      </w:pPr>
      <w:hyperlink w:anchor="_Toc130236195" w:history="1">
        <w:r w:rsidR="00E16EFF" w:rsidRPr="00573E4B">
          <w:rPr>
            <w:rStyle w:val="Hyperlink"/>
            <w:noProof/>
          </w:rPr>
          <w:t>Table 13</w:t>
        </w:r>
        <w:r w:rsidR="00E16EFF" w:rsidRPr="00573E4B">
          <w:rPr>
            <w:rStyle w:val="Hyperlink"/>
            <w:noProof/>
          </w:rPr>
          <w:noBreakHyphen/>
          <w:t>1: Document Reviewed</w:t>
        </w:r>
        <w:r w:rsidR="00E16EFF">
          <w:rPr>
            <w:noProof/>
            <w:webHidden/>
          </w:rPr>
          <w:tab/>
        </w:r>
        <w:r w:rsidR="00E16EFF">
          <w:rPr>
            <w:noProof/>
            <w:webHidden/>
          </w:rPr>
          <w:fldChar w:fldCharType="begin"/>
        </w:r>
        <w:r w:rsidR="00E16EFF">
          <w:rPr>
            <w:noProof/>
            <w:webHidden/>
          </w:rPr>
          <w:instrText xml:space="preserve"> PAGEREF _Toc130236195 \h </w:instrText>
        </w:r>
        <w:r w:rsidR="00E16EFF">
          <w:rPr>
            <w:noProof/>
            <w:webHidden/>
          </w:rPr>
        </w:r>
        <w:r w:rsidR="00E16EFF">
          <w:rPr>
            <w:noProof/>
            <w:webHidden/>
          </w:rPr>
          <w:fldChar w:fldCharType="separate"/>
        </w:r>
        <w:r w:rsidR="0087758B">
          <w:rPr>
            <w:noProof/>
            <w:webHidden/>
          </w:rPr>
          <w:t>30</w:t>
        </w:r>
        <w:r w:rsidR="00E16EFF">
          <w:rPr>
            <w:noProof/>
            <w:webHidden/>
          </w:rPr>
          <w:fldChar w:fldCharType="end"/>
        </w:r>
      </w:hyperlink>
    </w:p>
    <w:p w14:paraId="1B1B9585" w14:textId="77777777" w:rsidR="00257DC7" w:rsidRPr="00953BC7" w:rsidRDefault="00C92C90" w:rsidP="00126033">
      <w:pPr>
        <w:rPr>
          <w:noProof/>
        </w:rPr>
      </w:pPr>
      <w:r w:rsidRPr="00C92C90">
        <w:fldChar w:fldCharType="end"/>
      </w:r>
    </w:p>
    <w:p w14:paraId="0C43C618" w14:textId="77777777" w:rsidR="00257DC7" w:rsidRPr="00EE5280" w:rsidRDefault="009D2333" w:rsidP="00126033">
      <w:pPr>
        <w:rPr>
          <w:rFonts w:eastAsia="Arial Narrow"/>
          <w:color w:val="000000" w:themeColor="text1"/>
          <w:lang w:eastAsia="en-US"/>
        </w:rPr>
      </w:pPr>
      <w:r w:rsidRPr="00953BC7">
        <w:rPr>
          <w:noProof/>
        </w:rPr>
        <w:br w:type="page"/>
      </w:r>
    </w:p>
    <w:p w14:paraId="1F1331BB" w14:textId="77777777" w:rsidR="009D2333" w:rsidRPr="00CD76F9" w:rsidRDefault="009D2333" w:rsidP="009D2333">
      <w:pPr>
        <w:rPr>
          <w:color w:val="5F0505"/>
          <w:sz w:val="32"/>
          <w:szCs w:val="32"/>
        </w:rPr>
      </w:pPr>
      <w:r w:rsidRPr="00CD76F9">
        <w:rPr>
          <w:color w:val="5F0505"/>
          <w:sz w:val="32"/>
          <w:szCs w:val="32"/>
        </w:rPr>
        <w:lastRenderedPageBreak/>
        <w:t>Abbreviations</w:t>
      </w:r>
    </w:p>
    <w:p w14:paraId="3E679073" w14:textId="77777777" w:rsidR="002D1E0E" w:rsidRPr="00693DB9" w:rsidRDefault="002D1E0E" w:rsidP="009D2333"/>
    <w:tbl>
      <w:tblPr>
        <w:tblStyle w:val="TableGridLight"/>
        <w:tblW w:w="9539" w:type="dxa"/>
        <w:tblLook w:val="04A0" w:firstRow="1" w:lastRow="0" w:firstColumn="1" w:lastColumn="0" w:noHBand="0" w:noVBand="1"/>
      </w:tblPr>
      <w:tblGrid>
        <w:gridCol w:w="4531"/>
        <w:gridCol w:w="5008"/>
      </w:tblGrid>
      <w:tr w:rsidR="006223A4" w:rsidRPr="009D3BD9" w14:paraId="5DB1DED2" w14:textId="77777777" w:rsidTr="006223A4">
        <w:trPr>
          <w:trHeight w:val="300"/>
        </w:trPr>
        <w:tc>
          <w:tcPr>
            <w:tcW w:w="4531" w:type="dxa"/>
            <w:noWrap/>
            <w:hideMark/>
          </w:tcPr>
          <w:p w14:paraId="261D6A7D" w14:textId="77777777" w:rsidR="006223A4" w:rsidRPr="008C4C21" w:rsidRDefault="006223A4" w:rsidP="006223A4">
            <w:pPr>
              <w:rPr>
                <w:color w:val="000000"/>
                <w:lang w:eastAsia="en-ZA"/>
              </w:rPr>
            </w:pPr>
            <w:r w:rsidRPr="008C4C21">
              <w:rPr>
                <w:lang w:eastAsia="en-ZA"/>
              </w:rPr>
              <w:t>COD</w:t>
            </w:r>
          </w:p>
        </w:tc>
        <w:tc>
          <w:tcPr>
            <w:tcW w:w="5008" w:type="dxa"/>
            <w:noWrap/>
            <w:hideMark/>
          </w:tcPr>
          <w:p w14:paraId="518B07AA" w14:textId="77777777" w:rsidR="006223A4" w:rsidRPr="008C4C21" w:rsidRDefault="006223A4" w:rsidP="006223A4">
            <w:pPr>
              <w:rPr>
                <w:color w:val="000000"/>
                <w:lang w:eastAsia="en-ZA"/>
              </w:rPr>
            </w:pPr>
            <w:r w:rsidRPr="008C4C21">
              <w:rPr>
                <w:lang w:eastAsia="en-ZA"/>
              </w:rPr>
              <w:t xml:space="preserve">Commercial Operating Date </w:t>
            </w:r>
          </w:p>
        </w:tc>
      </w:tr>
      <w:tr w:rsidR="006223A4" w:rsidRPr="009D3BD9" w14:paraId="4E8E0D32" w14:textId="77777777" w:rsidTr="006223A4">
        <w:trPr>
          <w:trHeight w:val="300"/>
        </w:trPr>
        <w:tc>
          <w:tcPr>
            <w:tcW w:w="4531" w:type="dxa"/>
            <w:noWrap/>
            <w:hideMark/>
          </w:tcPr>
          <w:p w14:paraId="0BBE04DF" w14:textId="77777777" w:rsidR="006223A4" w:rsidRPr="008C4C21" w:rsidRDefault="006223A4" w:rsidP="006223A4">
            <w:pPr>
              <w:rPr>
                <w:color w:val="000000"/>
                <w:lang w:eastAsia="en-ZA"/>
              </w:rPr>
            </w:pPr>
            <w:r w:rsidRPr="008C4C21">
              <w:rPr>
                <w:lang w:eastAsia="en-ZA"/>
              </w:rPr>
              <w:t>HSE</w:t>
            </w:r>
          </w:p>
        </w:tc>
        <w:tc>
          <w:tcPr>
            <w:tcW w:w="5008" w:type="dxa"/>
            <w:noWrap/>
            <w:hideMark/>
          </w:tcPr>
          <w:p w14:paraId="13CD85AE" w14:textId="77777777" w:rsidR="006223A4" w:rsidRPr="008C4C21" w:rsidRDefault="006223A4" w:rsidP="006223A4">
            <w:pPr>
              <w:rPr>
                <w:color w:val="000000"/>
                <w:lang w:eastAsia="en-ZA"/>
              </w:rPr>
            </w:pPr>
            <w:r w:rsidRPr="008C4C21">
              <w:rPr>
                <w:lang w:eastAsia="en-ZA"/>
              </w:rPr>
              <w:t>Health and Safety and Environment</w:t>
            </w:r>
          </w:p>
        </w:tc>
      </w:tr>
      <w:tr w:rsidR="006223A4" w:rsidRPr="009D3BD9" w14:paraId="59C955A6" w14:textId="77777777" w:rsidTr="006223A4">
        <w:trPr>
          <w:trHeight w:val="300"/>
        </w:trPr>
        <w:tc>
          <w:tcPr>
            <w:tcW w:w="4531" w:type="dxa"/>
            <w:noWrap/>
            <w:hideMark/>
          </w:tcPr>
          <w:p w14:paraId="3A9D1EB7" w14:textId="77777777" w:rsidR="006223A4" w:rsidRPr="008C4C21" w:rsidRDefault="006223A4" w:rsidP="006223A4">
            <w:pPr>
              <w:rPr>
                <w:color w:val="000000"/>
                <w:lang w:eastAsia="en-ZA"/>
              </w:rPr>
            </w:pPr>
            <w:r w:rsidRPr="008C4C21">
              <w:rPr>
                <w:lang w:eastAsia="en-ZA"/>
              </w:rPr>
              <w:t xml:space="preserve">kWh  </w:t>
            </w:r>
          </w:p>
        </w:tc>
        <w:tc>
          <w:tcPr>
            <w:tcW w:w="5008" w:type="dxa"/>
            <w:noWrap/>
            <w:hideMark/>
          </w:tcPr>
          <w:p w14:paraId="38B02D5F" w14:textId="77777777" w:rsidR="006223A4" w:rsidRPr="008C4C21" w:rsidRDefault="006223A4" w:rsidP="006223A4">
            <w:pPr>
              <w:rPr>
                <w:color w:val="000000"/>
                <w:lang w:eastAsia="en-ZA"/>
              </w:rPr>
            </w:pPr>
            <w:r w:rsidRPr="008C4C21">
              <w:rPr>
                <w:lang w:eastAsia="en-ZA"/>
              </w:rPr>
              <w:t xml:space="preserve">Kilo Watt Hour </w:t>
            </w:r>
          </w:p>
        </w:tc>
      </w:tr>
      <w:tr w:rsidR="006223A4" w:rsidRPr="009D3BD9" w14:paraId="0A0942D0" w14:textId="77777777" w:rsidTr="006223A4">
        <w:trPr>
          <w:trHeight w:val="300"/>
        </w:trPr>
        <w:tc>
          <w:tcPr>
            <w:tcW w:w="4531" w:type="dxa"/>
            <w:noWrap/>
            <w:hideMark/>
          </w:tcPr>
          <w:p w14:paraId="1BE7ADBA" w14:textId="77777777" w:rsidR="006223A4" w:rsidRPr="008C4C21" w:rsidRDefault="006223A4" w:rsidP="006223A4">
            <w:pPr>
              <w:rPr>
                <w:color w:val="000000"/>
                <w:lang w:eastAsia="en-ZA"/>
              </w:rPr>
            </w:pPr>
            <w:r w:rsidRPr="008C4C21">
              <w:rPr>
                <w:lang w:eastAsia="en-ZA"/>
              </w:rPr>
              <w:t>OPEX</w:t>
            </w:r>
          </w:p>
        </w:tc>
        <w:tc>
          <w:tcPr>
            <w:tcW w:w="5008" w:type="dxa"/>
            <w:noWrap/>
            <w:hideMark/>
          </w:tcPr>
          <w:p w14:paraId="22008C0B" w14:textId="77777777" w:rsidR="006223A4" w:rsidRPr="008C4C21" w:rsidRDefault="006223A4" w:rsidP="006223A4">
            <w:pPr>
              <w:rPr>
                <w:color w:val="000000"/>
                <w:lang w:eastAsia="en-ZA"/>
              </w:rPr>
            </w:pPr>
            <w:r w:rsidRPr="008C4C21">
              <w:rPr>
                <w:lang w:eastAsia="en-ZA"/>
              </w:rPr>
              <w:t>Operating expenses</w:t>
            </w:r>
          </w:p>
        </w:tc>
      </w:tr>
      <w:tr w:rsidR="007C3CAA" w:rsidRPr="009D3BD9" w14:paraId="43EC930E" w14:textId="77777777" w:rsidTr="006223A4">
        <w:trPr>
          <w:trHeight w:val="300"/>
        </w:trPr>
        <w:tc>
          <w:tcPr>
            <w:tcW w:w="4531" w:type="dxa"/>
            <w:noWrap/>
          </w:tcPr>
          <w:p w14:paraId="2054DD9C" w14:textId="77777777" w:rsidR="007C3CAA" w:rsidRPr="00C3627C" w:rsidRDefault="007C3CAA" w:rsidP="006223A4">
            <w:pPr>
              <w:rPr>
                <w:lang w:eastAsia="en-ZA"/>
              </w:rPr>
            </w:pPr>
            <w:r>
              <w:rPr>
                <w:lang w:eastAsia="en-ZA"/>
              </w:rPr>
              <w:t>PPA</w:t>
            </w:r>
          </w:p>
        </w:tc>
        <w:tc>
          <w:tcPr>
            <w:tcW w:w="5008" w:type="dxa"/>
            <w:noWrap/>
          </w:tcPr>
          <w:p w14:paraId="72C67E6A" w14:textId="77777777" w:rsidR="007C3CAA" w:rsidRPr="00C3627C" w:rsidRDefault="007C3CAA" w:rsidP="006223A4">
            <w:pPr>
              <w:rPr>
                <w:lang w:eastAsia="en-ZA"/>
              </w:rPr>
            </w:pPr>
            <w:r>
              <w:rPr>
                <w:lang w:eastAsia="en-ZA"/>
              </w:rPr>
              <w:t>Power Purchase Agreement</w:t>
            </w:r>
          </w:p>
        </w:tc>
      </w:tr>
      <w:tr w:rsidR="006223A4" w:rsidRPr="009D3BD9" w14:paraId="47030056" w14:textId="77777777" w:rsidTr="006223A4">
        <w:trPr>
          <w:trHeight w:val="300"/>
        </w:trPr>
        <w:tc>
          <w:tcPr>
            <w:tcW w:w="4531" w:type="dxa"/>
            <w:noWrap/>
            <w:hideMark/>
          </w:tcPr>
          <w:p w14:paraId="65D26550" w14:textId="77777777" w:rsidR="006223A4" w:rsidRPr="008C4C21" w:rsidRDefault="006223A4" w:rsidP="006223A4">
            <w:pPr>
              <w:rPr>
                <w:color w:val="000000"/>
                <w:lang w:eastAsia="en-ZA"/>
              </w:rPr>
            </w:pPr>
            <w:r w:rsidRPr="008C4C21">
              <w:rPr>
                <w:lang w:eastAsia="en-ZA"/>
              </w:rPr>
              <w:t>PR</w:t>
            </w:r>
          </w:p>
        </w:tc>
        <w:tc>
          <w:tcPr>
            <w:tcW w:w="5008" w:type="dxa"/>
            <w:noWrap/>
            <w:hideMark/>
          </w:tcPr>
          <w:p w14:paraId="5385971C" w14:textId="77777777" w:rsidR="006223A4" w:rsidRPr="008C4C21" w:rsidRDefault="006223A4" w:rsidP="006223A4">
            <w:pPr>
              <w:rPr>
                <w:color w:val="000000"/>
                <w:lang w:eastAsia="en-ZA"/>
              </w:rPr>
            </w:pPr>
            <w:r w:rsidRPr="008C4C21">
              <w:rPr>
                <w:lang w:eastAsia="en-ZA"/>
              </w:rPr>
              <w:t>Performance ratio</w:t>
            </w:r>
          </w:p>
        </w:tc>
      </w:tr>
      <w:tr w:rsidR="006223A4" w:rsidRPr="009D3BD9" w14:paraId="63F0FB31" w14:textId="77777777" w:rsidTr="006223A4">
        <w:trPr>
          <w:trHeight w:val="300"/>
        </w:trPr>
        <w:tc>
          <w:tcPr>
            <w:tcW w:w="4531" w:type="dxa"/>
            <w:noWrap/>
            <w:hideMark/>
          </w:tcPr>
          <w:p w14:paraId="5930C40C" w14:textId="77777777" w:rsidR="006223A4" w:rsidRPr="008C4C21" w:rsidRDefault="007F64B9" w:rsidP="006223A4">
            <w:pPr>
              <w:rPr>
                <w:color w:val="000000"/>
                <w:lang w:eastAsia="en-ZA"/>
              </w:rPr>
            </w:pPr>
            <w:r>
              <w:rPr>
                <w:lang w:eastAsia="en-ZA"/>
              </w:rPr>
              <w:t>SCADA</w:t>
            </w:r>
          </w:p>
        </w:tc>
        <w:tc>
          <w:tcPr>
            <w:tcW w:w="5008" w:type="dxa"/>
            <w:noWrap/>
            <w:hideMark/>
          </w:tcPr>
          <w:p w14:paraId="3EDDF446" w14:textId="77777777" w:rsidR="006223A4" w:rsidRPr="008C4C21" w:rsidRDefault="006223A4" w:rsidP="006223A4">
            <w:pPr>
              <w:rPr>
                <w:color w:val="000000"/>
                <w:lang w:eastAsia="en-ZA"/>
              </w:rPr>
            </w:pPr>
            <w:r w:rsidRPr="008C4C21">
              <w:rPr>
                <w:lang w:eastAsia="en-ZA"/>
              </w:rPr>
              <w:t>Supervisory control and data acquisition</w:t>
            </w:r>
          </w:p>
        </w:tc>
      </w:tr>
      <w:tr w:rsidR="006223A4" w:rsidRPr="009D3BD9" w14:paraId="60C2BBBE" w14:textId="77777777" w:rsidTr="006223A4">
        <w:trPr>
          <w:trHeight w:val="300"/>
        </w:trPr>
        <w:tc>
          <w:tcPr>
            <w:tcW w:w="4531" w:type="dxa"/>
            <w:noWrap/>
            <w:hideMark/>
          </w:tcPr>
          <w:p w14:paraId="2EE177DE" w14:textId="77777777" w:rsidR="006223A4" w:rsidRPr="008C4C21" w:rsidRDefault="006223A4" w:rsidP="006223A4">
            <w:pPr>
              <w:rPr>
                <w:color w:val="000000"/>
                <w:lang w:eastAsia="en-ZA"/>
              </w:rPr>
            </w:pPr>
            <w:r w:rsidRPr="008C4C21">
              <w:rPr>
                <w:lang w:eastAsia="en-ZA"/>
              </w:rPr>
              <w:t>YTD</w:t>
            </w:r>
          </w:p>
        </w:tc>
        <w:tc>
          <w:tcPr>
            <w:tcW w:w="5008" w:type="dxa"/>
            <w:noWrap/>
            <w:hideMark/>
          </w:tcPr>
          <w:p w14:paraId="1AC05D29" w14:textId="77777777" w:rsidR="006223A4" w:rsidRPr="008C4C21" w:rsidRDefault="006223A4" w:rsidP="006223A4">
            <w:pPr>
              <w:rPr>
                <w:color w:val="000000"/>
                <w:lang w:eastAsia="en-ZA"/>
              </w:rPr>
            </w:pPr>
            <w:r w:rsidRPr="008C4C21">
              <w:rPr>
                <w:lang w:eastAsia="en-ZA"/>
              </w:rPr>
              <w:t>Year-to-date</w:t>
            </w:r>
          </w:p>
        </w:tc>
      </w:tr>
    </w:tbl>
    <w:p w14:paraId="29A95DAA" w14:textId="77777777" w:rsidR="00EE5280" w:rsidRDefault="00EE5280" w:rsidP="009D2333"/>
    <w:p w14:paraId="617AFCFA" w14:textId="77777777" w:rsidR="009D2333" w:rsidRPr="00CD76F9" w:rsidRDefault="009D2333" w:rsidP="009D2333">
      <w:pPr>
        <w:rPr>
          <w:color w:val="5F0505"/>
          <w:sz w:val="32"/>
          <w:szCs w:val="32"/>
        </w:rPr>
      </w:pPr>
      <w:r w:rsidRPr="00CD76F9">
        <w:rPr>
          <w:color w:val="5F0505"/>
          <w:sz w:val="32"/>
          <w:szCs w:val="32"/>
        </w:rPr>
        <w:t>Glossary of Terms</w:t>
      </w:r>
    </w:p>
    <w:p w14:paraId="4647E1D4" w14:textId="77777777" w:rsidR="009D2333" w:rsidRPr="00953BC7" w:rsidRDefault="009D2333" w:rsidP="009D2333"/>
    <w:tbl>
      <w:tblPr>
        <w:tblStyle w:val="TableGridLight"/>
        <w:tblW w:w="5000" w:type="pct"/>
        <w:tblLook w:val="04A0" w:firstRow="1" w:lastRow="0" w:firstColumn="1" w:lastColumn="0" w:noHBand="0" w:noVBand="1"/>
      </w:tblPr>
      <w:tblGrid>
        <w:gridCol w:w="4531"/>
        <w:gridCol w:w="5008"/>
      </w:tblGrid>
      <w:tr w:rsidR="009D2333" w:rsidRPr="00A84468" w14:paraId="08D530E5" w14:textId="77777777" w:rsidTr="00BF539F">
        <w:trPr>
          <w:trHeight w:val="70"/>
        </w:trPr>
        <w:tc>
          <w:tcPr>
            <w:tcW w:w="2375" w:type="pct"/>
            <w:hideMark/>
          </w:tcPr>
          <w:p w14:paraId="4EAF6824" w14:textId="77777777" w:rsidR="009D2333" w:rsidRPr="00A84468" w:rsidRDefault="006E098D" w:rsidP="0030123C">
            <w:r w:rsidRPr="00A84468">
              <w:t>Actual Production</w:t>
            </w:r>
          </w:p>
        </w:tc>
        <w:tc>
          <w:tcPr>
            <w:tcW w:w="2625" w:type="pct"/>
            <w:hideMark/>
          </w:tcPr>
          <w:p w14:paraId="3A3B1D06" w14:textId="77777777" w:rsidR="009D2333" w:rsidRPr="009028C8" w:rsidRDefault="006E098D" w:rsidP="0030123C">
            <w:r w:rsidRPr="00A84468">
              <w:t>Production produced in kWh</w:t>
            </w:r>
          </w:p>
        </w:tc>
      </w:tr>
      <w:tr w:rsidR="00A84468" w:rsidRPr="00A84468" w14:paraId="6885AF7B" w14:textId="77777777" w:rsidTr="00BF539F">
        <w:trPr>
          <w:trHeight w:val="147"/>
        </w:trPr>
        <w:tc>
          <w:tcPr>
            <w:tcW w:w="2375" w:type="pct"/>
          </w:tcPr>
          <w:p w14:paraId="75C18021" w14:textId="77777777" w:rsidR="00A84468" w:rsidRPr="00A84468" w:rsidRDefault="00A84468" w:rsidP="0030123C">
            <w:r w:rsidRPr="00A84468">
              <w:t xml:space="preserve">Predicted Production </w:t>
            </w:r>
          </w:p>
        </w:tc>
        <w:tc>
          <w:tcPr>
            <w:tcW w:w="2625" w:type="pct"/>
          </w:tcPr>
          <w:p w14:paraId="1B5D6202" w14:textId="77777777" w:rsidR="00A84468" w:rsidRPr="00A84468" w:rsidRDefault="00A84468" w:rsidP="0030123C">
            <w:r w:rsidRPr="00A84468">
              <w:t>The forecasted P50 production in kWh</w:t>
            </w:r>
          </w:p>
        </w:tc>
      </w:tr>
      <w:tr w:rsidR="009D2333" w:rsidRPr="00A84468" w14:paraId="72C6D846" w14:textId="77777777" w:rsidTr="00BF539F">
        <w:trPr>
          <w:trHeight w:val="77"/>
        </w:trPr>
        <w:tc>
          <w:tcPr>
            <w:tcW w:w="2375" w:type="pct"/>
          </w:tcPr>
          <w:p w14:paraId="6BA9E9D5" w14:textId="77777777" w:rsidR="009D2333" w:rsidRPr="00A84468" w:rsidRDefault="006E098D" w:rsidP="0030123C">
            <w:r w:rsidRPr="00A84468">
              <w:t xml:space="preserve">PR </w:t>
            </w:r>
          </w:p>
        </w:tc>
        <w:tc>
          <w:tcPr>
            <w:tcW w:w="2625" w:type="pct"/>
          </w:tcPr>
          <w:p w14:paraId="707C7CA6" w14:textId="77777777" w:rsidR="009D2333" w:rsidRPr="00A84468" w:rsidRDefault="006E098D" w:rsidP="0030123C">
            <w:r w:rsidRPr="00A84468">
              <w:t>Actual production divided by weather adjusted production in %</w:t>
            </w:r>
          </w:p>
        </w:tc>
      </w:tr>
      <w:tr w:rsidR="00A84468" w:rsidRPr="00A84468" w14:paraId="77C81D27" w14:textId="77777777" w:rsidTr="00BF539F">
        <w:trPr>
          <w:trHeight w:val="239"/>
        </w:trPr>
        <w:tc>
          <w:tcPr>
            <w:tcW w:w="2375" w:type="pct"/>
          </w:tcPr>
          <w:p w14:paraId="5163EBE4" w14:textId="77777777" w:rsidR="00A84468" w:rsidRPr="00A84468" w:rsidRDefault="00A84468" w:rsidP="0030123C">
            <w:r w:rsidRPr="00A84468">
              <w:t>Weather Adjusted Predicted</w:t>
            </w:r>
          </w:p>
        </w:tc>
        <w:tc>
          <w:tcPr>
            <w:tcW w:w="2625" w:type="pct"/>
          </w:tcPr>
          <w:p w14:paraId="015D6A6A" w14:textId="77777777" w:rsidR="00A84468" w:rsidRPr="00A84468" w:rsidRDefault="00A84468" w:rsidP="0030123C">
            <w:bookmarkStart w:id="6" w:name="_Hlk114940824"/>
            <w:r w:rsidRPr="00A84468">
              <w:t>Predicted production adjusted for actual weather in</w:t>
            </w:r>
            <w:r w:rsidR="00BF539F">
              <w:t xml:space="preserve"> </w:t>
            </w:r>
            <w:r w:rsidRPr="00A84468">
              <w:t>kWh</w:t>
            </w:r>
            <w:bookmarkEnd w:id="6"/>
          </w:p>
        </w:tc>
      </w:tr>
    </w:tbl>
    <w:p w14:paraId="5313474C" w14:textId="77777777" w:rsidR="00A84468" w:rsidRPr="00953BC7" w:rsidRDefault="00A84468" w:rsidP="0030123C">
      <w:pPr>
        <w:rPr>
          <w:noProof/>
        </w:rPr>
      </w:pPr>
    </w:p>
    <w:p w14:paraId="25A303CE" w14:textId="77777777" w:rsidR="00257DC7" w:rsidRDefault="00257DC7" w:rsidP="006E098D">
      <w:pPr>
        <w:rPr>
          <w:noProof/>
        </w:rPr>
      </w:pPr>
      <w:r w:rsidRPr="00953BC7">
        <w:rPr>
          <w:noProof/>
        </w:rPr>
        <w:br w:type="page"/>
      </w:r>
    </w:p>
    <w:p w14:paraId="79D5BD77" w14:textId="77777777" w:rsidR="00342E02" w:rsidRPr="00953BC7" w:rsidRDefault="00C52DDA" w:rsidP="00342E02">
      <w:pPr>
        <w:pStyle w:val="Heading1"/>
        <w:rPr>
          <w:bCs/>
        </w:rPr>
      </w:pPr>
      <w:bookmarkStart w:id="7" w:name="_Toc130236196"/>
      <w:r>
        <w:lastRenderedPageBreak/>
        <w:t>Introduction</w:t>
      </w:r>
      <w:bookmarkEnd w:id="7"/>
    </w:p>
    <w:p w14:paraId="17D270F3" w14:textId="77777777" w:rsidR="00342E02" w:rsidRPr="00953BC7" w:rsidRDefault="00342E02" w:rsidP="0036339A">
      <w:pPr>
        <w:rPr>
          <w:lang w:eastAsia="en-US"/>
        </w:rPr>
      </w:pPr>
    </w:p>
    <w:p w14:paraId="7F43D159" w14:textId="77777777" w:rsidR="005D6FAA" w:rsidRDefault="00342E02" w:rsidP="0030123C">
      <w:r w:rsidRPr="00953BC7">
        <w:rPr>
          <w:lang w:eastAsia="en-US"/>
        </w:rPr>
        <w:t>Harmattan Renewables (</w:t>
      </w:r>
      <w:r w:rsidR="000C5E5C">
        <w:rPr>
          <w:lang w:eastAsia="en-US"/>
        </w:rPr>
        <w:t>“</w:t>
      </w:r>
      <w:r w:rsidRPr="00953BC7">
        <w:rPr>
          <w:lang w:eastAsia="en-US"/>
        </w:rPr>
        <w:t>Harmattan</w:t>
      </w:r>
      <w:r w:rsidR="000C5E5C">
        <w:rPr>
          <w:lang w:eastAsia="en-US"/>
        </w:rPr>
        <w:t>”</w:t>
      </w:r>
      <w:r w:rsidRPr="00953BC7">
        <w:rPr>
          <w:lang w:eastAsia="en-US"/>
        </w:rPr>
        <w:t xml:space="preserve">) has been appointed by </w:t>
      </w:r>
      <w:proofErr w:type="spellStart"/>
      <w:r w:rsidR="006F6872">
        <w:rPr>
          <w:lang w:eastAsia="en-US"/>
        </w:rPr>
        <w:t>M</w:t>
      </w:r>
      <w:r w:rsidR="0064256E" w:rsidRPr="00953BC7">
        <w:rPr>
          <w:lang w:eastAsia="en-US"/>
        </w:rPr>
        <w:t>oshes</w:t>
      </w:r>
      <w:r w:rsidR="006F6872">
        <w:rPr>
          <w:lang w:eastAsia="en-US"/>
        </w:rPr>
        <w:t>h</w:t>
      </w:r>
      <w:proofErr w:type="spellEnd"/>
      <w:r w:rsidRPr="00953BC7">
        <w:rPr>
          <w:lang w:eastAsia="en-US"/>
        </w:rPr>
        <w:t xml:space="preserve"> Partners (the </w:t>
      </w:r>
      <w:r w:rsidR="000C5E5C">
        <w:rPr>
          <w:lang w:eastAsia="en-US"/>
        </w:rPr>
        <w:t>“</w:t>
      </w:r>
      <w:r>
        <w:rPr>
          <w:lang w:eastAsia="en-US"/>
        </w:rPr>
        <w:t>Client</w:t>
      </w:r>
      <w:r w:rsidR="000C5E5C">
        <w:rPr>
          <w:lang w:eastAsia="en-US"/>
        </w:rPr>
        <w:t>”</w:t>
      </w:r>
      <w:r w:rsidRPr="00953BC7">
        <w:rPr>
          <w:lang w:eastAsia="en-US"/>
        </w:rPr>
        <w:t xml:space="preserve">) to provide asset management support for its rooftop </w:t>
      </w:r>
      <w:r w:rsidR="00235156">
        <w:rPr>
          <w:lang w:eastAsia="en-US"/>
        </w:rPr>
        <w:t xml:space="preserve">PV </w:t>
      </w:r>
      <w:r w:rsidRPr="00953BC7">
        <w:rPr>
          <w:lang w:eastAsia="en-US"/>
        </w:rPr>
        <w:t xml:space="preserve">assets at </w:t>
      </w:r>
      <w:r w:rsidR="001164EB">
        <w:rPr>
          <w:lang w:eastAsia="en-US"/>
        </w:rPr>
        <w:t>six</w:t>
      </w:r>
      <w:r w:rsidR="001164EB" w:rsidRPr="00953BC7">
        <w:rPr>
          <w:lang w:eastAsia="en-US"/>
        </w:rPr>
        <w:t xml:space="preserve"> </w:t>
      </w:r>
      <w:r w:rsidRPr="00953BC7">
        <w:rPr>
          <w:lang w:eastAsia="en-US"/>
        </w:rPr>
        <w:t>Mediclinic sites</w:t>
      </w:r>
      <w:r w:rsidR="007D1A0D">
        <w:rPr>
          <w:lang w:eastAsia="en-US"/>
        </w:rPr>
        <w:t xml:space="preserve"> across South Africa</w:t>
      </w:r>
      <w:r w:rsidR="001164EB">
        <w:rPr>
          <w:lang w:eastAsia="en-US"/>
        </w:rPr>
        <w:t xml:space="preserve"> (each a “Project</w:t>
      </w:r>
      <w:r w:rsidR="00BA18B4">
        <w:rPr>
          <w:lang w:eastAsia="en-US"/>
        </w:rPr>
        <w:t>,”</w:t>
      </w:r>
      <w:r w:rsidR="001164EB">
        <w:rPr>
          <w:lang w:eastAsia="en-US"/>
        </w:rPr>
        <w:t xml:space="preserve"> together</w:t>
      </w:r>
      <w:r w:rsidR="00AC5C53">
        <w:rPr>
          <w:lang w:eastAsia="en-US"/>
        </w:rPr>
        <w:t xml:space="preserve"> the “Portfolio”)</w:t>
      </w:r>
      <w:r w:rsidRPr="00953BC7">
        <w:rPr>
          <w:lang w:eastAsia="en-US"/>
        </w:rPr>
        <w:t xml:space="preserve">. </w:t>
      </w:r>
      <w:r w:rsidR="00235156">
        <w:t xml:space="preserve">The </w:t>
      </w:r>
      <w:r w:rsidR="00AC5C53">
        <w:t>P</w:t>
      </w:r>
      <w:r w:rsidR="00235156">
        <w:t>rojects were</w:t>
      </w:r>
      <w:r w:rsidR="00235156" w:rsidDel="00AC5C53">
        <w:t xml:space="preserve"> </w:t>
      </w:r>
      <w:r w:rsidR="00235156">
        <w:t>installed by ACES Africa (</w:t>
      </w:r>
      <w:r w:rsidR="000C5E5C">
        <w:t>“</w:t>
      </w:r>
      <w:r w:rsidR="00235156">
        <w:t>ACES</w:t>
      </w:r>
      <w:r w:rsidR="000C5E5C">
        <w:t>”</w:t>
      </w:r>
      <w:r w:rsidR="00235156">
        <w:t xml:space="preserve">) who are now acting as the O&amp;M </w:t>
      </w:r>
      <w:r w:rsidR="00235156" w:rsidDel="00AE05A9">
        <w:t>contractor</w:t>
      </w:r>
      <w:r w:rsidR="00AE05A9">
        <w:t xml:space="preserve"> (</w:t>
      </w:r>
      <w:r w:rsidR="000C5E5C">
        <w:t>the “</w:t>
      </w:r>
      <w:r w:rsidR="00AE05A9">
        <w:t>Operator</w:t>
      </w:r>
      <w:r w:rsidR="000C5E5C">
        <w:t>”</w:t>
      </w:r>
      <w:r w:rsidR="00AE05A9">
        <w:t>)</w:t>
      </w:r>
      <w:r>
        <w:t xml:space="preserve">. </w:t>
      </w:r>
    </w:p>
    <w:p w14:paraId="67C33093" w14:textId="77777777" w:rsidR="002D1E0E" w:rsidRPr="00D22D71" w:rsidRDefault="002D1E0E" w:rsidP="0030123C"/>
    <w:p w14:paraId="462B7150" w14:textId="77777777" w:rsidR="00342E02" w:rsidRPr="00953BC7" w:rsidRDefault="00342E02" w:rsidP="001057C5">
      <w:pPr>
        <w:pStyle w:val="Heading2"/>
      </w:pPr>
      <w:bookmarkStart w:id="8" w:name="_Toc130236197"/>
      <w:r w:rsidRPr="00953BC7">
        <w:t>Scope of Work</w:t>
      </w:r>
      <w:bookmarkEnd w:id="8"/>
    </w:p>
    <w:p w14:paraId="0BA6D1D9" w14:textId="77777777" w:rsidR="00342E02" w:rsidRPr="00953BC7" w:rsidRDefault="00342E02" w:rsidP="00342E02"/>
    <w:p w14:paraId="19CD25C3" w14:textId="77777777" w:rsidR="00342E02" w:rsidRPr="00953BC7" w:rsidRDefault="00342E02" w:rsidP="00342E02">
      <w:r w:rsidRPr="00953BC7">
        <w:t>The scope of work is fully described in Harmattan proposal “</w:t>
      </w:r>
      <w:r w:rsidRPr="00953BC7">
        <w:rPr>
          <w:i/>
          <w:iCs/>
        </w:rPr>
        <w:t>HAR_P215_MOSHESH_MediclinicAssetManagement _v2”</w:t>
      </w:r>
      <w:r w:rsidRPr="00953BC7">
        <w:t xml:space="preserve">, dated 15 July </w:t>
      </w:r>
      <w:r w:rsidR="00CE5D65">
        <w:t>2022</w:t>
      </w:r>
      <w:r w:rsidRPr="00953BC7">
        <w:t xml:space="preserve">”. </w:t>
      </w:r>
    </w:p>
    <w:p w14:paraId="6E2E5898" w14:textId="77777777" w:rsidR="00342E02" w:rsidRPr="00953BC7" w:rsidRDefault="00342E02" w:rsidP="00342E02"/>
    <w:p w14:paraId="0309A640" w14:textId="77777777" w:rsidR="00342E02" w:rsidRPr="00953BC7" w:rsidRDefault="00342E02" w:rsidP="001057C5">
      <w:pPr>
        <w:pStyle w:val="Heading2"/>
      </w:pPr>
      <w:bookmarkStart w:id="9" w:name="_Toc130236198"/>
      <w:r w:rsidRPr="00953BC7">
        <w:t>Site Visits</w:t>
      </w:r>
      <w:bookmarkEnd w:id="9"/>
    </w:p>
    <w:p w14:paraId="243B8F70" w14:textId="77777777" w:rsidR="00342E02" w:rsidRPr="00953BC7" w:rsidRDefault="00342E02" w:rsidP="00342E02"/>
    <w:p w14:paraId="1BFA7949" w14:textId="77777777" w:rsidR="00E017AC" w:rsidRDefault="006F6872" w:rsidP="0036339A">
      <w:r>
        <w:t>No site visits were performed in January 2023.</w:t>
      </w:r>
      <w:r w:rsidR="00B067B1">
        <w:t xml:space="preserve"> We are planning a</w:t>
      </w:r>
      <w:r w:rsidR="00914439">
        <w:t xml:space="preserve"> site visit to </w:t>
      </w:r>
      <w:r w:rsidR="009B61A5">
        <w:t xml:space="preserve">Tzaneen </w:t>
      </w:r>
      <w:r w:rsidR="00BA18B4">
        <w:t>on 30 March</w:t>
      </w:r>
      <w:r w:rsidR="009B61A5">
        <w:t xml:space="preserve"> 2023.</w:t>
      </w:r>
    </w:p>
    <w:p w14:paraId="730B9579" w14:textId="77777777" w:rsidR="006F6872" w:rsidRDefault="006F6872" w:rsidP="0036339A"/>
    <w:p w14:paraId="1E722664" w14:textId="77777777" w:rsidR="00355BB6" w:rsidRPr="00355BB6" w:rsidRDefault="00355BB6" w:rsidP="008C4C21">
      <w:pPr>
        <w:pStyle w:val="Heading2"/>
      </w:pPr>
      <w:bookmarkStart w:id="10" w:name="_Toc105979126"/>
      <w:bookmarkStart w:id="11" w:name="_Toc106192553"/>
      <w:bookmarkStart w:id="12" w:name="_Toc106399537"/>
      <w:bookmarkStart w:id="13" w:name="_Toc111193750"/>
      <w:bookmarkStart w:id="14" w:name="_Toc112225835"/>
      <w:bookmarkStart w:id="15" w:name="_Toc130236199"/>
      <w:r w:rsidRPr="00355BB6">
        <w:t>Report Layout and Risk Assessment Scale</w:t>
      </w:r>
      <w:bookmarkEnd w:id="10"/>
      <w:bookmarkEnd w:id="11"/>
      <w:bookmarkEnd w:id="12"/>
      <w:bookmarkEnd w:id="13"/>
      <w:bookmarkEnd w:id="14"/>
      <w:bookmarkEnd w:id="15"/>
      <w:r w:rsidRPr="00355BB6">
        <w:t xml:space="preserve"> </w:t>
      </w:r>
    </w:p>
    <w:p w14:paraId="1C377F4E" w14:textId="77777777" w:rsidR="00355BB6" w:rsidRPr="00355BB6" w:rsidRDefault="00355BB6" w:rsidP="0036339A"/>
    <w:p w14:paraId="181B96ED" w14:textId="77777777" w:rsidR="00355BB6" w:rsidRPr="00355BB6" w:rsidRDefault="00355BB6" w:rsidP="0036339A">
      <w:r w:rsidRPr="00355BB6">
        <w:t xml:space="preserve">Key findings and recommendations to the Client are highlighted in </w:t>
      </w:r>
      <w:r w:rsidR="00CD1DF6">
        <w:t>section 2</w:t>
      </w:r>
      <w:r w:rsidR="00391021">
        <w:t>.</w:t>
      </w:r>
      <w:r w:rsidR="00CD1DF6">
        <w:t xml:space="preserve"> </w:t>
      </w:r>
      <w:r w:rsidR="00391021">
        <w:t>Risks are</w:t>
      </w:r>
      <w:r w:rsidRPr="00355BB6">
        <w:t xml:space="preserve"> colour coded and include a narrative of the overall findings. A detailed summary of the documents reviewed is </w:t>
      </w:r>
      <w:r w:rsidR="006E0CC2">
        <w:t xml:space="preserve">included in </w:t>
      </w:r>
      <w:r w:rsidRPr="00355BB6">
        <w:t xml:space="preserve">section </w:t>
      </w:r>
      <w:r w:rsidR="003A6589">
        <w:t>9</w:t>
      </w:r>
      <w:r w:rsidRPr="00355BB6">
        <w:t xml:space="preserve">. Where possible, Harmattan </w:t>
      </w:r>
      <w:r w:rsidR="00F7688A">
        <w:t>has</w:t>
      </w:r>
      <w:r w:rsidR="00F7688A" w:rsidRPr="00355BB6">
        <w:t xml:space="preserve"> </w:t>
      </w:r>
      <w:r w:rsidRPr="00355BB6">
        <w:t>confirm</w:t>
      </w:r>
      <w:r w:rsidR="00F7688A">
        <w:t>ed</w:t>
      </w:r>
      <w:r w:rsidRPr="00355BB6">
        <w:t xml:space="preserve"> </w:t>
      </w:r>
      <w:r w:rsidR="004D0CBF">
        <w:t>if</w:t>
      </w:r>
      <w:r w:rsidR="004D0CBF" w:rsidRPr="00355BB6">
        <w:t xml:space="preserve"> </w:t>
      </w:r>
      <w:r w:rsidRPr="00355BB6">
        <w:t>review items are consistent with market norms / standards and across all Project documentation. Where Harmattan identifie</w:t>
      </w:r>
      <w:r w:rsidR="00914009">
        <w:t>d</w:t>
      </w:r>
      <w:r w:rsidRPr="00355BB6">
        <w:t xml:space="preserve"> an omission, error, inconsistency, or deviation from our expectations, </w:t>
      </w:r>
      <w:r w:rsidR="00914009">
        <w:t>the</w:t>
      </w:r>
      <w:r w:rsidR="00914009" w:rsidRPr="00355BB6">
        <w:t xml:space="preserve"> </w:t>
      </w:r>
      <w:r w:rsidRPr="00355BB6">
        <w:t xml:space="preserve">issue </w:t>
      </w:r>
      <w:r w:rsidR="00914009">
        <w:t>is</w:t>
      </w:r>
      <w:r w:rsidRPr="00355BB6">
        <w:t xml:space="preserve"> flagged, </w:t>
      </w:r>
      <w:r w:rsidR="005F58D8" w:rsidRPr="00355BB6">
        <w:t>analysed,</w:t>
      </w:r>
      <w:r w:rsidRPr="00355BB6">
        <w:t xml:space="preserve"> and assigned a risk rating as outlined in </w:t>
      </w:r>
      <w:r w:rsidRPr="00355BB6">
        <w:fldChar w:fldCharType="begin"/>
      </w:r>
      <w:r w:rsidRPr="00355BB6">
        <w:instrText xml:space="preserve"> REF _Ref103952336 \h </w:instrText>
      </w:r>
      <w:r w:rsidRPr="00355BB6">
        <w:fldChar w:fldCharType="separate"/>
      </w:r>
      <w:r w:rsidR="0087758B" w:rsidRPr="00355BB6">
        <w:t xml:space="preserve">Table </w:t>
      </w:r>
      <w:r w:rsidR="0087758B">
        <w:rPr>
          <w:noProof/>
        </w:rPr>
        <w:t>1</w:t>
      </w:r>
      <w:r w:rsidR="0087758B">
        <w:noBreakHyphen/>
      </w:r>
      <w:r w:rsidR="0087758B">
        <w:rPr>
          <w:noProof/>
        </w:rPr>
        <w:t>1</w:t>
      </w:r>
      <w:r w:rsidRPr="00355BB6">
        <w:fldChar w:fldCharType="end"/>
      </w:r>
      <w:r w:rsidRPr="00355BB6">
        <w:t>.</w:t>
      </w:r>
    </w:p>
    <w:p w14:paraId="7579AF6D" w14:textId="77777777" w:rsidR="00355BB6" w:rsidRPr="00355BB6" w:rsidRDefault="00355BB6" w:rsidP="0036339A"/>
    <w:p w14:paraId="584BE4AE" w14:textId="77777777" w:rsidR="00355BB6" w:rsidRPr="00355BB6" w:rsidRDefault="00355BB6" w:rsidP="0036339A">
      <w:r w:rsidRPr="00355BB6">
        <w:t xml:space="preserve">For all items, where an issue is identified, a risk category and colour code are allocated. Categorisation is achieved by making a qualitative assessment of the probability of the occurrence of the issue </w:t>
      </w:r>
      <w:r w:rsidR="008106A7" w:rsidRPr="00355BB6">
        <w:t>and</w:t>
      </w:r>
      <w:r w:rsidRPr="00355BB6">
        <w:t xml:space="preserve"> the severity of the impact of the issue and allocating a tag Critical (C) / High (H) / Medium (M) / Low (L) / Negligible (N) and associated colour code to each issue (together with a brief explanation of why the tags were chosen).  These tags are then multiplied in a range of combinations to yield a qualitative risk categorisation (see graphic below). This categorisation of risk allows for the prioritisation of the issues originally identified and brings a degree of focus to the subsequent mitigation process. If no risk is present / relevant, then the categorisation is summarised as 'Not Applicable' (N/A). Harmattan highlights that a simple, non-numerical, approach has been adopted to maintain the simplicity and functionality of the method and to avoid unproductive debates around the calibration of the categorisation components.</w:t>
      </w:r>
    </w:p>
    <w:p w14:paraId="7290B941" w14:textId="77777777" w:rsidR="00355BB6" w:rsidRPr="00355BB6" w:rsidRDefault="00355BB6" w:rsidP="0036339A"/>
    <w:tbl>
      <w:tblPr>
        <w:tblW w:w="62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706"/>
        <w:gridCol w:w="3113"/>
      </w:tblGrid>
      <w:tr w:rsidR="00D22D71" w:rsidRPr="00D22D71" w14:paraId="71837AB7" w14:textId="77777777" w:rsidTr="008C4C21">
        <w:trPr>
          <w:trHeight w:val="228"/>
          <w:jc w:val="center"/>
        </w:trPr>
        <w:tc>
          <w:tcPr>
            <w:tcW w:w="1413" w:type="dxa"/>
            <w:shd w:val="clear" w:color="auto" w:fill="5F0505"/>
            <w:noWrap/>
            <w:vAlign w:val="center"/>
          </w:tcPr>
          <w:p w14:paraId="351FEED8" w14:textId="77777777" w:rsidR="00355BB6" w:rsidRPr="00EE2FB5" w:rsidRDefault="00355BB6" w:rsidP="0036339A">
            <w:r w:rsidRPr="00EE2FB5">
              <w:t>Key</w:t>
            </w:r>
          </w:p>
        </w:tc>
        <w:tc>
          <w:tcPr>
            <w:tcW w:w="1706" w:type="dxa"/>
            <w:shd w:val="clear" w:color="auto" w:fill="5F0505"/>
            <w:vAlign w:val="center"/>
          </w:tcPr>
          <w:p w14:paraId="251AB49B" w14:textId="77777777" w:rsidR="00355BB6" w:rsidRPr="00EE2FB5" w:rsidRDefault="00355BB6" w:rsidP="0036339A">
            <w:r w:rsidRPr="00EE2FB5">
              <w:t>Definition</w:t>
            </w:r>
          </w:p>
        </w:tc>
        <w:tc>
          <w:tcPr>
            <w:tcW w:w="3113" w:type="dxa"/>
            <w:shd w:val="clear" w:color="auto" w:fill="5F0505"/>
            <w:noWrap/>
            <w:vAlign w:val="center"/>
          </w:tcPr>
          <w:p w14:paraId="0C8F5383" w14:textId="77777777" w:rsidR="00355BB6" w:rsidRPr="00EE2FB5" w:rsidRDefault="00355BB6" w:rsidP="0036339A">
            <w:r w:rsidRPr="00EE2FB5">
              <w:t>Description</w:t>
            </w:r>
          </w:p>
        </w:tc>
      </w:tr>
      <w:tr w:rsidR="00D22D71" w:rsidRPr="00D22D71" w14:paraId="5EE84AEF" w14:textId="77777777" w:rsidTr="008C4C21">
        <w:trPr>
          <w:trHeight w:val="435"/>
          <w:jc w:val="center"/>
        </w:trPr>
        <w:tc>
          <w:tcPr>
            <w:tcW w:w="1413" w:type="dxa"/>
            <w:shd w:val="clear" w:color="auto" w:fill="000000" w:themeFill="text1"/>
            <w:noWrap/>
            <w:vAlign w:val="center"/>
            <w:hideMark/>
          </w:tcPr>
          <w:p w14:paraId="5C07AC2D" w14:textId="77777777" w:rsidR="00355BB6" w:rsidRPr="00EE2FB5" w:rsidRDefault="00355BB6" w:rsidP="0030123C">
            <w:r w:rsidRPr="00EE2FB5">
              <w:t>C</w:t>
            </w:r>
          </w:p>
        </w:tc>
        <w:tc>
          <w:tcPr>
            <w:tcW w:w="1706" w:type="dxa"/>
            <w:shd w:val="clear" w:color="auto" w:fill="FFFFFF" w:themeFill="background1"/>
            <w:vAlign w:val="center"/>
          </w:tcPr>
          <w:p w14:paraId="2D651131" w14:textId="77777777" w:rsidR="00355BB6" w:rsidRPr="00EE2FB5" w:rsidRDefault="00355BB6" w:rsidP="0030123C">
            <w:r w:rsidRPr="00EE2FB5">
              <w:t>Critical</w:t>
            </w:r>
          </w:p>
        </w:tc>
        <w:tc>
          <w:tcPr>
            <w:tcW w:w="3113" w:type="dxa"/>
            <w:shd w:val="clear" w:color="auto" w:fill="FFFFFF" w:themeFill="background1"/>
            <w:noWrap/>
            <w:vAlign w:val="center"/>
            <w:hideMark/>
          </w:tcPr>
          <w:p w14:paraId="19514C49" w14:textId="77777777" w:rsidR="00355BB6" w:rsidRPr="00EE2FB5" w:rsidRDefault="00355BB6" w:rsidP="008C4C21">
            <w:r w:rsidRPr="00EE2FB5">
              <w:t>Risk of critical negative influence on project/investment outcome</w:t>
            </w:r>
          </w:p>
        </w:tc>
      </w:tr>
      <w:tr w:rsidR="00D22D71" w:rsidRPr="00D22D71" w14:paraId="3CCAFAE8" w14:textId="77777777" w:rsidTr="008C4C21">
        <w:trPr>
          <w:trHeight w:val="420"/>
          <w:jc w:val="center"/>
        </w:trPr>
        <w:tc>
          <w:tcPr>
            <w:tcW w:w="1413" w:type="dxa"/>
            <w:shd w:val="clear" w:color="auto" w:fill="C00000"/>
            <w:noWrap/>
            <w:vAlign w:val="center"/>
            <w:hideMark/>
          </w:tcPr>
          <w:p w14:paraId="108F986E" w14:textId="77777777" w:rsidR="00355BB6" w:rsidRPr="00EE2FB5" w:rsidRDefault="00355BB6" w:rsidP="0030123C">
            <w:r w:rsidRPr="00EE2FB5">
              <w:t>H</w:t>
            </w:r>
          </w:p>
        </w:tc>
        <w:tc>
          <w:tcPr>
            <w:tcW w:w="1706" w:type="dxa"/>
            <w:shd w:val="clear" w:color="auto" w:fill="FFFFFF" w:themeFill="background1"/>
            <w:vAlign w:val="center"/>
          </w:tcPr>
          <w:p w14:paraId="6FD7731F" w14:textId="77777777" w:rsidR="00355BB6" w:rsidRPr="00EE2FB5" w:rsidRDefault="00355BB6" w:rsidP="0030123C">
            <w:r w:rsidRPr="00EE2FB5">
              <w:t>High</w:t>
            </w:r>
          </w:p>
        </w:tc>
        <w:tc>
          <w:tcPr>
            <w:tcW w:w="3113" w:type="dxa"/>
            <w:shd w:val="clear" w:color="auto" w:fill="FFFFFF" w:themeFill="background1"/>
            <w:noWrap/>
            <w:vAlign w:val="center"/>
            <w:hideMark/>
          </w:tcPr>
          <w:p w14:paraId="3768712F" w14:textId="77777777" w:rsidR="00355BB6" w:rsidRPr="00EE2FB5" w:rsidRDefault="00355BB6" w:rsidP="008C4C21">
            <w:r w:rsidRPr="00EE2FB5">
              <w:t>Risk of high negative influence on project/investment outcome</w:t>
            </w:r>
          </w:p>
        </w:tc>
      </w:tr>
      <w:tr w:rsidR="00D22D71" w:rsidRPr="00D22D71" w14:paraId="26FDE905" w14:textId="77777777" w:rsidTr="008C4C21">
        <w:trPr>
          <w:trHeight w:val="495"/>
          <w:jc w:val="center"/>
        </w:trPr>
        <w:tc>
          <w:tcPr>
            <w:tcW w:w="1413" w:type="dxa"/>
            <w:shd w:val="clear" w:color="auto" w:fill="FFC000"/>
            <w:noWrap/>
            <w:vAlign w:val="center"/>
            <w:hideMark/>
          </w:tcPr>
          <w:p w14:paraId="52086029" w14:textId="77777777" w:rsidR="00355BB6" w:rsidRPr="00EE2FB5" w:rsidRDefault="00355BB6" w:rsidP="0030123C">
            <w:r w:rsidRPr="00EE2FB5">
              <w:t>M</w:t>
            </w:r>
          </w:p>
        </w:tc>
        <w:tc>
          <w:tcPr>
            <w:tcW w:w="1706" w:type="dxa"/>
            <w:shd w:val="clear" w:color="auto" w:fill="FFFFFF" w:themeFill="background1"/>
            <w:vAlign w:val="center"/>
          </w:tcPr>
          <w:p w14:paraId="265DE27B" w14:textId="77777777" w:rsidR="00355BB6" w:rsidRPr="00EE2FB5" w:rsidRDefault="00355BB6" w:rsidP="0030123C">
            <w:r w:rsidRPr="00EE2FB5">
              <w:t>Medium</w:t>
            </w:r>
          </w:p>
        </w:tc>
        <w:tc>
          <w:tcPr>
            <w:tcW w:w="3113" w:type="dxa"/>
            <w:shd w:val="clear" w:color="auto" w:fill="FFFFFF" w:themeFill="background1"/>
            <w:noWrap/>
            <w:vAlign w:val="center"/>
            <w:hideMark/>
          </w:tcPr>
          <w:p w14:paraId="7AC65D80" w14:textId="77777777" w:rsidR="00355BB6" w:rsidRPr="00EE2FB5" w:rsidRDefault="00355BB6" w:rsidP="008C4C21">
            <w:r w:rsidRPr="00EE2FB5">
              <w:t>Risk of medium negative influence on project/investment outcome.</w:t>
            </w:r>
          </w:p>
        </w:tc>
      </w:tr>
      <w:tr w:rsidR="00D22D71" w:rsidRPr="00D22D71" w14:paraId="45022046" w14:textId="77777777" w:rsidTr="008C4C21">
        <w:trPr>
          <w:trHeight w:val="405"/>
          <w:jc w:val="center"/>
        </w:trPr>
        <w:tc>
          <w:tcPr>
            <w:tcW w:w="1413" w:type="dxa"/>
            <w:shd w:val="clear" w:color="auto" w:fill="FFFF00"/>
            <w:noWrap/>
            <w:vAlign w:val="center"/>
            <w:hideMark/>
          </w:tcPr>
          <w:p w14:paraId="75E11F7B" w14:textId="77777777" w:rsidR="00355BB6" w:rsidRPr="00EE2FB5" w:rsidRDefault="00355BB6" w:rsidP="0030123C">
            <w:r w:rsidRPr="00EE2FB5">
              <w:t>L</w:t>
            </w:r>
          </w:p>
        </w:tc>
        <w:tc>
          <w:tcPr>
            <w:tcW w:w="1706" w:type="dxa"/>
            <w:shd w:val="clear" w:color="auto" w:fill="FFFFFF" w:themeFill="background1"/>
            <w:vAlign w:val="center"/>
          </w:tcPr>
          <w:p w14:paraId="5881BA80" w14:textId="77777777" w:rsidR="00355BB6" w:rsidRPr="00EE2FB5" w:rsidRDefault="00355BB6" w:rsidP="0030123C">
            <w:r w:rsidRPr="00EE2FB5">
              <w:t>Low</w:t>
            </w:r>
          </w:p>
        </w:tc>
        <w:tc>
          <w:tcPr>
            <w:tcW w:w="3113" w:type="dxa"/>
            <w:shd w:val="clear" w:color="auto" w:fill="FFFFFF" w:themeFill="background1"/>
            <w:noWrap/>
            <w:vAlign w:val="center"/>
            <w:hideMark/>
          </w:tcPr>
          <w:p w14:paraId="03DCB46B" w14:textId="77777777" w:rsidR="00355BB6" w:rsidRPr="00EE2FB5" w:rsidRDefault="00355BB6" w:rsidP="008C4C21">
            <w:r w:rsidRPr="00EE2FB5">
              <w:t>Risk of low negative influence on project/investment outcome.</w:t>
            </w:r>
          </w:p>
        </w:tc>
      </w:tr>
      <w:tr w:rsidR="00D22D71" w:rsidRPr="00D22D71" w14:paraId="5B13AEFD" w14:textId="77777777" w:rsidTr="008C4C21">
        <w:trPr>
          <w:trHeight w:val="405"/>
          <w:jc w:val="center"/>
        </w:trPr>
        <w:tc>
          <w:tcPr>
            <w:tcW w:w="1413" w:type="dxa"/>
            <w:shd w:val="clear" w:color="auto" w:fill="00B050"/>
            <w:noWrap/>
            <w:vAlign w:val="center"/>
            <w:hideMark/>
          </w:tcPr>
          <w:p w14:paraId="7D9CE821" w14:textId="77777777" w:rsidR="00355BB6" w:rsidRPr="00EE2FB5" w:rsidRDefault="00355BB6" w:rsidP="0030123C">
            <w:r w:rsidRPr="00EE2FB5">
              <w:t>N</w:t>
            </w:r>
          </w:p>
        </w:tc>
        <w:tc>
          <w:tcPr>
            <w:tcW w:w="1706" w:type="dxa"/>
            <w:shd w:val="clear" w:color="auto" w:fill="FFFFFF" w:themeFill="background1"/>
            <w:vAlign w:val="center"/>
          </w:tcPr>
          <w:p w14:paraId="07823DDE" w14:textId="77777777" w:rsidR="00355BB6" w:rsidRPr="00EE2FB5" w:rsidRDefault="00355BB6" w:rsidP="0030123C">
            <w:r w:rsidRPr="00EE2FB5">
              <w:t>Negligible</w:t>
            </w:r>
          </w:p>
        </w:tc>
        <w:tc>
          <w:tcPr>
            <w:tcW w:w="3113" w:type="dxa"/>
            <w:shd w:val="clear" w:color="auto" w:fill="FFFFFF" w:themeFill="background1"/>
            <w:noWrap/>
            <w:vAlign w:val="center"/>
            <w:hideMark/>
          </w:tcPr>
          <w:p w14:paraId="2A8C1523" w14:textId="77777777" w:rsidR="00355BB6" w:rsidRPr="00EE2FB5" w:rsidRDefault="00355BB6" w:rsidP="008C4C21">
            <w:r w:rsidRPr="00EE2FB5">
              <w:t>Risk of negligible negative influence on project/investment outcome.</w:t>
            </w:r>
          </w:p>
        </w:tc>
      </w:tr>
      <w:tr w:rsidR="00D22D71" w:rsidRPr="00D22D71" w14:paraId="0D404E9A" w14:textId="77777777" w:rsidTr="008C4C21">
        <w:trPr>
          <w:trHeight w:val="405"/>
          <w:jc w:val="center"/>
        </w:trPr>
        <w:tc>
          <w:tcPr>
            <w:tcW w:w="1413" w:type="dxa"/>
            <w:shd w:val="clear" w:color="auto" w:fill="auto"/>
            <w:noWrap/>
            <w:vAlign w:val="center"/>
          </w:tcPr>
          <w:p w14:paraId="1D2D007F" w14:textId="77777777" w:rsidR="00355BB6" w:rsidRPr="00EE2FB5" w:rsidRDefault="00355BB6" w:rsidP="0030123C">
            <w:r w:rsidRPr="00EE2FB5">
              <w:t>N/A</w:t>
            </w:r>
          </w:p>
        </w:tc>
        <w:tc>
          <w:tcPr>
            <w:tcW w:w="1706" w:type="dxa"/>
            <w:shd w:val="clear" w:color="auto" w:fill="FFFFFF" w:themeFill="background1"/>
            <w:vAlign w:val="center"/>
          </w:tcPr>
          <w:p w14:paraId="6278C0C8" w14:textId="77777777" w:rsidR="00355BB6" w:rsidRPr="00EE2FB5" w:rsidRDefault="00355BB6" w:rsidP="0030123C">
            <w:r w:rsidRPr="00EE2FB5">
              <w:t>Not Applicable</w:t>
            </w:r>
          </w:p>
        </w:tc>
        <w:tc>
          <w:tcPr>
            <w:tcW w:w="3113" w:type="dxa"/>
            <w:shd w:val="clear" w:color="auto" w:fill="FFFFFF" w:themeFill="background1"/>
            <w:noWrap/>
            <w:vAlign w:val="center"/>
          </w:tcPr>
          <w:p w14:paraId="4D889EC8" w14:textId="77777777" w:rsidR="00355BB6" w:rsidRPr="00EE2FB5" w:rsidRDefault="00355BB6" w:rsidP="008C4C21">
            <w:r w:rsidRPr="00EE2FB5">
              <w:t>No risk present/relevant.</w:t>
            </w:r>
          </w:p>
        </w:tc>
      </w:tr>
      <w:tr w:rsidR="00D22D71" w:rsidRPr="00D22D71" w14:paraId="5E769FFA" w14:textId="77777777" w:rsidTr="008C4C21">
        <w:trPr>
          <w:trHeight w:val="405"/>
          <w:jc w:val="center"/>
        </w:trPr>
        <w:tc>
          <w:tcPr>
            <w:tcW w:w="1413" w:type="dxa"/>
            <w:shd w:val="clear" w:color="auto" w:fill="7F7F7F" w:themeFill="text1" w:themeFillTint="80"/>
            <w:noWrap/>
            <w:vAlign w:val="center"/>
          </w:tcPr>
          <w:p w14:paraId="77142BA8" w14:textId="77777777" w:rsidR="00355BB6" w:rsidRPr="00EE2FB5" w:rsidRDefault="00355BB6" w:rsidP="0030123C">
            <w:r w:rsidRPr="00EE2FB5">
              <w:t>TBC</w:t>
            </w:r>
          </w:p>
        </w:tc>
        <w:tc>
          <w:tcPr>
            <w:tcW w:w="1706" w:type="dxa"/>
            <w:shd w:val="clear" w:color="auto" w:fill="FFFFFF" w:themeFill="background1"/>
            <w:vAlign w:val="center"/>
          </w:tcPr>
          <w:p w14:paraId="5BDBB155" w14:textId="77777777" w:rsidR="00355BB6" w:rsidRPr="00EE2FB5" w:rsidRDefault="00355BB6" w:rsidP="0030123C">
            <w:r w:rsidRPr="00EE2FB5">
              <w:t>Awaiting</w:t>
            </w:r>
          </w:p>
          <w:p w14:paraId="162EF9E6" w14:textId="77777777" w:rsidR="00355BB6" w:rsidRPr="00EE2FB5" w:rsidRDefault="00355BB6" w:rsidP="0030123C">
            <w:r w:rsidRPr="00EE2FB5">
              <w:t>Information</w:t>
            </w:r>
          </w:p>
        </w:tc>
        <w:tc>
          <w:tcPr>
            <w:tcW w:w="3113" w:type="dxa"/>
            <w:shd w:val="clear" w:color="auto" w:fill="FFFFFF" w:themeFill="background1"/>
            <w:noWrap/>
            <w:vAlign w:val="center"/>
          </w:tcPr>
          <w:p w14:paraId="2335B53D" w14:textId="77777777" w:rsidR="00355BB6" w:rsidRPr="00EE2FB5" w:rsidRDefault="00355BB6" w:rsidP="008C4C21">
            <w:r w:rsidRPr="00EE2FB5">
              <w:t>Additional information required to enable Harmattan to opine on the risk.</w:t>
            </w:r>
          </w:p>
        </w:tc>
      </w:tr>
    </w:tbl>
    <w:p w14:paraId="07E42A37" w14:textId="094D5F4C" w:rsidR="00355BB6" w:rsidRPr="008106A7" w:rsidRDefault="00355BB6" w:rsidP="0030123C">
      <w:pPr>
        <w:pStyle w:val="Caption"/>
      </w:pPr>
      <w:bookmarkStart w:id="16" w:name="_Ref103952336"/>
      <w:bookmarkStart w:id="17" w:name="_Ref103952309"/>
      <w:bookmarkStart w:id="18" w:name="_Toc106192637"/>
      <w:bookmarkStart w:id="19" w:name="_Toc111193855"/>
      <w:bookmarkStart w:id="20" w:name="_Toc112225943"/>
      <w:bookmarkStart w:id="21" w:name="_Toc114662521"/>
      <w:bookmarkStart w:id="22" w:name="_Toc130236160"/>
      <w:r w:rsidRPr="00355BB6">
        <w:t xml:space="preserve">Table </w:t>
      </w:r>
      <w:r w:rsidR="00032ED4">
        <w:fldChar w:fldCharType="begin"/>
      </w:r>
      <w:r w:rsidR="00032ED4">
        <w:instrText xml:space="preserve"> STYLEREF 1 \s </w:instrText>
      </w:r>
      <w:r w:rsidR="00032ED4">
        <w:fldChar w:fldCharType="separate"/>
      </w:r>
      <w:r w:rsidR="00BA1CC9">
        <w:rPr>
          <w:noProof/>
        </w:rPr>
        <w:t>1</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1</w:t>
      </w:r>
      <w:r w:rsidR="00032ED4">
        <w:fldChar w:fldCharType="end"/>
      </w:r>
      <w:bookmarkEnd w:id="16"/>
      <w:r w:rsidRPr="00355BB6">
        <w:t>: Risk Definitions Key</w:t>
      </w:r>
      <w:bookmarkEnd w:id="17"/>
      <w:bookmarkEnd w:id="18"/>
      <w:bookmarkEnd w:id="19"/>
      <w:bookmarkEnd w:id="20"/>
      <w:bookmarkEnd w:id="21"/>
      <w:bookmarkEnd w:id="22"/>
    </w:p>
    <w:p w14:paraId="57344523" w14:textId="77777777" w:rsidR="00E36849" w:rsidRPr="00953BC7" w:rsidRDefault="00E36849" w:rsidP="0036339A"/>
    <w:p w14:paraId="0B4D42A9" w14:textId="77777777" w:rsidR="00DC4D02" w:rsidRDefault="005937FF" w:rsidP="006E098D">
      <w:pPr>
        <w:rPr>
          <w:noProof/>
        </w:rPr>
      </w:pPr>
      <w:r>
        <w:rPr>
          <w:noProof/>
        </w:rPr>
        <w:br w:type="page"/>
      </w:r>
    </w:p>
    <w:p w14:paraId="2E02F2EF" w14:textId="77777777" w:rsidR="006A2E30" w:rsidRDefault="00257DC7" w:rsidP="006A2E30">
      <w:pPr>
        <w:pStyle w:val="Heading1"/>
      </w:pPr>
      <w:bookmarkStart w:id="23" w:name="_Toc130236200"/>
      <w:r w:rsidRPr="006A2E30">
        <w:lastRenderedPageBreak/>
        <w:t>Executive Summary</w:t>
      </w:r>
      <w:bookmarkStart w:id="24" w:name="Highlights"/>
      <w:bookmarkEnd w:id="23"/>
      <w:bookmarkEnd w:id="24"/>
    </w:p>
    <w:p w14:paraId="422E94BD" w14:textId="77777777" w:rsidR="006A2E30" w:rsidRPr="006A2E30" w:rsidRDefault="006A2E30" w:rsidP="006A2E30"/>
    <w:p w14:paraId="100CEF4E" w14:textId="77777777" w:rsidR="008C4C21" w:rsidRPr="00D82B8B" w:rsidRDefault="008C4C21">
      <w:pPr>
        <w:pStyle w:val="Heading2"/>
      </w:pPr>
      <w:bookmarkStart w:id="25" w:name="_Toc130236201"/>
      <w:bookmarkStart w:id="26" w:name="_Toc118269060"/>
      <w:r w:rsidRPr="00D82B8B">
        <w:t>Portfolio Overview</w:t>
      </w:r>
      <w:bookmarkEnd w:id="25"/>
      <w:r w:rsidRPr="00D82B8B">
        <w:t xml:space="preserve"> </w:t>
      </w:r>
      <w:bookmarkEnd w:id="26"/>
    </w:p>
    <w:p w14:paraId="5B45323D" w14:textId="77777777" w:rsidR="008C4C21" w:rsidRPr="00D82B8B" w:rsidRDefault="008C4C21" w:rsidP="008C4C21"/>
    <w:p w14:paraId="08A54320" w14:textId="77777777" w:rsidR="008C4C21" w:rsidRDefault="008C4C21" w:rsidP="0030123C">
      <w:r w:rsidRPr="00D82B8B">
        <w:t xml:space="preserve">The following map </w:t>
      </w:r>
      <w:r>
        <w:t>shows</w:t>
      </w:r>
      <w:r w:rsidRPr="00D82B8B">
        <w:t xml:space="preserve"> the location of </w:t>
      </w:r>
      <w:proofErr w:type="spellStart"/>
      <w:r w:rsidRPr="00D82B8B">
        <w:t>Moshesh</w:t>
      </w:r>
      <w:proofErr w:type="spellEnd"/>
      <w:r w:rsidRPr="00D82B8B">
        <w:t xml:space="preserve"> Rooftop PV </w:t>
      </w:r>
      <w:r>
        <w:t xml:space="preserve">Portfolio </w:t>
      </w:r>
      <w:r w:rsidRPr="00D82B8B">
        <w:t xml:space="preserve">operating sites. The sites are </w:t>
      </w:r>
      <w:r>
        <w:t>in</w:t>
      </w:r>
      <w:r w:rsidRPr="00D82B8B">
        <w:t xml:space="preserve"> the Gauteng and Western Cape Provinces</w:t>
      </w:r>
      <w:r>
        <w:t xml:space="preserve"> of South Africa</w:t>
      </w:r>
      <w:r w:rsidRPr="00D82B8B">
        <w:t>.</w:t>
      </w:r>
    </w:p>
    <w:p w14:paraId="470CEADB" w14:textId="77777777" w:rsidR="003A7A3F" w:rsidRDefault="003A7A3F" w:rsidP="0030123C"/>
    <w:p w14:paraId="559AB14B" w14:textId="77777777" w:rsidR="00CD76F9" w:rsidRPr="00D82B8B" w:rsidRDefault="003A7A3F" w:rsidP="0030123C">
      <w:r>
        <w:rPr>
          <w:noProof/>
        </w:rPr>
        <w:drawing>
          <wp:inline distT="0" distB="0" distL="0" distR="0" wp14:anchorId="0464E580" wp14:editId="2DC51A2C">
            <wp:extent cx="6063615" cy="4716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3615" cy="4716145"/>
                    </a:xfrm>
                    <a:prstGeom prst="rect">
                      <a:avLst/>
                    </a:prstGeom>
                  </pic:spPr>
                </pic:pic>
              </a:graphicData>
            </a:graphic>
          </wp:inline>
        </w:drawing>
      </w:r>
    </w:p>
    <w:p w14:paraId="2A906D01" w14:textId="16329517" w:rsidR="008C4C21" w:rsidRPr="00D82B8B" w:rsidRDefault="008C4C21" w:rsidP="008C4C21">
      <w:pPr>
        <w:pStyle w:val="Caption"/>
      </w:pPr>
      <w:bookmarkStart w:id="27" w:name="_Ref115796282"/>
      <w:bookmarkStart w:id="28" w:name="_Toc118269004"/>
      <w:bookmarkStart w:id="29" w:name="_Toc130236259"/>
      <w:r w:rsidRPr="00D82B8B">
        <w:t xml:space="preserve">Figure </w:t>
      </w:r>
      <w:r w:rsidR="003F7C72">
        <w:fldChar w:fldCharType="begin"/>
      </w:r>
      <w:r w:rsidR="003F7C72">
        <w:instrText xml:space="preserve"> STYLEREF 1 \s </w:instrText>
      </w:r>
      <w:r w:rsidR="003F7C72">
        <w:fldChar w:fldCharType="separate"/>
      </w:r>
      <w:r w:rsidR="003F7C72">
        <w:rPr>
          <w:noProof/>
        </w:rPr>
        <w:t>2</w:t>
      </w:r>
      <w:r w:rsidR="003F7C72">
        <w:fldChar w:fldCharType="end"/>
      </w:r>
      <w:r w:rsidR="003F7C72">
        <w:noBreakHyphen/>
      </w:r>
      <w:r w:rsidR="003F7C72">
        <w:fldChar w:fldCharType="begin"/>
      </w:r>
      <w:r w:rsidR="003F7C72">
        <w:instrText xml:space="preserve"> SEQ Figure \* ARABIC \s 1 </w:instrText>
      </w:r>
      <w:r w:rsidR="003F7C72">
        <w:fldChar w:fldCharType="separate"/>
      </w:r>
      <w:r w:rsidR="003F7C72">
        <w:rPr>
          <w:noProof/>
        </w:rPr>
        <w:t>1</w:t>
      </w:r>
      <w:r w:rsidR="003F7C72">
        <w:fldChar w:fldCharType="end"/>
      </w:r>
      <w:bookmarkEnd w:id="27"/>
      <w:r w:rsidRPr="00D82B8B">
        <w:t>: Project Location</w:t>
      </w:r>
      <w:r>
        <w:t>s</w:t>
      </w:r>
      <w:bookmarkEnd w:id="28"/>
      <w:bookmarkEnd w:id="29"/>
    </w:p>
    <w:p w14:paraId="01B28247" w14:textId="77777777" w:rsidR="00C52DDA" w:rsidRPr="00953BC7" w:rsidRDefault="00C52DDA" w:rsidP="0036339A">
      <w:pPr>
        <w:rPr>
          <w:lang w:eastAsia="en-US"/>
        </w:rPr>
      </w:pPr>
    </w:p>
    <w:tbl>
      <w:tblPr>
        <w:tblStyle w:val="TableGridLight"/>
        <w:tblW w:w="9449" w:type="dxa"/>
        <w:jc w:val="center"/>
        <w:tblLook w:val="04A0" w:firstRow="1" w:lastRow="0" w:firstColumn="1" w:lastColumn="0" w:noHBand="0" w:noVBand="1"/>
      </w:tblPr>
      <w:tblGrid>
        <w:gridCol w:w="4679"/>
        <w:gridCol w:w="1984"/>
        <w:gridCol w:w="1378"/>
        <w:gridCol w:w="1408"/>
      </w:tblGrid>
      <w:tr w:rsidR="00C52DDA" w:rsidRPr="00953BC7" w14:paraId="5078BD4F" w14:textId="77777777" w:rsidTr="00CF24C0">
        <w:trPr>
          <w:trHeight w:val="158"/>
          <w:jc w:val="center"/>
        </w:trPr>
        <w:tc>
          <w:tcPr>
            <w:tcW w:w="4679" w:type="dxa"/>
            <w:shd w:val="clear" w:color="auto" w:fill="5F0500"/>
          </w:tcPr>
          <w:p w14:paraId="383C9923" w14:textId="77777777" w:rsidR="00C52DDA" w:rsidRPr="00953BC7" w:rsidRDefault="00C52DDA" w:rsidP="0030123C">
            <w:r w:rsidRPr="00953BC7">
              <w:t>Name</w:t>
            </w:r>
          </w:p>
        </w:tc>
        <w:tc>
          <w:tcPr>
            <w:tcW w:w="1984" w:type="dxa"/>
            <w:shd w:val="clear" w:color="auto" w:fill="5F0500"/>
          </w:tcPr>
          <w:p w14:paraId="07CBA82A" w14:textId="77777777" w:rsidR="00C52DDA" w:rsidRPr="00953BC7" w:rsidRDefault="00C52DDA" w:rsidP="0030123C">
            <w:r w:rsidRPr="00953BC7">
              <w:t>COD (Commercial Operation Date)</w:t>
            </w:r>
          </w:p>
        </w:tc>
        <w:tc>
          <w:tcPr>
            <w:tcW w:w="1378" w:type="dxa"/>
            <w:shd w:val="clear" w:color="auto" w:fill="5F0500"/>
          </w:tcPr>
          <w:p w14:paraId="2AFF1293" w14:textId="77777777" w:rsidR="00C52DDA" w:rsidRPr="00953BC7" w:rsidRDefault="00C52DDA" w:rsidP="0030123C">
            <w:r>
              <w:t xml:space="preserve">Design </w:t>
            </w:r>
            <w:r w:rsidRPr="00953BC7">
              <w:t>Capacity DC</w:t>
            </w:r>
            <w:r>
              <w:t>/AC</w:t>
            </w:r>
            <w:r w:rsidRPr="00953BC7">
              <w:rPr>
                <w:spacing w:val="2"/>
              </w:rPr>
              <w:t xml:space="preserve"> </w:t>
            </w:r>
            <w:r w:rsidRPr="00953BC7">
              <w:rPr>
                <w:spacing w:val="-4"/>
              </w:rPr>
              <w:t>(kW)</w:t>
            </w:r>
          </w:p>
        </w:tc>
        <w:tc>
          <w:tcPr>
            <w:tcW w:w="1408" w:type="dxa"/>
            <w:shd w:val="clear" w:color="auto" w:fill="5F0500"/>
          </w:tcPr>
          <w:p w14:paraId="1678578A" w14:textId="77777777" w:rsidR="00C52DDA" w:rsidRDefault="00C52DDA" w:rsidP="0030123C">
            <w:r>
              <w:t>Installed</w:t>
            </w:r>
          </w:p>
          <w:p w14:paraId="21C2FD36" w14:textId="77777777" w:rsidR="00C52DDA" w:rsidRDefault="00C52DDA" w:rsidP="0030123C">
            <w:r w:rsidRPr="00953BC7">
              <w:t>Capacity DC</w:t>
            </w:r>
            <w:r>
              <w:t>/AC</w:t>
            </w:r>
            <w:r w:rsidRPr="00953BC7">
              <w:rPr>
                <w:spacing w:val="2"/>
              </w:rPr>
              <w:t xml:space="preserve"> </w:t>
            </w:r>
            <w:r w:rsidRPr="00953BC7">
              <w:rPr>
                <w:spacing w:val="-4"/>
              </w:rPr>
              <w:t>(kW)</w:t>
            </w:r>
          </w:p>
        </w:tc>
      </w:tr>
      <w:tr w:rsidR="00C52DDA" w:rsidRPr="00953BC7" w14:paraId="4AD15496" w14:textId="77777777" w:rsidTr="00CF24C0">
        <w:trPr>
          <w:trHeight w:val="158"/>
          <w:jc w:val="center"/>
        </w:trPr>
        <w:tc>
          <w:tcPr>
            <w:tcW w:w="4679" w:type="dxa"/>
          </w:tcPr>
          <w:p w14:paraId="43035E7C" w14:textId="77777777" w:rsidR="00C52DDA" w:rsidRPr="00953BC7" w:rsidRDefault="00C52DDA">
            <w:proofErr w:type="spellStart"/>
            <w:r w:rsidRPr="00953BC7">
              <w:t>Moshesh</w:t>
            </w:r>
            <w:proofErr w:type="spellEnd"/>
            <w:r w:rsidRPr="00953BC7">
              <w:rPr>
                <w:spacing w:val="23"/>
              </w:rPr>
              <w:t xml:space="preserve"> </w:t>
            </w:r>
            <w:r w:rsidRPr="00953BC7">
              <w:t>Mediclinic</w:t>
            </w:r>
            <w:r w:rsidRPr="00953BC7">
              <w:rPr>
                <w:spacing w:val="17"/>
              </w:rPr>
              <w:t xml:space="preserve"> </w:t>
            </w:r>
            <w:r w:rsidRPr="00953BC7">
              <w:t>Durbanville</w:t>
            </w:r>
            <w:r w:rsidRPr="00953BC7">
              <w:rPr>
                <w:spacing w:val="25"/>
              </w:rPr>
              <w:t xml:space="preserve"> </w:t>
            </w:r>
            <w:r w:rsidRPr="00953BC7">
              <w:t>Solar</w:t>
            </w:r>
            <w:r w:rsidRPr="00953BC7">
              <w:rPr>
                <w:spacing w:val="18"/>
              </w:rPr>
              <w:t xml:space="preserve"> </w:t>
            </w:r>
            <w:r w:rsidRPr="00953BC7">
              <w:rPr>
                <w:spacing w:val="-5"/>
              </w:rPr>
              <w:t>PV</w:t>
            </w:r>
            <w:r>
              <w:rPr>
                <w:spacing w:val="-5"/>
              </w:rPr>
              <w:t xml:space="preserve"> (“Durbanville”)</w:t>
            </w:r>
          </w:p>
        </w:tc>
        <w:tc>
          <w:tcPr>
            <w:tcW w:w="1984" w:type="dxa"/>
          </w:tcPr>
          <w:p w14:paraId="734C8C44" w14:textId="77777777" w:rsidR="00C52DDA" w:rsidRPr="00953BC7" w:rsidRDefault="00C52DDA" w:rsidP="0030123C">
            <w:r w:rsidRPr="00953BC7">
              <w:t>11 Nov</w:t>
            </w:r>
            <w:r>
              <w:t xml:space="preserve">ember </w:t>
            </w:r>
            <w:r w:rsidRPr="00953BC7">
              <w:t>2021</w:t>
            </w:r>
          </w:p>
        </w:tc>
        <w:tc>
          <w:tcPr>
            <w:tcW w:w="1378" w:type="dxa"/>
          </w:tcPr>
          <w:p w14:paraId="5AAE0902" w14:textId="77777777" w:rsidR="00C52DDA" w:rsidRPr="00953BC7" w:rsidRDefault="00C52DDA" w:rsidP="0030123C">
            <w:r w:rsidRPr="00937455">
              <w:t>704.6</w:t>
            </w:r>
            <w:r>
              <w:t xml:space="preserve"> / 650</w:t>
            </w:r>
          </w:p>
        </w:tc>
        <w:tc>
          <w:tcPr>
            <w:tcW w:w="1408" w:type="dxa"/>
          </w:tcPr>
          <w:p w14:paraId="619C78C0" w14:textId="77777777" w:rsidR="00C52DDA" w:rsidRPr="00937455" w:rsidRDefault="00C52DDA" w:rsidP="0030123C">
            <w:r w:rsidRPr="00953BC7">
              <w:t>705.7</w:t>
            </w:r>
            <w:r>
              <w:t xml:space="preserve"> / 650</w:t>
            </w:r>
          </w:p>
        </w:tc>
      </w:tr>
      <w:tr w:rsidR="00C52DDA" w:rsidRPr="00953BC7" w14:paraId="58187497" w14:textId="77777777" w:rsidTr="00CF24C0">
        <w:trPr>
          <w:trHeight w:val="157"/>
          <w:jc w:val="center"/>
        </w:trPr>
        <w:tc>
          <w:tcPr>
            <w:tcW w:w="4679" w:type="dxa"/>
          </w:tcPr>
          <w:p w14:paraId="5BA6DB7A" w14:textId="77777777" w:rsidR="00C52DDA" w:rsidRPr="00953BC7" w:rsidRDefault="00C52DDA">
            <w:proofErr w:type="spellStart"/>
            <w:r w:rsidRPr="00953BC7">
              <w:t>Moshesh</w:t>
            </w:r>
            <w:proofErr w:type="spellEnd"/>
            <w:r w:rsidRPr="00953BC7">
              <w:rPr>
                <w:spacing w:val="21"/>
              </w:rPr>
              <w:t xml:space="preserve"> </w:t>
            </w:r>
            <w:r w:rsidRPr="00953BC7">
              <w:t>Mediclinic</w:t>
            </w:r>
            <w:r w:rsidRPr="00953BC7">
              <w:rPr>
                <w:spacing w:val="15"/>
              </w:rPr>
              <w:t xml:space="preserve"> </w:t>
            </w:r>
            <w:r w:rsidRPr="00953BC7">
              <w:t>Hermanus</w:t>
            </w:r>
            <w:r w:rsidRPr="00953BC7">
              <w:rPr>
                <w:spacing w:val="14"/>
              </w:rPr>
              <w:t xml:space="preserve"> </w:t>
            </w:r>
            <w:r w:rsidRPr="00953BC7">
              <w:t>Solar</w:t>
            </w:r>
            <w:r w:rsidRPr="00953BC7">
              <w:rPr>
                <w:spacing w:val="15"/>
              </w:rPr>
              <w:t xml:space="preserve"> </w:t>
            </w:r>
            <w:r w:rsidRPr="00953BC7">
              <w:rPr>
                <w:spacing w:val="-5"/>
              </w:rPr>
              <w:t>PV</w:t>
            </w:r>
            <w:r>
              <w:rPr>
                <w:spacing w:val="-5"/>
              </w:rPr>
              <w:t xml:space="preserve"> (“Hermanus”)</w:t>
            </w:r>
          </w:p>
        </w:tc>
        <w:tc>
          <w:tcPr>
            <w:tcW w:w="1984" w:type="dxa"/>
          </w:tcPr>
          <w:p w14:paraId="2B3EC11F" w14:textId="77777777" w:rsidR="00C52DDA" w:rsidRPr="00953BC7" w:rsidRDefault="00C52DDA" w:rsidP="0030123C">
            <w:r w:rsidRPr="00953BC7">
              <w:t>10 Mar</w:t>
            </w:r>
            <w:r>
              <w:t>ch</w:t>
            </w:r>
            <w:r w:rsidRPr="00953BC7">
              <w:t xml:space="preserve"> </w:t>
            </w:r>
            <w:r>
              <w:t>2022</w:t>
            </w:r>
          </w:p>
        </w:tc>
        <w:tc>
          <w:tcPr>
            <w:tcW w:w="1378" w:type="dxa"/>
          </w:tcPr>
          <w:p w14:paraId="21838806" w14:textId="77777777" w:rsidR="00C52DDA" w:rsidRPr="00953BC7" w:rsidRDefault="00C52DDA" w:rsidP="0030123C">
            <w:r w:rsidRPr="00937455">
              <w:t>211.7</w:t>
            </w:r>
            <w:r>
              <w:t xml:space="preserve"> / 200</w:t>
            </w:r>
          </w:p>
        </w:tc>
        <w:tc>
          <w:tcPr>
            <w:tcW w:w="1408" w:type="dxa"/>
          </w:tcPr>
          <w:p w14:paraId="4E0605C7" w14:textId="77777777" w:rsidR="00C52DDA" w:rsidRPr="00937455" w:rsidRDefault="00C52DDA" w:rsidP="0030123C">
            <w:r w:rsidRPr="00953BC7">
              <w:t>21</w:t>
            </w:r>
            <w:r>
              <w:t>1.7 / 220</w:t>
            </w:r>
          </w:p>
        </w:tc>
      </w:tr>
      <w:tr w:rsidR="00C52DDA" w:rsidRPr="00953BC7" w14:paraId="597F05C2" w14:textId="77777777" w:rsidTr="00CF24C0">
        <w:trPr>
          <w:trHeight w:val="158"/>
          <w:jc w:val="center"/>
        </w:trPr>
        <w:tc>
          <w:tcPr>
            <w:tcW w:w="4679" w:type="dxa"/>
          </w:tcPr>
          <w:p w14:paraId="3D3DA1C4" w14:textId="77777777" w:rsidR="00C52DDA" w:rsidRPr="00953BC7" w:rsidRDefault="00C52DDA">
            <w:proofErr w:type="spellStart"/>
            <w:r w:rsidRPr="00953BC7">
              <w:t>Moshesh</w:t>
            </w:r>
            <w:proofErr w:type="spellEnd"/>
            <w:r w:rsidRPr="00953BC7">
              <w:rPr>
                <w:spacing w:val="20"/>
              </w:rPr>
              <w:t xml:space="preserve"> </w:t>
            </w:r>
            <w:r w:rsidRPr="00953BC7">
              <w:t>Mediclinic</w:t>
            </w:r>
            <w:r w:rsidRPr="00953BC7">
              <w:rPr>
                <w:spacing w:val="14"/>
              </w:rPr>
              <w:t xml:space="preserve"> </w:t>
            </w:r>
            <w:r w:rsidRPr="00953BC7">
              <w:t>Highveld</w:t>
            </w:r>
            <w:r w:rsidRPr="00953BC7">
              <w:rPr>
                <w:spacing w:val="24"/>
              </w:rPr>
              <w:t xml:space="preserve"> </w:t>
            </w:r>
            <w:r w:rsidRPr="00953BC7">
              <w:t>Solar</w:t>
            </w:r>
            <w:r w:rsidRPr="00953BC7">
              <w:rPr>
                <w:spacing w:val="15"/>
              </w:rPr>
              <w:t xml:space="preserve"> </w:t>
            </w:r>
            <w:r w:rsidRPr="00953BC7">
              <w:rPr>
                <w:spacing w:val="-5"/>
              </w:rPr>
              <w:t>PV</w:t>
            </w:r>
            <w:r>
              <w:rPr>
                <w:spacing w:val="-5"/>
              </w:rPr>
              <w:t xml:space="preserve"> (“Highveld”)</w:t>
            </w:r>
          </w:p>
        </w:tc>
        <w:tc>
          <w:tcPr>
            <w:tcW w:w="1984" w:type="dxa"/>
          </w:tcPr>
          <w:p w14:paraId="0073BF0A" w14:textId="77777777" w:rsidR="00C52DDA" w:rsidRPr="00953BC7" w:rsidRDefault="00C52DDA" w:rsidP="0030123C">
            <w:r w:rsidRPr="00953BC7">
              <w:t>30 Mar</w:t>
            </w:r>
            <w:r>
              <w:t>ch 2022</w:t>
            </w:r>
          </w:p>
        </w:tc>
        <w:tc>
          <w:tcPr>
            <w:tcW w:w="1378" w:type="dxa"/>
          </w:tcPr>
          <w:p w14:paraId="73748625" w14:textId="77777777" w:rsidR="00C52DDA" w:rsidRPr="00953BC7" w:rsidRDefault="00C52DDA" w:rsidP="0030123C">
            <w:r w:rsidRPr="00937455">
              <w:t>263</w:t>
            </w:r>
            <w:r>
              <w:t xml:space="preserve"> / 250</w:t>
            </w:r>
          </w:p>
        </w:tc>
        <w:tc>
          <w:tcPr>
            <w:tcW w:w="1408" w:type="dxa"/>
          </w:tcPr>
          <w:p w14:paraId="584B3D64" w14:textId="77777777" w:rsidR="00C52DDA" w:rsidRPr="00937455" w:rsidRDefault="00C52DDA" w:rsidP="0030123C">
            <w:r w:rsidRPr="00953BC7">
              <w:t>2</w:t>
            </w:r>
            <w:r>
              <w:t>58.9 / 250</w:t>
            </w:r>
          </w:p>
        </w:tc>
      </w:tr>
      <w:tr w:rsidR="00C52DDA" w:rsidRPr="00953BC7" w14:paraId="26FC0D58" w14:textId="77777777" w:rsidTr="00CF24C0">
        <w:trPr>
          <w:trHeight w:val="157"/>
          <w:jc w:val="center"/>
        </w:trPr>
        <w:tc>
          <w:tcPr>
            <w:tcW w:w="4679" w:type="dxa"/>
          </w:tcPr>
          <w:p w14:paraId="790CDAE9" w14:textId="77777777" w:rsidR="00C52DDA" w:rsidRPr="00953BC7" w:rsidRDefault="00C52DDA">
            <w:proofErr w:type="spellStart"/>
            <w:r w:rsidRPr="00953BC7">
              <w:t>Moshesh</w:t>
            </w:r>
            <w:proofErr w:type="spellEnd"/>
            <w:r w:rsidRPr="00953BC7">
              <w:rPr>
                <w:spacing w:val="18"/>
              </w:rPr>
              <w:t xml:space="preserve"> </w:t>
            </w:r>
            <w:r w:rsidRPr="00953BC7">
              <w:t>Mediclinic</w:t>
            </w:r>
            <w:r w:rsidRPr="00953BC7">
              <w:rPr>
                <w:spacing w:val="12"/>
              </w:rPr>
              <w:t xml:space="preserve"> </w:t>
            </w:r>
            <w:r w:rsidRPr="00953BC7">
              <w:t>Midstream</w:t>
            </w:r>
            <w:r w:rsidRPr="00953BC7">
              <w:rPr>
                <w:spacing w:val="12"/>
              </w:rPr>
              <w:t xml:space="preserve"> </w:t>
            </w:r>
            <w:r w:rsidRPr="00953BC7">
              <w:t>Solar</w:t>
            </w:r>
            <w:r w:rsidRPr="00953BC7">
              <w:rPr>
                <w:spacing w:val="12"/>
              </w:rPr>
              <w:t xml:space="preserve"> </w:t>
            </w:r>
            <w:r w:rsidRPr="00953BC7">
              <w:rPr>
                <w:spacing w:val="-5"/>
              </w:rPr>
              <w:t>PV</w:t>
            </w:r>
            <w:r>
              <w:rPr>
                <w:spacing w:val="-5"/>
              </w:rPr>
              <w:t xml:space="preserve"> (“Midstream”)</w:t>
            </w:r>
          </w:p>
        </w:tc>
        <w:tc>
          <w:tcPr>
            <w:tcW w:w="1984" w:type="dxa"/>
          </w:tcPr>
          <w:p w14:paraId="7D370B03" w14:textId="77777777" w:rsidR="00C52DDA" w:rsidRPr="00953BC7" w:rsidRDefault="00C52DDA" w:rsidP="0030123C">
            <w:r w:rsidRPr="00953BC7">
              <w:t>27 Oct</w:t>
            </w:r>
            <w:r>
              <w:t>ober</w:t>
            </w:r>
            <w:r w:rsidRPr="00953BC7">
              <w:t xml:space="preserve"> </w:t>
            </w:r>
            <w:r>
              <w:t>2021</w:t>
            </w:r>
          </w:p>
        </w:tc>
        <w:tc>
          <w:tcPr>
            <w:tcW w:w="1378" w:type="dxa"/>
          </w:tcPr>
          <w:p w14:paraId="43AE615C" w14:textId="77777777" w:rsidR="00C52DDA" w:rsidRPr="00953BC7" w:rsidRDefault="00C52DDA" w:rsidP="0030123C">
            <w:r w:rsidRPr="00937455">
              <w:t>227.9</w:t>
            </w:r>
            <w:r>
              <w:t xml:space="preserve"> / 200</w:t>
            </w:r>
          </w:p>
        </w:tc>
        <w:tc>
          <w:tcPr>
            <w:tcW w:w="1408" w:type="dxa"/>
          </w:tcPr>
          <w:p w14:paraId="13D9D639" w14:textId="77777777" w:rsidR="00C52DDA" w:rsidRPr="00937455" w:rsidRDefault="00C52DDA" w:rsidP="0030123C">
            <w:r w:rsidRPr="00953BC7">
              <w:t>227.9</w:t>
            </w:r>
            <w:r>
              <w:t xml:space="preserve"> / 220</w:t>
            </w:r>
          </w:p>
        </w:tc>
      </w:tr>
      <w:tr w:rsidR="00C52DDA" w:rsidRPr="00953BC7" w14:paraId="1C42CA18" w14:textId="77777777" w:rsidTr="00CF24C0">
        <w:trPr>
          <w:trHeight w:val="158"/>
          <w:jc w:val="center"/>
        </w:trPr>
        <w:tc>
          <w:tcPr>
            <w:tcW w:w="4679" w:type="dxa"/>
          </w:tcPr>
          <w:p w14:paraId="2E98AB22" w14:textId="77777777" w:rsidR="00C52DDA" w:rsidRPr="00234CE5" w:rsidRDefault="00C52DDA">
            <w:pPr>
              <w:rPr>
                <w:lang w:val="nl-NL"/>
              </w:rPr>
            </w:pPr>
            <w:r w:rsidRPr="00234CE5">
              <w:rPr>
                <w:lang w:val="nl-NL"/>
              </w:rPr>
              <w:t>Moshesh</w:t>
            </w:r>
            <w:r w:rsidRPr="00234CE5">
              <w:rPr>
                <w:spacing w:val="19"/>
                <w:lang w:val="nl-NL"/>
              </w:rPr>
              <w:t xml:space="preserve"> </w:t>
            </w:r>
            <w:r w:rsidRPr="00234CE5">
              <w:rPr>
                <w:lang w:val="nl-NL"/>
              </w:rPr>
              <w:t>Mediclinic</w:t>
            </w:r>
            <w:r w:rsidRPr="00234CE5">
              <w:rPr>
                <w:spacing w:val="12"/>
                <w:lang w:val="nl-NL"/>
              </w:rPr>
              <w:t xml:space="preserve"> </w:t>
            </w:r>
            <w:r w:rsidRPr="00234CE5">
              <w:rPr>
                <w:lang w:val="nl-NL"/>
              </w:rPr>
              <w:t>Vergelegen</w:t>
            </w:r>
            <w:r w:rsidRPr="00234CE5">
              <w:rPr>
                <w:spacing w:val="19"/>
                <w:lang w:val="nl-NL"/>
              </w:rPr>
              <w:t xml:space="preserve"> </w:t>
            </w:r>
            <w:r w:rsidRPr="00234CE5">
              <w:rPr>
                <w:lang w:val="nl-NL"/>
              </w:rPr>
              <w:t>Solar</w:t>
            </w:r>
            <w:r w:rsidRPr="00234CE5">
              <w:rPr>
                <w:spacing w:val="13"/>
                <w:lang w:val="nl-NL"/>
              </w:rPr>
              <w:t xml:space="preserve"> </w:t>
            </w:r>
            <w:r w:rsidRPr="00234CE5">
              <w:rPr>
                <w:spacing w:val="-5"/>
                <w:lang w:val="nl-NL"/>
              </w:rPr>
              <w:t>PV (“Vergelegen”)</w:t>
            </w:r>
          </w:p>
        </w:tc>
        <w:tc>
          <w:tcPr>
            <w:tcW w:w="1984" w:type="dxa"/>
          </w:tcPr>
          <w:p w14:paraId="31E9F9BD" w14:textId="77777777" w:rsidR="00C52DDA" w:rsidRPr="00953BC7" w:rsidRDefault="00C52DDA" w:rsidP="0030123C">
            <w:r w:rsidRPr="00953BC7">
              <w:t>28 Oct</w:t>
            </w:r>
            <w:r>
              <w:t>ober</w:t>
            </w:r>
            <w:r w:rsidRPr="00953BC7">
              <w:t xml:space="preserve"> </w:t>
            </w:r>
            <w:r>
              <w:t>2021</w:t>
            </w:r>
          </w:p>
        </w:tc>
        <w:tc>
          <w:tcPr>
            <w:tcW w:w="1378" w:type="dxa"/>
          </w:tcPr>
          <w:p w14:paraId="781E9EF3" w14:textId="77777777" w:rsidR="00C52DDA" w:rsidRPr="00953BC7" w:rsidRDefault="00C52DDA" w:rsidP="0030123C">
            <w:r w:rsidRPr="00937455">
              <w:t>697.1</w:t>
            </w:r>
            <w:r>
              <w:t xml:space="preserve"> / 650</w:t>
            </w:r>
          </w:p>
        </w:tc>
        <w:tc>
          <w:tcPr>
            <w:tcW w:w="1408" w:type="dxa"/>
          </w:tcPr>
          <w:p w14:paraId="49C4C192" w14:textId="77777777" w:rsidR="00C52DDA" w:rsidRPr="00937455" w:rsidRDefault="00C52DDA" w:rsidP="0030123C">
            <w:r w:rsidRPr="00953BC7">
              <w:t>689.6</w:t>
            </w:r>
            <w:r>
              <w:t xml:space="preserve"> / 650</w:t>
            </w:r>
          </w:p>
        </w:tc>
      </w:tr>
      <w:tr w:rsidR="00923155" w:rsidRPr="00923155" w14:paraId="7034F585" w14:textId="77777777" w:rsidTr="00CF24C0">
        <w:trPr>
          <w:trHeight w:val="158"/>
          <w:jc w:val="center"/>
        </w:trPr>
        <w:tc>
          <w:tcPr>
            <w:tcW w:w="4679" w:type="dxa"/>
          </w:tcPr>
          <w:p w14:paraId="494FBC35" w14:textId="77777777" w:rsidR="00923155" w:rsidRPr="00234CE5" w:rsidRDefault="00923155" w:rsidP="00923155">
            <w:pPr>
              <w:rPr>
                <w:lang w:val="nl-NL"/>
              </w:rPr>
            </w:pPr>
            <w:r w:rsidRPr="00234CE5">
              <w:rPr>
                <w:lang w:val="nl-NL"/>
              </w:rPr>
              <w:t>Moshesh</w:t>
            </w:r>
            <w:r w:rsidRPr="00234CE5">
              <w:rPr>
                <w:spacing w:val="19"/>
                <w:lang w:val="nl-NL"/>
              </w:rPr>
              <w:t xml:space="preserve"> </w:t>
            </w:r>
            <w:r w:rsidRPr="00234CE5">
              <w:rPr>
                <w:lang w:val="nl-NL"/>
              </w:rPr>
              <w:t>Mediclinic</w:t>
            </w:r>
            <w:r w:rsidRPr="00234CE5">
              <w:rPr>
                <w:spacing w:val="12"/>
                <w:lang w:val="nl-NL"/>
              </w:rPr>
              <w:t xml:space="preserve"> </w:t>
            </w:r>
            <w:r>
              <w:rPr>
                <w:spacing w:val="12"/>
                <w:lang w:val="nl-NL"/>
              </w:rPr>
              <w:t xml:space="preserve">Tzaneen </w:t>
            </w:r>
            <w:r w:rsidRPr="00234CE5">
              <w:rPr>
                <w:lang w:val="nl-NL"/>
              </w:rPr>
              <w:t>Solar</w:t>
            </w:r>
            <w:r w:rsidRPr="00234CE5">
              <w:rPr>
                <w:spacing w:val="13"/>
                <w:lang w:val="nl-NL"/>
              </w:rPr>
              <w:t xml:space="preserve"> </w:t>
            </w:r>
            <w:r w:rsidRPr="00234CE5">
              <w:rPr>
                <w:spacing w:val="-5"/>
                <w:lang w:val="nl-NL"/>
              </w:rPr>
              <w:t>PV (“</w:t>
            </w:r>
            <w:r>
              <w:rPr>
                <w:spacing w:val="-5"/>
                <w:lang w:val="nl-NL"/>
              </w:rPr>
              <w:t>Tzaneen</w:t>
            </w:r>
            <w:r w:rsidRPr="00234CE5">
              <w:rPr>
                <w:spacing w:val="-5"/>
                <w:lang w:val="nl-NL"/>
              </w:rPr>
              <w:t>”)</w:t>
            </w:r>
          </w:p>
        </w:tc>
        <w:tc>
          <w:tcPr>
            <w:tcW w:w="1984" w:type="dxa"/>
          </w:tcPr>
          <w:p w14:paraId="12F40DA8" w14:textId="77777777" w:rsidR="00923155" w:rsidRPr="00923155" w:rsidRDefault="00A20C2F" w:rsidP="0030123C">
            <w:pPr>
              <w:jc w:val="left"/>
              <w:rPr>
                <w:lang w:val="nl-NL"/>
              </w:rPr>
            </w:pPr>
            <w:r>
              <w:rPr>
                <w:lang w:val="nl-NL"/>
              </w:rPr>
              <w:t xml:space="preserve">11 </w:t>
            </w:r>
            <w:r w:rsidR="000B0413">
              <w:rPr>
                <w:lang w:val="nl-NL"/>
              </w:rPr>
              <w:t>O</w:t>
            </w:r>
            <w:r>
              <w:rPr>
                <w:lang w:val="nl-NL"/>
              </w:rPr>
              <w:t>ctober 2022</w:t>
            </w:r>
          </w:p>
        </w:tc>
        <w:tc>
          <w:tcPr>
            <w:tcW w:w="1378" w:type="dxa"/>
          </w:tcPr>
          <w:p w14:paraId="37BC95B0" w14:textId="77777777" w:rsidR="00923155" w:rsidRPr="00923155" w:rsidRDefault="00A20C2F" w:rsidP="0030123C">
            <w:pPr>
              <w:rPr>
                <w:lang w:val="nl-NL"/>
              </w:rPr>
            </w:pPr>
            <w:r>
              <w:rPr>
                <w:lang w:val="nl-NL"/>
              </w:rPr>
              <w:t>40</w:t>
            </w:r>
            <w:r w:rsidR="000B0413">
              <w:rPr>
                <w:lang w:val="nl-NL"/>
              </w:rPr>
              <w:t>5</w:t>
            </w:r>
            <w:r>
              <w:rPr>
                <w:lang w:val="nl-NL"/>
              </w:rPr>
              <w:t>/</w:t>
            </w:r>
            <w:r w:rsidR="000B0413">
              <w:rPr>
                <w:lang w:val="nl-NL"/>
              </w:rPr>
              <w:t>400</w:t>
            </w:r>
          </w:p>
        </w:tc>
        <w:tc>
          <w:tcPr>
            <w:tcW w:w="1408" w:type="dxa"/>
          </w:tcPr>
          <w:p w14:paraId="58C7487E" w14:textId="77777777" w:rsidR="00923155" w:rsidRPr="00923155" w:rsidRDefault="00A20C2F" w:rsidP="0030123C">
            <w:pPr>
              <w:rPr>
                <w:lang w:val="nl-NL"/>
              </w:rPr>
            </w:pPr>
            <w:r w:rsidRPr="00A20C2F">
              <w:rPr>
                <w:lang w:val="nl-NL"/>
              </w:rPr>
              <w:t>405/350</w:t>
            </w:r>
          </w:p>
        </w:tc>
      </w:tr>
    </w:tbl>
    <w:p w14:paraId="3ABBD0CC" w14:textId="33816F67" w:rsidR="004E5844" w:rsidRDefault="004E5844" w:rsidP="0030123C">
      <w:pPr>
        <w:pStyle w:val="Caption"/>
      </w:pPr>
      <w:bookmarkStart w:id="30" w:name="_Toc130236161"/>
      <w:r>
        <w:t xml:space="preserve">Table </w:t>
      </w:r>
      <w:r w:rsidR="00032ED4">
        <w:fldChar w:fldCharType="begin"/>
      </w:r>
      <w:r w:rsidR="00032ED4">
        <w:instrText xml:space="preserve"> STYLEREF 1 \s </w:instrText>
      </w:r>
      <w:r w:rsidR="00032ED4">
        <w:fldChar w:fldCharType="separate"/>
      </w:r>
      <w:r w:rsidR="00BA1CC9">
        <w:rPr>
          <w:noProof/>
        </w:rPr>
        <w:t>2</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1</w:t>
      </w:r>
      <w:r w:rsidR="00032ED4">
        <w:fldChar w:fldCharType="end"/>
      </w:r>
      <w:r>
        <w:t>:</w:t>
      </w:r>
      <w:r w:rsidRPr="004E5844">
        <w:t xml:space="preserve"> </w:t>
      </w:r>
      <w:r w:rsidRPr="00516577">
        <w:t>Project Overview</w:t>
      </w:r>
      <w:bookmarkEnd w:id="30"/>
    </w:p>
    <w:p w14:paraId="52460816" w14:textId="77777777" w:rsidR="00C666B6" w:rsidRDefault="00C666B6">
      <w:pPr>
        <w:jc w:val="left"/>
      </w:pPr>
      <w:r>
        <w:br w:type="page"/>
      </w:r>
    </w:p>
    <w:p w14:paraId="63B115FF" w14:textId="77777777" w:rsidR="00C52DDA" w:rsidRPr="00C52DDA" w:rsidRDefault="00C52DDA" w:rsidP="008C4C21"/>
    <w:p w14:paraId="1BA5C7F5" w14:textId="77777777" w:rsidR="00F64F0A" w:rsidRDefault="006A2E30">
      <w:pPr>
        <w:pStyle w:val="Heading2"/>
      </w:pPr>
      <w:bookmarkStart w:id="31" w:name="_Toc130236202"/>
      <w:r w:rsidRPr="006A2E30">
        <w:t>Performance Summary</w:t>
      </w:r>
      <w:bookmarkEnd w:id="31"/>
      <w:r w:rsidRPr="006A2E30">
        <w:t xml:space="preserve"> </w:t>
      </w:r>
    </w:p>
    <w:p w14:paraId="41F4C032" w14:textId="77777777" w:rsidR="00422E84" w:rsidRDefault="00422E84" w:rsidP="00D3776F">
      <w:bookmarkStart w:id="32" w:name="Key_Risks,_Recommendations_&amp;_Actions"/>
      <w:bookmarkEnd w:id="32"/>
    </w:p>
    <w:p w14:paraId="657E0EDC" w14:textId="77777777" w:rsidR="00D3776F" w:rsidRDefault="00C666B6" w:rsidP="00D3776F">
      <w:r>
        <w:t>Th</w:t>
      </w:r>
      <w:r w:rsidRPr="00F64F0A">
        <w:t>e</w:t>
      </w:r>
      <w:r w:rsidR="00D3776F" w:rsidRPr="00F64F0A">
        <w:t xml:space="preserve"> following section </w:t>
      </w:r>
      <w:r w:rsidR="003400E6">
        <w:t>summarises the</w:t>
      </w:r>
      <w:r w:rsidR="003400E6" w:rsidRPr="00F64F0A">
        <w:t xml:space="preserve"> </w:t>
      </w:r>
      <w:r w:rsidR="00D3776F" w:rsidRPr="00F64F0A">
        <w:t xml:space="preserve">performance of the </w:t>
      </w:r>
      <w:r w:rsidR="00D3776F">
        <w:t>sites</w:t>
      </w:r>
      <w:r w:rsidR="005E7276">
        <w:t xml:space="preserve"> in January 2023</w:t>
      </w:r>
      <w:r w:rsidR="00D3776F" w:rsidRPr="00F64F0A">
        <w:t>.</w:t>
      </w:r>
    </w:p>
    <w:p w14:paraId="300CFFD0" w14:textId="77777777" w:rsidR="0080521A" w:rsidRDefault="0080521A" w:rsidP="0080521A">
      <w:pPr>
        <w:pStyle w:val="Bullet1"/>
        <w:numPr>
          <w:ilvl w:val="0"/>
          <w:numId w:val="0"/>
        </w:numPr>
      </w:pPr>
    </w:p>
    <w:p w14:paraId="7DBEABFF" w14:textId="77777777" w:rsidR="00E21C8B" w:rsidRDefault="00E21C8B" w:rsidP="00E21C8B">
      <w:pPr>
        <w:keepNext/>
        <w:numPr>
          <w:ilvl w:val="3"/>
          <w:numId w:val="10"/>
        </w:numPr>
        <w:tabs>
          <w:tab w:val="left" w:pos="822"/>
        </w:tabs>
        <w:spacing w:before="60" w:after="60"/>
        <w:jc w:val="left"/>
        <w:outlineLvl w:val="3"/>
        <w:rPr>
          <w:rFonts w:eastAsia="Arial Narrow"/>
          <w:bCs/>
          <w:szCs w:val="28"/>
        </w:rPr>
      </w:pPr>
      <w:bookmarkStart w:id="33" w:name="_Hlk135072622"/>
      <w:proofErr w:type="spellStart"/>
      <w:r w:rsidRPr="008F1C9E">
        <w:rPr>
          <w:rFonts w:eastAsia="Arial Narrow"/>
          <w:bCs/>
          <w:szCs w:val="28"/>
        </w:rPr>
        <w:t>Moshesh</w:t>
      </w:r>
      <w:proofErr w:type="spellEnd"/>
      <w:r w:rsidRPr="008F1C9E">
        <w:rPr>
          <w:rFonts w:eastAsia="Arial Narrow"/>
          <w:bCs/>
          <w:szCs w:val="28"/>
        </w:rPr>
        <w:t xml:space="preserve"> Mediclinic </w:t>
      </w:r>
      <w:proofErr w:type="spellStart"/>
      <w:r w:rsidRPr="008F1C9E">
        <w:rPr>
          <w:rFonts w:eastAsia="Arial Narrow"/>
          <w:bCs/>
          <w:szCs w:val="28"/>
        </w:rPr>
        <w:t>Vergelegen</w:t>
      </w:r>
      <w:proofErr w:type="spellEnd"/>
      <w:r w:rsidRPr="008F1C9E">
        <w:rPr>
          <w:rFonts w:eastAsia="Arial Narrow"/>
          <w:bCs/>
          <w:szCs w:val="28"/>
        </w:rPr>
        <w:t xml:space="preserve"> Solar PV</w:t>
      </w:r>
    </w:p>
    <w:p w14:paraId="16D942E3" w14:textId="77777777" w:rsidR="00E21C8B" w:rsidRPr="008F1C9E" w:rsidRDefault="00E21C8B" w:rsidP="00E21C8B">
      <w:pPr>
        <w:keepNext/>
        <w:tabs>
          <w:tab w:val="left" w:pos="822"/>
        </w:tabs>
        <w:spacing w:before="60" w:after="60"/>
        <w:outlineLvl w:val="3"/>
        <w:rPr>
          <w:rFonts w:eastAsia="Arial Narrow"/>
          <w:bCs/>
          <w:szCs w:val="28"/>
        </w:rPr>
      </w:pPr>
    </w:p>
    <w:p w14:paraId="27E7ABA6" w14:textId="77777777" w:rsidR="00E21C8B" w:rsidRPr="008F1C9E" w:rsidRDefault="00E21C8B" w:rsidP="00E21C8B">
      <w:pPr>
        <w:numPr>
          <w:ilvl w:val="0"/>
          <w:numId w:val="4"/>
        </w:numPr>
        <w:contextualSpacing/>
        <w:jc w:val="left"/>
        <w:rPr>
          <w:color w:val="000000" w:themeColor="text1"/>
        </w:rPr>
      </w:pPr>
      <w:bookmarkStart w:id="34" w:name="_Hlk135101720"/>
      <w:r w:rsidRPr="008F1C9E">
        <w:rPr>
          <w:color w:val="000000" w:themeColor="text1"/>
        </w:rPr>
        <w:t xml:space="preserve">Production </w:t>
      </w:r>
      <w:r w:rsidR="00504AD0" w:rsidRPr="00504AD0">
        <w:rPr>
          <w:color w:val="000000" w:themeColor="text1"/>
        </w:rPr>
        <w:t>358,125</w:t>
      </w:r>
      <w:r>
        <w:rPr>
          <w:color w:val="000000" w:themeColor="text1"/>
        </w:rPr>
        <w:t xml:space="preserve"> k</w:t>
      </w:r>
      <w:r w:rsidRPr="008F1C9E">
        <w:rPr>
          <w:color w:val="000000" w:themeColor="text1"/>
        </w:rPr>
        <w:t xml:space="preserve">Wh with a variance of </w:t>
      </w:r>
      <w:r w:rsidR="00504AD0" w:rsidRPr="00504AD0">
        <w:rPr>
          <w:color w:val="000000" w:themeColor="text1"/>
        </w:rPr>
        <w:t>6.89</w:t>
      </w:r>
      <w:r>
        <w:rPr>
          <w:color w:val="000000" w:themeColor="text1"/>
        </w:rPr>
        <w:t xml:space="preserve"> </w:t>
      </w:r>
      <w:r w:rsidRPr="008F1C9E">
        <w:rPr>
          <w:color w:val="000000" w:themeColor="text1"/>
        </w:rPr>
        <w:t xml:space="preserve">% below the P50 </w:t>
      </w:r>
      <w:r>
        <w:rPr>
          <w:color w:val="000000" w:themeColor="text1"/>
        </w:rPr>
        <w:t>f</w:t>
      </w:r>
      <w:r w:rsidRPr="008F1C9E">
        <w:rPr>
          <w:color w:val="000000" w:themeColor="text1"/>
        </w:rPr>
        <w:t>orecast.</w:t>
      </w:r>
    </w:p>
    <w:p w14:paraId="7DB0C715"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 xml:space="preserve">Irradiation is </w:t>
      </w:r>
      <w:r w:rsidRPr="002D0F10">
        <w:rPr>
          <w:color w:val="000000" w:themeColor="text1"/>
        </w:rPr>
        <w:t>603</w:t>
      </w:r>
      <w:r>
        <w:rPr>
          <w:color w:val="000000" w:themeColor="text1"/>
        </w:rPr>
        <w:t xml:space="preserve"> </w:t>
      </w:r>
      <w:r w:rsidRPr="008F1C9E">
        <w:rPr>
          <w:color w:val="000000" w:themeColor="text1"/>
        </w:rPr>
        <w:t xml:space="preserve">kWh/m2 with a variance of -5.65 % below P50 </w:t>
      </w:r>
      <w:r>
        <w:rPr>
          <w:color w:val="000000" w:themeColor="text1"/>
        </w:rPr>
        <w:t>f</w:t>
      </w:r>
      <w:r w:rsidRPr="008F1C9E">
        <w:rPr>
          <w:color w:val="000000" w:themeColor="text1"/>
        </w:rPr>
        <w:t>orecast.</w:t>
      </w:r>
    </w:p>
    <w:p w14:paraId="01D27149"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 xml:space="preserve">Availability is </w:t>
      </w:r>
      <w:r>
        <w:rPr>
          <w:color w:val="000000" w:themeColor="text1"/>
        </w:rPr>
        <w:t>73</w:t>
      </w:r>
      <w:r w:rsidRPr="008F1C9E">
        <w:rPr>
          <w:color w:val="000000" w:themeColor="text1"/>
        </w:rPr>
        <w:t>% with a variance of -22.49 % above the warranted availability.</w:t>
      </w:r>
    </w:p>
    <w:p w14:paraId="0150AC5B" w14:textId="77777777" w:rsidR="00E21C8B" w:rsidRDefault="00E21C8B" w:rsidP="00E21C8B">
      <w:pPr>
        <w:numPr>
          <w:ilvl w:val="0"/>
          <w:numId w:val="4"/>
        </w:numPr>
        <w:contextualSpacing/>
        <w:jc w:val="left"/>
        <w:rPr>
          <w:color w:val="000000" w:themeColor="text1"/>
        </w:rPr>
      </w:pPr>
      <w:r w:rsidRPr="008F1C9E">
        <w:rPr>
          <w:color w:val="000000" w:themeColor="text1"/>
        </w:rPr>
        <w:t>PR is 90 % with a variance of 19.11 % below warranted availability.</w:t>
      </w:r>
    </w:p>
    <w:p w14:paraId="0EF0C055" w14:textId="77777777" w:rsidR="00E21C8B" w:rsidRDefault="00E21C8B" w:rsidP="00E21C8B">
      <w:pPr>
        <w:numPr>
          <w:ilvl w:val="0"/>
          <w:numId w:val="4"/>
        </w:numPr>
        <w:contextualSpacing/>
        <w:jc w:val="left"/>
        <w:rPr>
          <w:color w:val="000000" w:themeColor="text1"/>
        </w:rPr>
      </w:pPr>
      <w:r>
        <w:rPr>
          <w:color w:val="000000" w:themeColor="text1"/>
        </w:rPr>
        <w:t>Revenue is R</w:t>
      </w:r>
      <w:bookmarkStart w:id="35" w:name="_Hlk128417136"/>
      <w:r w:rsidRPr="002D0F10">
        <w:rPr>
          <w:color w:val="000000" w:themeColor="text1"/>
        </w:rPr>
        <w:t>0</w:t>
      </w:r>
      <w:r>
        <w:rPr>
          <w:color w:val="000000" w:themeColor="text1"/>
        </w:rPr>
        <w:t xml:space="preserve"> </w:t>
      </w:r>
      <w:bookmarkEnd w:id="35"/>
      <w:r>
        <w:rPr>
          <w:color w:val="000000" w:themeColor="text1"/>
        </w:rPr>
        <w:t xml:space="preserve">with a variance of nan % below forecast. </w:t>
      </w:r>
    </w:p>
    <w:bookmarkEnd w:id="34"/>
    <w:p w14:paraId="450F39DD" w14:textId="77777777" w:rsidR="00E21C8B" w:rsidRPr="008F1C9E" w:rsidRDefault="00E21C8B" w:rsidP="00E21C8B"/>
    <w:p w14:paraId="742BBAD1" w14:textId="77777777" w:rsidR="00E21C8B" w:rsidRDefault="00E21C8B" w:rsidP="00E21C8B">
      <w:pPr>
        <w:keepNext/>
        <w:numPr>
          <w:ilvl w:val="2"/>
          <w:numId w:val="10"/>
        </w:numPr>
        <w:tabs>
          <w:tab w:val="clear" w:pos="1276"/>
          <w:tab w:val="num" w:pos="851"/>
          <w:tab w:val="left" w:pos="1134"/>
        </w:tabs>
        <w:spacing w:before="60" w:after="60"/>
        <w:ind w:left="720"/>
        <w:jc w:val="left"/>
        <w:outlineLvl w:val="2"/>
        <w:rPr>
          <w:rFonts w:cs="Arial"/>
        </w:rPr>
      </w:pPr>
      <w:bookmarkStart w:id="36" w:name="_Toc113809705"/>
      <w:proofErr w:type="spellStart"/>
      <w:r w:rsidRPr="008F1C9E">
        <w:rPr>
          <w:rFonts w:cs="Arial"/>
        </w:rPr>
        <w:t>Moshesh</w:t>
      </w:r>
      <w:proofErr w:type="spellEnd"/>
      <w:r w:rsidRPr="008F1C9E">
        <w:rPr>
          <w:rFonts w:cs="Arial"/>
        </w:rPr>
        <w:t xml:space="preserve"> Mediclinic Durbanville Solar PV</w:t>
      </w:r>
      <w:bookmarkEnd w:id="36"/>
    </w:p>
    <w:p w14:paraId="4CAAC6AE" w14:textId="77777777" w:rsidR="00E21C8B" w:rsidRPr="008F1C9E" w:rsidRDefault="00E21C8B" w:rsidP="00E21C8B"/>
    <w:p w14:paraId="4E94EAA2"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 xml:space="preserve">Production is </w:t>
      </w:r>
      <w:r w:rsidRPr="002D0F10">
        <w:rPr>
          <w:color w:val="000000" w:themeColor="text1"/>
        </w:rPr>
        <w:t>0</w:t>
      </w:r>
      <w:r>
        <w:rPr>
          <w:color w:val="000000" w:themeColor="text1"/>
        </w:rPr>
        <w:t xml:space="preserve"> </w:t>
      </w:r>
      <w:proofErr w:type="spellStart"/>
      <w:r w:rsidRPr="008F1C9E">
        <w:rPr>
          <w:color w:val="000000" w:themeColor="text1"/>
        </w:rPr>
        <w:t>KWh</w:t>
      </w:r>
      <w:proofErr w:type="spellEnd"/>
      <w:r w:rsidRPr="008F1C9E">
        <w:rPr>
          <w:color w:val="000000" w:themeColor="text1"/>
        </w:rPr>
        <w:t xml:space="preserve"> with a variance of nan % below the P50 </w:t>
      </w:r>
      <w:r>
        <w:rPr>
          <w:color w:val="000000" w:themeColor="text1"/>
        </w:rPr>
        <w:t>f</w:t>
      </w:r>
      <w:r w:rsidRPr="008F1C9E">
        <w:rPr>
          <w:color w:val="000000" w:themeColor="text1"/>
        </w:rPr>
        <w:t>orecast.</w:t>
      </w:r>
    </w:p>
    <w:p w14:paraId="41FA387F"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 xml:space="preserve">Irradiation is 636 kWh/m2 with a variance of -5.42 % below P50 </w:t>
      </w:r>
      <w:r>
        <w:rPr>
          <w:color w:val="000000" w:themeColor="text1"/>
        </w:rPr>
        <w:t>f</w:t>
      </w:r>
      <w:r w:rsidRPr="008F1C9E">
        <w:rPr>
          <w:color w:val="000000" w:themeColor="text1"/>
        </w:rPr>
        <w:t>orecast.</w:t>
      </w:r>
    </w:p>
    <w:p w14:paraId="37562C57"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Availability is 75 % with a variance of -21.22 % above the warranted availability.</w:t>
      </w:r>
    </w:p>
    <w:p w14:paraId="7FEFD507" w14:textId="77777777" w:rsidR="00E21C8B" w:rsidRDefault="00E21C8B" w:rsidP="00E21C8B">
      <w:pPr>
        <w:numPr>
          <w:ilvl w:val="0"/>
          <w:numId w:val="4"/>
        </w:numPr>
        <w:contextualSpacing/>
        <w:jc w:val="left"/>
        <w:rPr>
          <w:color w:val="000000" w:themeColor="text1"/>
        </w:rPr>
      </w:pPr>
      <w:r w:rsidRPr="008F1C9E">
        <w:rPr>
          <w:color w:val="000000" w:themeColor="text1"/>
        </w:rPr>
        <w:t>PR is 67 % with a variance of 67 % below warranted availability.</w:t>
      </w:r>
    </w:p>
    <w:p w14:paraId="2ECC5C10" w14:textId="77777777" w:rsidR="00E21C8B" w:rsidRPr="00613C69" w:rsidRDefault="00E21C8B" w:rsidP="00E21C8B">
      <w:pPr>
        <w:numPr>
          <w:ilvl w:val="0"/>
          <w:numId w:val="4"/>
        </w:numPr>
        <w:contextualSpacing/>
        <w:jc w:val="left"/>
        <w:rPr>
          <w:color w:val="000000" w:themeColor="text1"/>
        </w:rPr>
      </w:pPr>
      <w:r>
        <w:rPr>
          <w:color w:val="000000" w:themeColor="text1"/>
        </w:rPr>
        <w:t>Revenue is R</w:t>
      </w:r>
      <w:r w:rsidRPr="00B34B47">
        <w:rPr>
          <w:color w:val="000000" w:themeColor="text1"/>
        </w:rPr>
        <w:t>0</w:t>
      </w:r>
      <w:r>
        <w:rPr>
          <w:color w:val="000000" w:themeColor="text1"/>
        </w:rPr>
        <w:t xml:space="preserve"> with a variance of nan % below forecast. </w:t>
      </w:r>
    </w:p>
    <w:p w14:paraId="70F4A8A7" w14:textId="77777777" w:rsidR="00E21C8B" w:rsidRPr="008F1C9E" w:rsidRDefault="00E21C8B" w:rsidP="00E21C8B">
      <w:pPr>
        <w:ind w:left="720"/>
        <w:contextualSpacing/>
        <w:rPr>
          <w:color w:val="000000" w:themeColor="text1"/>
        </w:rPr>
      </w:pPr>
    </w:p>
    <w:p w14:paraId="74F6FC83" w14:textId="77777777" w:rsidR="00E21C8B" w:rsidRDefault="00E21C8B" w:rsidP="00E21C8B">
      <w:pPr>
        <w:keepNext/>
        <w:numPr>
          <w:ilvl w:val="2"/>
          <w:numId w:val="10"/>
        </w:numPr>
        <w:tabs>
          <w:tab w:val="clear" w:pos="1276"/>
          <w:tab w:val="num" w:pos="851"/>
          <w:tab w:val="left" w:pos="1134"/>
        </w:tabs>
        <w:spacing w:before="60" w:after="60"/>
        <w:ind w:left="720"/>
        <w:jc w:val="left"/>
        <w:outlineLvl w:val="2"/>
        <w:rPr>
          <w:rFonts w:eastAsia="Arial Narrow" w:cs="Arial"/>
        </w:rPr>
      </w:pPr>
      <w:bookmarkStart w:id="37" w:name="_Toc113809708"/>
      <w:proofErr w:type="spellStart"/>
      <w:r w:rsidRPr="008F1C9E">
        <w:rPr>
          <w:rFonts w:eastAsia="Arial Narrow" w:cs="Arial"/>
        </w:rPr>
        <w:t>Moshesh</w:t>
      </w:r>
      <w:proofErr w:type="spellEnd"/>
      <w:r w:rsidRPr="008F1C9E">
        <w:rPr>
          <w:rFonts w:eastAsia="Arial Narrow" w:cs="Arial"/>
        </w:rPr>
        <w:t xml:space="preserve"> Mediclinic Midstream Solar PV</w:t>
      </w:r>
      <w:bookmarkEnd w:id="37"/>
    </w:p>
    <w:p w14:paraId="42421285" w14:textId="77777777" w:rsidR="00E21C8B" w:rsidRPr="008F1C9E" w:rsidRDefault="00E21C8B" w:rsidP="00E21C8B">
      <w:pPr>
        <w:rPr>
          <w:rFonts w:eastAsia="Arial Narrow"/>
        </w:rPr>
      </w:pPr>
    </w:p>
    <w:p w14:paraId="7BCD4590"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 xml:space="preserve">Production is </w:t>
      </w:r>
      <w:r w:rsidRPr="00B34B47">
        <w:rPr>
          <w:color w:val="000000" w:themeColor="text1"/>
        </w:rPr>
        <w:t>0</w:t>
      </w:r>
      <w:r w:rsidRPr="008F1C9E">
        <w:rPr>
          <w:color w:val="000000" w:themeColor="text1"/>
        </w:rPr>
        <w:t xml:space="preserve"> </w:t>
      </w:r>
      <w:r>
        <w:rPr>
          <w:color w:val="000000" w:themeColor="text1"/>
        </w:rPr>
        <w:t>k</w:t>
      </w:r>
      <w:r w:rsidRPr="008F1C9E">
        <w:rPr>
          <w:color w:val="000000" w:themeColor="text1"/>
        </w:rPr>
        <w:t>Wh with a variance of nan % below the P50 forecast.</w:t>
      </w:r>
    </w:p>
    <w:p w14:paraId="0CF2AFEF"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 xml:space="preserve">Irradiation is 566 kWh/m2 with a variance of -0.06 % below P50 </w:t>
      </w:r>
      <w:r>
        <w:rPr>
          <w:color w:val="000000" w:themeColor="text1"/>
        </w:rPr>
        <w:t>f</w:t>
      </w:r>
      <w:r w:rsidRPr="008F1C9E">
        <w:rPr>
          <w:color w:val="000000" w:themeColor="text1"/>
        </w:rPr>
        <w:t>orecast.</w:t>
      </w:r>
    </w:p>
    <w:p w14:paraId="555418CC"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 xml:space="preserve">Availability is </w:t>
      </w:r>
      <w:bookmarkStart w:id="38" w:name="_Hlk112840673"/>
      <w:r w:rsidRPr="008F1C9E">
        <w:rPr>
          <w:color w:val="000000" w:themeColor="text1"/>
        </w:rPr>
        <w:t>81</w:t>
      </w:r>
      <w:bookmarkEnd w:id="38"/>
      <w:r w:rsidRPr="008F1C9E">
        <w:rPr>
          <w:color w:val="000000" w:themeColor="text1"/>
        </w:rPr>
        <w:t xml:space="preserve"> % with a variance of -14.43 % above the warranted availability.</w:t>
      </w:r>
    </w:p>
    <w:p w14:paraId="16483410" w14:textId="77777777" w:rsidR="00E21C8B" w:rsidRDefault="00E21C8B" w:rsidP="00E21C8B">
      <w:pPr>
        <w:numPr>
          <w:ilvl w:val="0"/>
          <w:numId w:val="4"/>
        </w:numPr>
        <w:contextualSpacing/>
        <w:jc w:val="left"/>
        <w:rPr>
          <w:color w:val="000000" w:themeColor="text1"/>
        </w:rPr>
      </w:pPr>
      <w:r w:rsidRPr="008F1C9E">
        <w:rPr>
          <w:color w:val="000000" w:themeColor="text1"/>
        </w:rPr>
        <w:t>PR is 81 % with a variance of 7.45 % below warranted availability.</w:t>
      </w:r>
    </w:p>
    <w:p w14:paraId="6B01F724" w14:textId="77777777" w:rsidR="00E21C8B" w:rsidRPr="00613C69" w:rsidRDefault="00E21C8B" w:rsidP="00E21C8B">
      <w:pPr>
        <w:numPr>
          <w:ilvl w:val="0"/>
          <w:numId w:val="4"/>
        </w:numPr>
        <w:contextualSpacing/>
        <w:jc w:val="left"/>
        <w:rPr>
          <w:color w:val="000000" w:themeColor="text1"/>
        </w:rPr>
      </w:pPr>
      <w:r>
        <w:rPr>
          <w:color w:val="000000" w:themeColor="text1"/>
        </w:rPr>
        <w:t>Revenue is R</w:t>
      </w:r>
      <w:r w:rsidRPr="00B34B47">
        <w:rPr>
          <w:color w:val="000000" w:themeColor="text1"/>
        </w:rPr>
        <w:t>0</w:t>
      </w:r>
      <w:r>
        <w:rPr>
          <w:color w:val="000000" w:themeColor="text1"/>
        </w:rPr>
        <w:t xml:space="preserve"> with a variance of nan % below forecast. </w:t>
      </w:r>
    </w:p>
    <w:p w14:paraId="45731C29" w14:textId="77777777" w:rsidR="00E21C8B" w:rsidRPr="008F1C9E" w:rsidRDefault="00E21C8B" w:rsidP="00E21C8B">
      <w:pPr>
        <w:contextualSpacing/>
        <w:rPr>
          <w:color w:val="000000" w:themeColor="text1"/>
        </w:rPr>
      </w:pPr>
    </w:p>
    <w:p w14:paraId="6C0C22F0" w14:textId="77777777" w:rsidR="00E21C8B" w:rsidRDefault="00E21C8B" w:rsidP="00E21C8B">
      <w:pPr>
        <w:keepNext/>
        <w:numPr>
          <w:ilvl w:val="2"/>
          <w:numId w:val="10"/>
        </w:numPr>
        <w:tabs>
          <w:tab w:val="clear" w:pos="1276"/>
          <w:tab w:val="num" w:pos="851"/>
          <w:tab w:val="left" w:pos="1134"/>
        </w:tabs>
        <w:spacing w:before="60" w:after="60"/>
        <w:ind w:left="720"/>
        <w:jc w:val="left"/>
        <w:outlineLvl w:val="2"/>
        <w:rPr>
          <w:rFonts w:eastAsia="Arial Narrow" w:cs="Arial"/>
        </w:rPr>
      </w:pPr>
      <w:bookmarkStart w:id="39" w:name="_Toc113809706"/>
      <w:proofErr w:type="spellStart"/>
      <w:r w:rsidRPr="008F1C9E">
        <w:rPr>
          <w:rFonts w:eastAsia="Arial Narrow" w:cs="Arial"/>
        </w:rPr>
        <w:t>Moshesh</w:t>
      </w:r>
      <w:proofErr w:type="spellEnd"/>
      <w:r w:rsidRPr="008F1C9E">
        <w:rPr>
          <w:rFonts w:eastAsia="Arial Narrow" w:cs="Arial"/>
        </w:rPr>
        <w:t xml:space="preserve"> Mediclinic Hermanus Solar PV</w:t>
      </w:r>
      <w:bookmarkEnd w:id="39"/>
    </w:p>
    <w:p w14:paraId="28A54D6C" w14:textId="77777777" w:rsidR="00E21C8B" w:rsidRPr="008F1C9E" w:rsidRDefault="00E21C8B" w:rsidP="00E21C8B">
      <w:pPr>
        <w:rPr>
          <w:rFonts w:eastAsia="Arial Narrow"/>
        </w:rPr>
      </w:pPr>
    </w:p>
    <w:p w14:paraId="6897E200"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 xml:space="preserve">Production is </w:t>
      </w:r>
      <w:r w:rsidRPr="00422E84">
        <w:rPr>
          <w:color w:val="000000" w:themeColor="text1"/>
        </w:rPr>
        <w:t>0</w:t>
      </w:r>
      <w:r w:rsidRPr="008F1C9E">
        <w:rPr>
          <w:color w:val="000000" w:themeColor="text1"/>
        </w:rPr>
        <w:t xml:space="preserve"> </w:t>
      </w:r>
      <w:r>
        <w:rPr>
          <w:color w:val="000000" w:themeColor="text1"/>
        </w:rPr>
        <w:t>k</w:t>
      </w:r>
      <w:r w:rsidRPr="008F1C9E">
        <w:rPr>
          <w:color w:val="000000" w:themeColor="text1"/>
        </w:rPr>
        <w:t>Wh with a variance of nan</w:t>
      </w:r>
      <w:r>
        <w:rPr>
          <w:color w:val="000000" w:themeColor="text1"/>
        </w:rPr>
        <w:t xml:space="preserve"> </w:t>
      </w:r>
      <w:r w:rsidRPr="008F1C9E">
        <w:rPr>
          <w:color w:val="000000" w:themeColor="text1"/>
        </w:rPr>
        <w:t xml:space="preserve">% below the P50 </w:t>
      </w:r>
      <w:r>
        <w:rPr>
          <w:color w:val="000000" w:themeColor="text1"/>
        </w:rPr>
        <w:t>f</w:t>
      </w:r>
      <w:r w:rsidRPr="008F1C9E">
        <w:rPr>
          <w:color w:val="000000" w:themeColor="text1"/>
        </w:rPr>
        <w:t>orecast.</w:t>
      </w:r>
    </w:p>
    <w:p w14:paraId="25C61BED"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 xml:space="preserve">Irradiation is 549 kWh/m2 with a variance of -8.54 % below P50 </w:t>
      </w:r>
      <w:r>
        <w:rPr>
          <w:color w:val="000000" w:themeColor="text1"/>
        </w:rPr>
        <w:t>f</w:t>
      </w:r>
      <w:r w:rsidRPr="008F1C9E">
        <w:rPr>
          <w:color w:val="000000" w:themeColor="text1"/>
        </w:rPr>
        <w:t>orecast.</w:t>
      </w:r>
    </w:p>
    <w:p w14:paraId="3C2A2B97"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Availability is 73 % with a variance of -23.41 % above the warranted availability.</w:t>
      </w:r>
    </w:p>
    <w:p w14:paraId="38D70730" w14:textId="77777777" w:rsidR="00E21C8B" w:rsidRDefault="00E21C8B" w:rsidP="00E21C8B">
      <w:pPr>
        <w:numPr>
          <w:ilvl w:val="0"/>
          <w:numId w:val="4"/>
        </w:numPr>
        <w:contextualSpacing/>
        <w:jc w:val="left"/>
        <w:rPr>
          <w:color w:val="000000" w:themeColor="text1"/>
        </w:rPr>
      </w:pPr>
      <w:r w:rsidRPr="008F1C9E">
        <w:rPr>
          <w:color w:val="000000" w:themeColor="text1"/>
        </w:rPr>
        <w:t>PR is 61 % with a variance of -26.67 % below warranted availability.</w:t>
      </w:r>
    </w:p>
    <w:p w14:paraId="2C3B9348" w14:textId="77777777" w:rsidR="00E21C8B" w:rsidRPr="00613C69" w:rsidRDefault="00E21C8B" w:rsidP="00E21C8B">
      <w:pPr>
        <w:numPr>
          <w:ilvl w:val="0"/>
          <w:numId w:val="4"/>
        </w:numPr>
        <w:contextualSpacing/>
        <w:jc w:val="left"/>
        <w:rPr>
          <w:color w:val="000000" w:themeColor="text1"/>
        </w:rPr>
      </w:pPr>
      <w:r>
        <w:rPr>
          <w:color w:val="000000" w:themeColor="text1"/>
        </w:rPr>
        <w:t>Revenue is R</w:t>
      </w:r>
      <w:r w:rsidRPr="00422E84">
        <w:rPr>
          <w:color w:val="000000" w:themeColor="text1"/>
        </w:rPr>
        <w:t>0</w:t>
      </w:r>
      <w:r>
        <w:rPr>
          <w:color w:val="000000" w:themeColor="text1"/>
        </w:rPr>
        <w:t xml:space="preserve"> with a variance of nan % below forecast. </w:t>
      </w:r>
    </w:p>
    <w:p w14:paraId="048DF8A4" w14:textId="77777777" w:rsidR="00E21C8B" w:rsidRPr="008F1C9E" w:rsidRDefault="00E21C8B" w:rsidP="00E21C8B">
      <w:pPr>
        <w:contextualSpacing/>
        <w:rPr>
          <w:color w:val="000000" w:themeColor="text1"/>
        </w:rPr>
      </w:pPr>
    </w:p>
    <w:p w14:paraId="558869FE" w14:textId="77777777" w:rsidR="00E21C8B" w:rsidRDefault="00E21C8B" w:rsidP="00E21C8B">
      <w:pPr>
        <w:keepNext/>
        <w:numPr>
          <w:ilvl w:val="2"/>
          <w:numId w:val="10"/>
        </w:numPr>
        <w:tabs>
          <w:tab w:val="clear" w:pos="1276"/>
          <w:tab w:val="num" w:pos="851"/>
          <w:tab w:val="left" w:pos="1134"/>
        </w:tabs>
        <w:spacing w:before="60" w:after="60"/>
        <w:ind w:left="720"/>
        <w:jc w:val="left"/>
        <w:outlineLvl w:val="2"/>
        <w:rPr>
          <w:rFonts w:eastAsia="Arial Narrow" w:cs="Arial"/>
        </w:rPr>
      </w:pPr>
      <w:bookmarkStart w:id="40" w:name="_Toc113809707"/>
      <w:proofErr w:type="spellStart"/>
      <w:r w:rsidRPr="008F1C9E">
        <w:rPr>
          <w:rFonts w:eastAsia="Arial Narrow" w:cs="Arial"/>
        </w:rPr>
        <w:t>Moshesh</w:t>
      </w:r>
      <w:proofErr w:type="spellEnd"/>
      <w:r w:rsidRPr="008F1C9E">
        <w:rPr>
          <w:rFonts w:eastAsia="Arial Narrow" w:cs="Arial"/>
        </w:rPr>
        <w:t xml:space="preserve"> Mediclinic Highveld Solar PV</w:t>
      </w:r>
      <w:bookmarkEnd w:id="40"/>
    </w:p>
    <w:p w14:paraId="6D571AE0" w14:textId="77777777" w:rsidR="00E21C8B" w:rsidRPr="008F1C9E" w:rsidRDefault="00E21C8B" w:rsidP="00E21C8B">
      <w:pPr>
        <w:rPr>
          <w:rFonts w:eastAsia="Arial Narrow"/>
        </w:rPr>
      </w:pPr>
    </w:p>
    <w:p w14:paraId="41AEE8E7"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 xml:space="preserve">Production is </w:t>
      </w:r>
      <w:r w:rsidRPr="00422E84">
        <w:rPr>
          <w:color w:val="000000" w:themeColor="text1"/>
        </w:rPr>
        <w:t>0</w:t>
      </w:r>
      <w:r w:rsidRPr="008F1C9E">
        <w:rPr>
          <w:color w:val="000000" w:themeColor="text1"/>
        </w:rPr>
        <w:t xml:space="preserve"> </w:t>
      </w:r>
      <w:r>
        <w:rPr>
          <w:color w:val="000000" w:themeColor="text1"/>
        </w:rPr>
        <w:t>k</w:t>
      </w:r>
      <w:r w:rsidRPr="008F1C9E">
        <w:rPr>
          <w:color w:val="000000" w:themeColor="text1"/>
        </w:rPr>
        <w:t>Wh with a variance of nan</w:t>
      </w:r>
      <w:r>
        <w:rPr>
          <w:color w:val="000000" w:themeColor="text1"/>
        </w:rPr>
        <w:t xml:space="preserve"> </w:t>
      </w:r>
      <w:r w:rsidRPr="008F1C9E">
        <w:rPr>
          <w:color w:val="000000" w:themeColor="text1"/>
        </w:rPr>
        <w:t xml:space="preserve">% below the P50 </w:t>
      </w:r>
      <w:r>
        <w:rPr>
          <w:color w:val="000000" w:themeColor="text1"/>
        </w:rPr>
        <w:t>f</w:t>
      </w:r>
      <w:r w:rsidRPr="008F1C9E">
        <w:rPr>
          <w:color w:val="000000" w:themeColor="text1"/>
        </w:rPr>
        <w:t>orecast.</w:t>
      </w:r>
    </w:p>
    <w:p w14:paraId="6E29C48D"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 xml:space="preserve">Irradiation is 563 kWh/m2 with a variance of 1.5 % below P50 </w:t>
      </w:r>
      <w:r>
        <w:rPr>
          <w:color w:val="000000" w:themeColor="text1"/>
        </w:rPr>
        <w:t>f</w:t>
      </w:r>
      <w:r w:rsidRPr="008F1C9E">
        <w:rPr>
          <w:color w:val="000000" w:themeColor="text1"/>
        </w:rPr>
        <w:t>orecast.</w:t>
      </w:r>
    </w:p>
    <w:p w14:paraId="53663EDF"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Availability is 76 % with a variance of -20.11 % above the warranted availability.</w:t>
      </w:r>
    </w:p>
    <w:p w14:paraId="1486CF59" w14:textId="77777777" w:rsidR="00E21C8B" w:rsidRDefault="00E21C8B" w:rsidP="00E21C8B">
      <w:pPr>
        <w:numPr>
          <w:ilvl w:val="0"/>
          <w:numId w:val="4"/>
        </w:numPr>
        <w:contextualSpacing/>
        <w:jc w:val="left"/>
        <w:rPr>
          <w:color w:val="000000" w:themeColor="text1"/>
        </w:rPr>
      </w:pPr>
      <w:r w:rsidRPr="008F1C9E">
        <w:rPr>
          <w:color w:val="000000" w:themeColor="text1"/>
        </w:rPr>
        <w:t>PR is 44 % with a variance of -42.41 % below warranted availability.</w:t>
      </w:r>
    </w:p>
    <w:p w14:paraId="12CD571C" w14:textId="77777777" w:rsidR="00E21C8B" w:rsidRDefault="00E21C8B" w:rsidP="00E21C8B">
      <w:pPr>
        <w:numPr>
          <w:ilvl w:val="0"/>
          <w:numId w:val="4"/>
        </w:numPr>
        <w:contextualSpacing/>
        <w:jc w:val="left"/>
        <w:rPr>
          <w:color w:val="000000" w:themeColor="text1"/>
        </w:rPr>
      </w:pPr>
      <w:r>
        <w:rPr>
          <w:color w:val="000000" w:themeColor="text1"/>
        </w:rPr>
        <w:t>Revenue is R</w:t>
      </w:r>
      <w:r w:rsidRPr="00422E84">
        <w:rPr>
          <w:color w:val="000000" w:themeColor="text1"/>
        </w:rPr>
        <w:t>0</w:t>
      </w:r>
      <w:r>
        <w:rPr>
          <w:color w:val="000000" w:themeColor="text1"/>
        </w:rPr>
        <w:t xml:space="preserve"> with a variance of nan % below forecast. </w:t>
      </w:r>
    </w:p>
    <w:p w14:paraId="6A93957A" w14:textId="77777777" w:rsidR="00E21C8B" w:rsidRDefault="00E21C8B" w:rsidP="00E21C8B">
      <w:pPr>
        <w:rPr>
          <w:color w:val="000000" w:themeColor="text1"/>
        </w:rPr>
      </w:pPr>
    </w:p>
    <w:p w14:paraId="3ADA4E06" w14:textId="77777777" w:rsidR="00E21C8B" w:rsidRDefault="00E21C8B" w:rsidP="00E21C8B">
      <w:pPr>
        <w:keepNext/>
        <w:numPr>
          <w:ilvl w:val="2"/>
          <w:numId w:val="10"/>
        </w:numPr>
        <w:tabs>
          <w:tab w:val="clear" w:pos="1276"/>
          <w:tab w:val="num" w:pos="851"/>
          <w:tab w:val="left" w:pos="1134"/>
        </w:tabs>
        <w:spacing w:before="60" w:after="60"/>
        <w:ind w:left="720"/>
        <w:jc w:val="left"/>
        <w:outlineLvl w:val="2"/>
        <w:rPr>
          <w:rFonts w:eastAsia="Arial Narrow" w:cs="Arial"/>
        </w:rPr>
      </w:pPr>
      <w:proofErr w:type="spellStart"/>
      <w:r w:rsidRPr="008F1C9E">
        <w:rPr>
          <w:rFonts w:eastAsia="Arial Narrow" w:cs="Arial"/>
        </w:rPr>
        <w:t>Moshesh</w:t>
      </w:r>
      <w:proofErr w:type="spellEnd"/>
      <w:r w:rsidRPr="008F1C9E">
        <w:rPr>
          <w:rFonts w:eastAsia="Arial Narrow" w:cs="Arial"/>
        </w:rPr>
        <w:t xml:space="preserve"> Mediclinic </w:t>
      </w:r>
      <w:r>
        <w:rPr>
          <w:rFonts w:eastAsia="Arial Narrow" w:cs="Arial"/>
        </w:rPr>
        <w:t xml:space="preserve">Tzaneen </w:t>
      </w:r>
      <w:r w:rsidRPr="008F1C9E">
        <w:rPr>
          <w:rFonts w:eastAsia="Arial Narrow" w:cs="Arial"/>
        </w:rPr>
        <w:t>Solar PV</w:t>
      </w:r>
    </w:p>
    <w:p w14:paraId="63F01AD0" w14:textId="77777777" w:rsidR="00E21C8B" w:rsidRPr="008F1C9E" w:rsidRDefault="00E21C8B" w:rsidP="00E21C8B">
      <w:pPr>
        <w:keepNext/>
        <w:tabs>
          <w:tab w:val="left" w:pos="1134"/>
        </w:tabs>
        <w:spacing w:before="60" w:after="60"/>
        <w:ind w:left="720"/>
        <w:outlineLvl w:val="2"/>
        <w:rPr>
          <w:rFonts w:eastAsia="Arial Narrow" w:cs="Arial"/>
        </w:rPr>
      </w:pPr>
    </w:p>
    <w:p w14:paraId="0D418737"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 xml:space="preserve">Production is </w:t>
      </w:r>
      <w:r w:rsidR="009C3795" w:rsidRPr="009C3795">
        <w:rPr>
          <w:color w:val="000000" w:themeColor="text1"/>
        </w:rPr>
        <w:t>80,549</w:t>
      </w:r>
      <w:r w:rsidR="009C3795">
        <w:rPr>
          <w:color w:val="000000" w:themeColor="text1"/>
        </w:rPr>
        <w:t xml:space="preserve"> </w:t>
      </w:r>
      <w:r>
        <w:rPr>
          <w:color w:val="000000" w:themeColor="text1"/>
        </w:rPr>
        <w:t>k</w:t>
      </w:r>
      <w:r w:rsidRPr="008F1C9E">
        <w:rPr>
          <w:color w:val="000000" w:themeColor="text1"/>
        </w:rPr>
        <w:t xml:space="preserve">Wh with a variance of </w:t>
      </w:r>
      <w:r w:rsidR="009C3795" w:rsidRPr="009C3795">
        <w:rPr>
          <w:color w:val="000000" w:themeColor="text1"/>
        </w:rPr>
        <w:t>-49.81</w:t>
      </w:r>
      <w:r w:rsidRPr="008F1C9E">
        <w:rPr>
          <w:color w:val="000000" w:themeColor="text1"/>
        </w:rPr>
        <w:t xml:space="preserve">% below the P50 </w:t>
      </w:r>
      <w:r>
        <w:rPr>
          <w:color w:val="000000" w:themeColor="text1"/>
        </w:rPr>
        <w:t>f</w:t>
      </w:r>
      <w:r w:rsidRPr="008F1C9E">
        <w:rPr>
          <w:color w:val="000000" w:themeColor="text1"/>
        </w:rPr>
        <w:t>orecast.</w:t>
      </w:r>
    </w:p>
    <w:p w14:paraId="25ED00CE"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 xml:space="preserve">Irradiation is 497 kWh/m2 with a variance of 2.85 % below P50 </w:t>
      </w:r>
      <w:r>
        <w:rPr>
          <w:color w:val="000000" w:themeColor="text1"/>
        </w:rPr>
        <w:t>f</w:t>
      </w:r>
      <w:r w:rsidRPr="008F1C9E">
        <w:rPr>
          <w:color w:val="000000" w:themeColor="text1"/>
        </w:rPr>
        <w:t>orecast.</w:t>
      </w:r>
    </w:p>
    <w:p w14:paraId="10449EAE" w14:textId="77777777" w:rsidR="00E21C8B" w:rsidRPr="008F1C9E" w:rsidRDefault="00E21C8B" w:rsidP="00E21C8B">
      <w:pPr>
        <w:numPr>
          <w:ilvl w:val="0"/>
          <w:numId w:val="4"/>
        </w:numPr>
        <w:contextualSpacing/>
        <w:jc w:val="left"/>
        <w:rPr>
          <w:color w:val="000000" w:themeColor="text1"/>
        </w:rPr>
      </w:pPr>
      <w:r w:rsidRPr="008F1C9E">
        <w:rPr>
          <w:color w:val="000000" w:themeColor="text1"/>
        </w:rPr>
        <w:t>Availability is 0 % with a variance of -100.0 % above the warranted availability.</w:t>
      </w:r>
    </w:p>
    <w:p w14:paraId="33882366" w14:textId="77777777" w:rsidR="00E21C8B" w:rsidRDefault="00E21C8B" w:rsidP="00E21C8B">
      <w:pPr>
        <w:numPr>
          <w:ilvl w:val="0"/>
          <w:numId w:val="4"/>
        </w:numPr>
        <w:contextualSpacing/>
        <w:jc w:val="left"/>
        <w:rPr>
          <w:color w:val="000000" w:themeColor="text1"/>
        </w:rPr>
      </w:pPr>
      <w:r w:rsidRPr="008F1C9E">
        <w:rPr>
          <w:color w:val="000000" w:themeColor="text1"/>
        </w:rPr>
        <w:t>PR is 49 % with a variance of -40.95 % below warranted availability.</w:t>
      </w:r>
    </w:p>
    <w:p w14:paraId="08C2BDA6" w14:textId="77777777" w:rsidR="00E21C8B" w:rsidRPr="00422E84" w:rsidRDefault="00E21C8B" w:rsidP="00E21C8B">
      <w:pPr>
        <w:numPr>
          <w:ilvl w:val="0"/>
          <w:numId w:val="4"/>
        </w:numPr>
        <w:contextualSpacing/>
        <w:jc w:val="left"/>
        <w:rPr>
          <w:color w:val="000000" w:themeColor="text1"/>
        </w:rPr>
      </w:pPr>
      <w:r w:rsidRPr="00422E84">
        <w:rPr>
          <w:color w:val="000000" w:themeColor="text1"/>
        </w:rPr>
        <w:t>Revenue is R</w:t>
      </w:r>
      <w:r w:rsidRPr="00422E84">
        <w:rPr>
          <w:rFonts w:ascii="Arial" w:hAnsi="Arial" w:cs="Arial"/>
          <w:color w:val="000000"/>
          <w:lang w:eastAsia="en-ZA"/>
        </w:rPr>
        <w:t>0</w:t>
      </w:r>
      <w:r>
        <w:t xml:space="preserve"> </w:t>
      </w:r>
      <w:r w:rsidRPr="00422E84">
        <w:rPr>
          <w:color w:val="000000" w:themeColor="text1"/>
        </w:rPr>
        <w:t>with a variance of nan % below forecast.</w:t>
      </w:r>
    </w:p>
    <w:bookmarkEnd w:id="33"/>
    <w:p w14:paraId="31F2489F" w14:textId="77777777" w:rsidR="00E21C8B" w:rsidRDefault="00E21C8B" w:rsidP="0080521A">
      <w:pPr>
        <w:pStyle w:val="Bullet1"/>
        <w:numPr>
          <w:ilvl w:val="0"/>
          <w:numId w:val="0"/>
        </w:numPr>
      </w:pPr>
    </w:p>
    <w:p w14:paraId="36D8C1E5" w14:textId="77777777" w:rsidR="00E21C8B" w:rsidRDefault="00E21C8B" w:rsidP="0080521A">
      <w:pPr>
        <w:pStyle w:val="Bullet1"/>
        <w:numPr>
          <w:ilvl w:val="0"/>
          <w:numId w:val="0"/>
        </w:numPr>
      </w:pPr>
    </w:p>
    <w:p w14:paraId="349348A2" w14:textId="77777777" w:rsidR="00E21C8B" w:rsidRDefault="00E21C8B" w:rsidP="0080521A">
      <w:pPr>
        <w:pStyle w:val="Bullet1"/>
        <w:numPr>
          <w:ilvl w:val="0"/>
          <w:numId w:val="0"/>
        </w:numPr>
        <w:sectPr w:rsidR="00E21C8B" w:rsidSect="006C75D2">
          <w:headerReference w:type="default" r:id="rId19"/>
          <w:pgSz w:w="11907" w:h="16840" w:code="9"/>
          <w:pgMar w:top="1985" w:right="1179" w:bottom="1134" w:left="1179" w:header="709" w:footer="425" w:gutter="0"/>
          <w:cols w:space="708"/>
          <w:docGrid w:linePitch="360"/>
        </w:sectPr>
      </w:pPr>
    </w:p>
    <w:p w14:paraId="11562B8C" w14:textId="77777777" w:rsidR="00342E02" w:rsidRPr="00953BC7" w:rsidRDefault="00342E02" w:rsidP="0080521A">
      <w:pPr>
        <w:pStyle w:val="Bullet1"/>
        <w:numPr>
          <w:ilvl w:val="0"/>
          <w:numId w:val="0"/>
        </w:numPr>
      </w:pPr>
    </w:p>
    <w:p w14:paraId="31D15248" w14:textId="77777777" w:rsidR="00257DC7" w:rsidRDefault="00257DC7" w:rsidP="001057C5">
      <w:pPr>
        <w:pStyle w:val="Heading2"/>
      </w:pPr>
      <w:bookmarkStart w:id="41" w:name="_Toc130236209"/>
      <w:r w:rsidRPr="00953BC7">
        <w:t>Key</w:t>
      </w:r>
      <w:r w:rsidRPr="00953BC7">
        <w:rPr>
          <w:spacing w:val="-12"/>
        </w:rPr>
        <w:t xml:space="preserve"> </w:t>
      </w:r>
      <w:r w:rsidRPr="00953BC7">
        <w:t>Risks,</w:t>
      </w:r>
      <w:r w:rsidRPr="00953BC7">
        <w:rPr>
          <w:spacing w:val="-17"/>
        </w:rPr>
        <w:t xml:space="preserve"> </w:t>
      </w:r>
      <w:r w:rsidRPr="00953BC7">
        <w:t>Recommendations</w:t>
      </w:r>
      <w:r w:rsidRPr="00953BC7">
        <w:rPr>
          <w:spacing w:val="-9"/>
        </w:rPr>
        <w:t xml:space="preserve"> </w:t>
      </w:r>
      <w:r w:rsidRPr="00953BC7">
        <w:t>&amp;</w:t>
      </w:r>
      <w:r w:rsidRPr="00953BC7">
        <w:rPr>
          <w:spacing w:val="-5"/>
        </w:rPr>
        <w:t xml:space="preserve"> </w:t>
      </w:r>
      <w:r w:rsidRPr="00953BC7">
        <w:t>Actions</w:t>
      </w:r>
      <w:bookmarkEnd w:id="41"/>
    </w:p>
    <w:p w14:paraId="464E6561" w14:textId="77777777" w:rsidR="005E7276" w:rsidRPr="005E7276" w:rsidRDefault="005E7276" w:rsidP="005E7276"/>
    <w:p w14:paraId="4894102E" w14:textId="77777777" w:rsidR="002470EF" w:rsidRDefault="00E44F6C" w:rsidP="002470EF">
      <w:pPr>
        <w:rPr>
          <w:lang w:eastAsia="en-US"/>
        </w:rPr>
      </w:pPr>
      <w:r>
        <w:rPr>
          <w:lang w:eastAsia="en-US"/>
        </w:rPr>
        <w:t>The following table describe the risk identified in January 2023.</w:t>
      </w:r>
    </w:p>
    <w:p w14:paraId="733D9BA9" w14:textId="77777777" w:rsidR="00CD76F9" w:rsidRDefault="00CD76F9" w:rsidP="002470EF">
      <w:pPr>
        <w:rPr>
          <w:lang w:eastAsia="en-US"/>
        </w:rPr>
      </w:pPr>
    </w:p>
    <w:tbl>
      <w:tblPr>
        <w:tblStyle w:val="TableGridLight"/>
        <w:tblW w:w="9506" w:type="dxa"/>
        <w:jc w:val="center"/>
        <w:tblLook w:val="04A0" w:firstRow="1" w:lastRow="0" w:firstColumn="1" w:lastColumn="0" w:noHBand="0" w:noVBand="1"/>
      </w:tblPr>
      <w:tblGrid>
        <w:gridCol w:w="1276"/>
        <w:gridCol w:w="3204"/>
        <w:gridCol w:w="737"/>
        <w:gridCol w:w="4289"/>
      </w:tblGrid>
      <w:tr w:rsidR="00CA1B6B" w14:paraId="7412865E" w14:textId="77777777" w:rsidTr="00A96334">
        <w:trPr>
          <w:trHeight w:val="447"/>
          <w:jc w:val="center"/>
        </w:trPr>
        <w:tc>
          <w:tcPr>
            <w:tcW w:w="1276" w:type="dxa"/>
            <w:shd w:val="clear" w:color="auto" w:fill="5F0500"/>
          </w:tcPr>
          <w:p w14:paraId="1D899244" w14:textId="77777777" w:rsidR="00AB6E86" w:rsidRDefault="00AB6E86" w:rsidP="007F6B05">
            <w:pPr>
              <w:rPr>
                <w:lang w:eastAsia="en-US"/>
              </w:rPr>
            </w:pPr>
            <w:r w:rsidRPr="00955B64">
              <w:t>Key Risks</w:t>
            </w:r>
          </w:p>
        </w:tc>
        <w:tc>
          <w:tcPr>
            <w:tcW w:w="3204" w:type="dxa"/>
            <w:shd w:val="clear" w:color="auto" w:fill="5F0500"/>
          </w:tcPr>
          <w:p w14:paraId="41BCF586" w14:textId="77777777" w:rsidR="00AB6E86" w:rsidRDefault="00AB6E86" w:rsidP="007F6B05">
            <w:pPr>
              <w:rPr>
                <w:lang w:eastAsia="en-US"/>
              </w:rPr>
            </w:pPr>
            <w:r w:rsidRPr="00955B64">
              <w:t>Description</w:t>
            </w:r>
          </w:p>
        </w:tc>
        <w:tc>
          <w:tcPr>
            <w:tcW w:w="737" w:type="dxa"/>
            <w:shd w:val="clear" w:color="auto" w:fill="5F0500"/>
          </w:tcPr>
          <w:p w14:paraId="0923DFB6" w14:textId="77777777" w:rsidR="00AB6E86" w:rsidRDefault="00AB6E86" w:rsidP="00222A6C">
            <w:pPr>
              <w:jc w:val="center"/>
              <w:rPr>
                <w:lang w:eastAsia="en-US"/>
              </w:rPr>
            </w:pPr>
            <w:r w:rsidRPr="00955B64">
              <w:t>Risk Rating</w:t>
            </w:r>
          </w:p>
        </w:tc>
        <w:tc>
          <w:tcPr>
            <w:tcW w:w="4289" w:type="dxa"/>
            <w:shd w:val="clear" w:color="auto" w:fill="5F0500"/>
          </w:tcPr>
          <w:p w14:paraId="404A0E47" w14:textId="77777777" w:rsidR="00AB6E86" w:rsidRDefault="00AB6E86" w:rsidP="007F6B05">
            <w:pPr>
              <w:rPr>
                <w:lang w:eastAsia="en-US"/>
              </w:rPr>
            </w:pPr>
            <w:r w:rsidRPr="00955B64">
              <w:t>Recommendations</w:t>
            </w:r>
          </w:p>
        </w:tc>
      </w:tr>
      <w:tr w:rsidR="00CA1B6B" w14:paraId="043059EB" w14:textId="77777777" w:rsidTr="00A96334">
        <w:trPr>
          <w:trHeight w:val="142"/>
          <w:jc w:val="center"/>
        </w:trPr>
        <w:tc>
          <w:tcPr>
            <w:tcW w:w="1276" w:type="dxa"/>
            <w:shd w:val="clear" w:color="auto" w:fill="auto"/>
          </w:tcPr>
          <w:p w14:paraId="05B9B66B" w14:textId="77777777" w:rsidR="00AB6E86" w:rsidRPr="00955B64" w:rsidRDefault="00AB6E86" w:rsidP="007F6B05">
            <w:pPr>
              <w:rPr>
                <w:b/>
                <w:bCs/>
              </w:rPr>
            </w:pPr>
            <w:r w:rsidRPr="00B4087C">
              <w:t xml:space="preserve">Portfolio Key risk </w:t>
            </w:r>
          </w:p>
        </w:tc>
        <w:tc>
          <w:tcPr>
            <w:tcW w:w="3204" w:type="dxa"/>
            <w:shd w:val="clear" w:color="auto" w:fill="auto"/>
          </w:tcPr>
          <w:p w14:paraId="4097DA7F" w14:textId="77777777" w:rsidR="00AB6E86" w:rsidRDefault="00AB6E86" w:rsidP="007F6B05">
            <w:r>
              <w:t xml:space="preserve">Harmattan has identified the following portfolio risks: </w:t>
            </w:r>
          </w:p>
          <w:p w14:paraId="1CA619BF" w14:textId="77777777" w:rsidR="00AB6E86" w:rsidRDefault="00AB6E86" w:rsidP="007F6B05">
            <w:pPr>
              <w:pStyle w:val="Bullet1"/>
            </w:pPr>
            <w:r>
              <w:t xml:space="preserve">All the plants, except for </w:t>
            </w:r>
            <w:proofErr w:type="spellStart"/>
            <w:r>
              <w:t>Vergelegen</w:t>
            </w:r>
            <w:proofErr w:type="spellEnd"/>
            <w:r>
              <w:t xml:space="preserve">, have performed below forecast due to loadshedding. The plants have experienced low availability because the inverters are grid tied, which results in loss of production during grid outages. We note that due to the </w:t>
            </w:r>
            <w:r w:rsidR="008962BF">
              <w:t>increase</w:t>
            </w:r>
            <w:r>
              <w:t xml:space="preserve"> in load shedding the plants will continue to underperform going forward.</w:t>
            </w:r>
          </w:p>
          <w:p w14:paraId="2B368589" w14:textId="77777777" w:rsidR="003121D6" w:rsidRPr="003121D6" w:rsidRDefault="00AB6E86" w:rsidP="003121D6">
            <w:pPr>
              <w:pStyle w:val="Bullet1"/>
              <w:rPr>
                <w:rStyle w:val="CommentReference"/>
                <w:b/>
                <w:bCs/>
                <w:sz w:val="20"/>
                <w:szCs w:val="20"/>
              </w:rPr>
            </w:pPr>
            <w:r>
              <w:t xml:space="preserve">We have reviewed the SCADA systems and noted that the irradiation data </w:t>
            </w:r>
            <w:r w:rsidR="00C42AE3">
              <w:t>was</w:t>
            </w:r>
            <w:r>
              <w:t xml:space="preserve"> not recorded due to logging errors, resulting in large data gaps. The Operator has opted to use google studio to record the data rather than the use of specialist software. </w:t>
            </w:r>
          </w:p>
          <w:p w14:paraId="65ADA7BE" w14:textId="77777777" w:rsidR="00AB6E86" w:rsidRPr="00955B64" w:rsidRDefault="008D7694" w:rsidP="003121D6">
            <w:pPr>
              <w:pStyle w:val="Bullet1"/>
              <w:rPr>
                <w:b/>
                <w:bCs/>
              </w:rPr>
            </w:pPr>
            <w:r>
              <w:t>N</w:t>
            </w:r>
            <w:r w:rsidR="00AB6E86">
              <w:t xml:space="preserve">o annual plan was provided by the Operator with Scheduled maintenance activities. </w:t>
            </w:r>
          </w:p>
        </w:tc>
        <w:tc>
          <w:tcPr>
            <w:tcW w:w="737" w:type="dxa"/>
            <w:shd w:val="clear" w:color="auto" w:fill="FF0000"/>
          </w:tcPr>
          <w:p w14:paraId="52090F18" w14:textId="77777777" w:rsidR="00AB6E86" w:rsidRPr="00955B64" w:rsidRDefault="00CA1B6B" w:rsidP="00222A6C">
            <w:pPr>
              <w:jc w:val="center"/>
            </w:pPr>
            <w:r>
              <w:t>H</w:t>
            </w:r>
          </w:p>
        </w:tc>
        <w:tc>
          <w:tcPr>
            <w:tcW w:w="4289" w:type="dxa"/>
            <w:shd w:val="clear" w:color="auto" w:fill="auto"/>
          </w:tcPr>
          <w:p w14:paraId="4094FB36" w14:textId="77777777" w:rsidR="00AB6E86" w:rsidRDefault="00AB6E86" w:rsidP="007F6B05">
            <w:r>
              <w:t xml:space="preserve">We recommend that the Client identify any financial risk and adjust their financial model to account for the load shedding in 2023 as load shedding will persist. </w:t>
            </w:r>
          </w:p>
          <w:p w14:paraId="2E762B3F" w14:textId="77777777" w:rsidR="00AB6E86" w:rsidRDefault="00AB6E86" w:rsidP="007F6B05"/>
          <w:p w14:paraId="0665E78F" w14:textId="77777777" w:rsidR="00AB6E86" w:rsidRDefault="00AB6E86" w:rsidP="007F6B05">
            <w:r>
              <w:t xml:space="preserve">Harmattan further also recommends that the Operator resolve the SCADA data handling issue and </w:t>
            </w:r>
            <w:r w:rsidR="00154BC8">
              <w:t>use</w:t>
            </w:r>
            <w:r>
              <w:t xml:space="preserve"> a central monitoring system for all the plants.</w:t>
            </w:r>
          </w:p>
          <w:p w14:paraId="0E70F9FF" w14:textId="77777777" w:rsidR="00AB6E86" w:rsidRDefault="00AB6E86" w:rsidP="007F6B05"/>
          <w:p w14:paraId="1F336316" w14:textId="77777777" w:rsidR="00AB6E86" w:rsidRDefault="00AB6E86" w:rsidP="007F6B05">
            <w:r>
              <w:t xml:space="preserve">We also recommend that the Operator install UPS systems in each plant control system to enable plant data to continue to be supplied to the central SCADA during grid outages. </w:t>
            </w:r>
          </w:p>
          <w:p w14:paraId="116D065B" w14:textId="77777777" w:rsidR="00AB6E86" w:rsidRDefault="00AB6E86" w:rsidP="007F6B05">
            <w:r>
              <w:t xml:space="preserve"> </w:t>
            </w:r>
          </w:p>
          <w:p w14:paraId="1E998FDA" w14:textId="77777777" w:rsidR="00AB6E86" w:rsidRPr="00955B64" w:rsidRDefault="00AB6E86" w:rsidP="007F6B05">
            <w:pPr>
              <w:rPr>
                <w:b/>
                <w:bCs/>
              </w:rPr>
            </w:pPr>
            <w:r>
              <w:t xml:space="preserve">We recommend that the Operator provide an annual maintenance plan with specific dates. </w:t>
            </w:r>
          </w:p>
        </w:tc>
      </w:tr>
      <w:tr w:rsidR="00CA1B6B" w14:paraId="612CBBE9" w14:textId="77777777" w:rsidTr="00A96334">
        <w:trPr>
          <w:trHeight w:val="142"/>
          <w:jc w:val="center"/>
        </w:trPr>
        <w:tc>
          <w:tcPr>
            <w:tcW w:w="1276" w:type="dxa"/>
            <w:shd w:val="clear" w:color="auto" w:fill="FFFFFF" w:themeFill="background1"/>
          </w:tcPr>
          <w:p w14:paraId="4DF636EE" w14:textId="77777777" w:rsidR="00AB6E86" w:rsidRPr="00B4087C" w:rsidRDefault="00AB6E86" w:rsidP="007F6B05">
            <w:r>
              <w:t>EPC Contract</w:t>
            </w:r>
          </w:p>
        </w:tc>
        <w:tc>
          <w:tcPr>
            <w:tcW w:w="3204" w:type="dxa"/>
          </w:tcPr>
          <w:p w14:paraId="79A628E4" w14:textId="77777777" w:rsidR="00AB6E86" w:rsidRDefault="00AB6E86" w:rsidP="007F6B05">
            <w:r>
              <w:t xml:space="preserve">Harmattan has performed LD calculations for the Midstream, </w:t>
            </w:r>
            <w:proofErr w:type="spellStart"/>
            <w:r>
              <w:t>Vergelegen</w:t>
            </w:r>
            <w:proofErr w:type="spellEnd"/>
            <w:r>
              <w:t xml:space="preserve">, and Durbanville plants. We were provided with </w:t>
            </w:r>
            <w:proofErr w:type="spellStart"/>
            <w:r>
              <w:t>Solcast</w:t>
            </w:r>
            <w:proofErr w:type="spellEnd"/>
            <w:r>
              <w:t xml:space="preserve"> irradiation data in the form of an Excel spread sheet for the 12-months of production. This approach was taken as the irradiation data extracted from the SCADA contained gaps due to network communication errors during load shedding events. </w:t>
            </w:r>
          </w:p>
          <w:p w14:paraId="767BAA43" w14:textId="77777777" w:rsidR="00AB6E86" w:rsidRDefault="00AB6E86" w:rsidP="007F6B05"/>
          <w:p w14:paraId="013FBADD" w14:textId="77777777" w:rsidR="00AB6E86" w:rsidRDefault="00AB6E86" w:rsidP="007F6B05">
            <w:r>
              <w:t>Harmattan performed the initial calculation based on Annexures 5 and 7 of the EPC contracts and we included the deemed energy provided by the Operator.</w:t>
            </w:r>
          </w:p>
          <w:p w14:paraId="04F060C5" w14:textId="77777777" w:rsidR="00AB6E86" w:rsidRDefault="00AB6E86" w:rsidP="007F6B05"/>
          <w:p w14:paraId="14BD06B0" w14:textId="77777777" w:rsidR="00AB6E86" w:rsidRPr="00D4432E" w:rsidRDefault="00AB6E86" w:rsidP="007F6B05">
            <w:pPr>
              <w:rPr>
                <w:lang w:eastAsia="en-ZA"/>
              </w:rPr>
            </w:pPr>
            <w:r>
              <w:t xml:space="preserve">The calculation resulted in LD of </w:t>
            </w:r>
            <w:r w:rsidRPr="005E6C07">
              <w:rPr>
                <w:b/>
                <w:lang w:eastAsia="en-ZA"/>
              </w:rPr>
              <w:t>R 193</w:t>
            </w:r>
            <w:r w:rsidRPr="00EB7DB7">
              <w:rPr>
                <w:b/>
                <w:lang w:eastAsia="en-ZA"/>
              </w:rPr>
              <w:t>,</w:t>
            </w:r>
            <w:r w:rsidRPr="005E6C07">
              <w:rPr>
                <w:b/>
                <w:lang w:eastAsia="en-ZA"/>
              </w:rPr>
              <w:t>134</w:t>
            </w:r>
            <w:r w:rsidRPr="00EB7DB7">
              <w:rPr>
                <w:b/>
                <w:lang w:eastAsia="en-ZA"/>
              </w:rPr>
              <w:t>.</w:t>
            </w:r>
            <w:r w:rsidRPr="005E6C07">
              <w:rPr>
                <w:b/>
                <w:lang w:eastAsia="en-ZA"/>
              </w:rPr>
              <w:t>16</w:t>
            </w:r>
            <w:r>
              <w:rPr>
                <w:b/>
                <w:lang w:eastAsia="en-ZA"/>
              </w:rPr>
              <w:t xml:space="preserve"> </w:t>
            </w:r>
            <w:r w:rsidRPr="00D4432E">
              <w:rPr>
                <w:lang w:eastAsia="en-ZA"/>
              </w:rPr>
              <w:t>for the three projects assessed.</w:t>
            </w:r>
          </w:p>
          <w:p w14:paraId="32B657DA" w14:textId="77777777" w:rsidR="00AB6E86" w:rsidRDefault="00AB6E86" w:rsidP="007F6B05"/>
          <w:p w14:paraId="18550C76" w14:textId="77777777" w:rsidR="00AB6E86" w:rsidRDefault="00AB6E86" w:rsidP="007F6B05">
            <w:r>
              <w:t xml:space="preserve">The Operator then performed a review of the calculation and then included some additional losses based on a load </w:t>
            </w:r>
            <w:r>
              <w:lastRenderedPageBreak/>
              <w:t xml:space="preserve">shedding schedule for the 2022 years of production. </w:t>
            </w:r>
          </w:p>
          <w:p w14:paraId="11CBD4C0" w14:textId="77777777" w:rsidR="00AB6E86" w:rsidRDefault="00AB6E86" w:rsidP="007F6B05"/>
          <w:p w14:paraId="53AD80F9" w14:textId="77777777" w:rsidR="00AB6E86" w:rsidRDefault="00AB6E86" w:rsidP="007F6B05">
            <w:pPr>
              <w:rPr>
                <w:rFonts w:cs="Calibri"/>
                <w:b/>
                <w:color w:val="000000"/>
                <w:lang w:eastAsia="en-ZA"/>
              </w:rPr>
            </w:pPr>
            <w:r>
              <w:t xml:space="preserve">The calculation with the additional losses resulted in reduction of the LDs payable to </w:t>
            </w:r>
            <w:r w:rsidRPr="00EB7DB7">
              <w:rPr>
                <w:rFonts w:cs="Calibri"/>
                <w:b/>
                <w:color w:val="000000"/>
                <w:lang w:eastAsia="en-ZA"/>
              </w:rPr>
              <w:t xml:space="preserve">R </w:t>
            </w:r>
            <w:r w:rsidRPr="005E6C07">
              <w:rPr>
                <w:rFonts w:cs="Calibri"/>
                <w:b/>
                <w:color w:val="000000"/>
                <w:lang w:eastAsia="en-ZA"/>
              </w:rPr>
              <w:t>183</w:t>
            </w:r>
            <w:r w:rsidRPr="00EB7DB7">
              <w:rPr>
                <w:rFonts w:cs="Calibri"/>
                <w:b/>
                <w:color w:val="000000"/>
                <w:lang w:eastAsia="en-ZA"/>
              </w:rPr>
              <w:t>,</w:t>
            </w:r>
            <w:r w:rsidRPr="005E6C07">
              <w:rPr>
                <w:rFonts w:cs="Calibri"/>
                <w:b/>
                <w:color w:val="000000"/>
                <w:lang w:eastAsia="en-ZA"/>
              </w:rPr>
              <w:t>271</w:t>
            </w:r>
            <w:r w:rsidRPr="00EB7DB7">
              <w:rPr>
                <w:rFonts w:cs="Calibri"/>
                <w:b/>
                <w:color w:val="000000"/>
                <w:lang w:eastAsia="en-ZA"/>
              </w:rPr>
              <w:t>.</w:t>
            </w:r>
            <w:r w:rsidRPr="005E6C07">
              <w:rPr>
                <w:rFonts w:cs="Calibri"/>
                <w:b/>
                <w:color w:val="000000"/>
                <w:lang w:eastAsia="en-ZA"/>
              </w:rPr>
              <w:t>4</w:t>
            </w:r>
            <w:r w:rsidRPr="00EB7DB7">
              <w:rPr>
                <w:rFonts w:cs="Calibri"/>
                <w:b/>
                <w:color w:val="000000"/>
                <w:lang w:eastAsia="en-ZA"/>
              </w:rPr>
              <w:t>4</w:t>
            </w:r>
          </w:p>
          <w:p w14:paraId="4239A547" w14:textId="77777777" w:rsidR="00AB6E86" w:rsidRDefault="00AB6E86" w:rsidP="007F6B05"/>
          <w:p w14:paraId="38865FF2" w14:textId="77777777" w:rsidR="00AB6E86" w:rsidRDefault="00AB6E86" w:rsidP="007F6B05">
            <w:r>
              <w:t xml:space="preserve">Harmattan reviewed the Operator’s calculation note their load shedding losses cannot be verified on the SCADA system as the SCADA does not distinguish between grid fault and normal system faults. </w:t>
            </w:r>
          </w:p>
        </w:tc>
        <w:tc>
          <w:tcPr>
            <w:tcW w:w="737" w:type="dxa"/>
            <w:shd w:val="clear" w:color="auto" w:fill="FF0000"/>
          </w:tcPr>
          <w:p w14:paraId="161BA7E0" w14:textId="77777777" w:rsidR="00AB6E86" w:rsidRDefault="00AB6E86" w:rsidP="00222A6C">
            <w:pPr>
              <w:jc w:val="center"/>
            </w:pPr>
            <w:r w:rsidRPr="001001CD">
              <w:lastRenderedPageBreak/>
              <w:t>H</w:t>
            </w:r>
          </w:p>
        </w:tc>
        <w:tc>
          <w:tcPr>
            <w:tcW w:w="4289" w:type="dxa"/>
          </w:tcPr>
          <w:p w14:paraId="3E03F180" w14:textId="77777777" w:rsidR="00AB6E86" w:rsidRDefault="00AB6E86" w:rsidP="007F6B05">
            <w:r>
              <w:t xml:space="preserve">While the extent of losses due to load shedding claimed by ACES appear reasonable given knowledge of the loadshedding taking place over the past year, Harmattan cannot unfortunately verify the reduction in LDs claimed. </w:t>
            </w:r>
          </w:p>
          <w:p w14:paraId="38548D06" w14:textId="77777777" w:rsidR="00AB6E86" w:rsidRDefault="00AB6E86" w:rsidP="007F6B05">
            <w:r>
              <w:t>Harmattan recommends:</w:t>
            </w:r>
          </w:p>
          <w:p w14:paraId="1EB2EAA3" w14:textId="77777777" w:rsidR="00AB6E86" w:rsidRDefault="00AB6E86" w:rsidP="007F6B05"/>
          <w:p w14:paraId="50E01F51" w14:textId="77777777" w:rsidR="00AB6E86" w:rsidRDefault="00AB6E86" w:rsidP="007F6B05">
            <w:pPr>
              <w:pStyle w:val="Bullet1"/>
            </w:pPr>
            <w:r>
              <w:t>The SCADA systems installed are upgraded to the following.</w:t>
            </w:r>
          </w:p>
          <w:p w14:paraId="411E57CB" w14:textId="77777777" w:rsidR="00AB6E86" w:rsidRDefault="00AB6E86" w:rsidP="007F6B05">
            <w:pPr>
              <w:pStyle w:val="Bullet2"/>
            </w:pPr>
            <w:r>
              <w:t>Add a module to the SCADA that can allow load shedding downtime to be logged or replace the system with the SCADA that would allow losses due to load shedding to be verified.</w:t>
            </w:r>
          </w:p>
          <w:p w14:paraId="441AD9C4" w14:textId="77777777" w:rsidR="00AB6E86" w:rsidRDefault="00AB6E86" w:rsidP="007F6B05">
            <w:pPr>
              <w:pStyle w:val="Bullet2"/>
            </w:pPr>
            <w:r>
              <w:t>Irradiation measurement and recording to be improved. We have moted that the irradiation measured by the onsite pyranometer at Hermanus had fewer data gaps which suggested that a UPS was installed We recommend installing UPS on all site to reduce data loss recorded from either satellite or onsite pyranometer.</w:t>
            </w:r>
          </w:p>
          <w:p w14:paraId="552117EF" w14:textId="77777777" w:rsidR="00AB6E86" w:rsidRDefault="00AB6E86" w:rsidP="007F6B05">
            <w:pPr>
              <w:pStyle w:val="Bullet2"/>
            </w:pPr>
            <w:r>
              <w:t>Include an automated calculation and recording of P/R.</w:t>
            </w:r>
          </w:p>
          <w:p w14:paraId="719FFC98" w14:textId="77777777" w:rsidR="00AB6E86" w:rsidRDefault="00AB6E86" w:rsidP="007F6B05"/>
          <w:p w14:paraId="21AA4C15" w14:textId="77777777" w:rsidR="00AB6E86" w:rsidRDefault="00AB6E86" w:rsidP="007F6B05">
            <w:pPr>
              <w:pStyle w:val="Bullet1"/>
            </w:pPr>
            <w:r>
              <w:t>On the LD calculation the Operator:</w:t>
            </w:r>
          </w:p>
          <w:p w14:paraId="1D3574A8" w14:textId="77777777" w:rsidR="00AB6E86" w:rsidRPr="0030123C" w:rsidRDefault="00AB6E86" w:rsidP="007F6B05">
            <w:pPr>
              <w:pStyle w:val="Bullet2"/>
              <w:rPr>
                <w:lang w:val="en-GB"/>
              </w:rPr>
            </w:pPr>
            <w:r w:rsidRPr="00B93366">
              <w:rPr>
                <w:lang w:eastAsia="en-ZA"/>
              </w:rPr>
              <w:t xml:space="preserve">Use Load Shedding Schedule Data: </w:t>
            </w:r>
            <w:r w:rsidRPr="0030123C">
              <w:rPr>
                <w:lang w:val="en-GB"/>
              </w:rPr>
              <w:t>Instead of relying solely on nationwide load shedding days, it may be helpful to obtain load shedding schedules for the specific areas where the sites are located. This can provide more accurate information about when load shedding is expected to occur and help to better estimate the impact on the sites.</w:t>
            </w:r>
          </w:p>
          <w:p w14:paraId="26C91F42" w14:textId="77777777" w:rsidR="00AB6E86" w:rsidRPr="0030123C" w:rsidRDefault="00AB6E86" w:rsidP="007F6B05">
            <w:pPr>
              <w:pStyle w:val="Bullet2"/>
              <w:rPr>
                <w:lang w:val="en-GB"/>
              </w:rPr>
            </w:pPr>
            <w:r w:rsidRPr="0030123C">
              <w:rPr>
                <w:lang w:val="en-GB"/>
              </w:rPr>
              <w:t xml:space="preserve">Consider Inverter Start-up Time: To account for the </w:t>
            </w:r>
            <w:r w:rsidRPr="00EF0D83">
              <w:t>time,</w:t>
            </w:r>
            <w:r w:rsidRPr="0030123C">
              <w:rPr>
                <w:lang w:val="en-GB"/>
              </w:rPr>
              <w:t xml:space="preserve"> it takes for the inverters to start up, it may be helpful to add a buffer period before and after the estimated load shedding time. This can ensure that the estimated impact on the sites is more accurate.</w:t>
            </w:r>
          </w:p>
          <w:p w14:paraId="0CC0F2BC" w14:textId="77777777" w:rsidR="00AB6E86" w:rsidRDefault="00AB6E86" w:rsidP="007F6B05">
            <w:pPr>
              <w:pStyle w:val="Bullet2"/>
            </w:pPr>
            <w:r w:rsidRPr="0030123C">
              <w:rPr>
                <w:lang w:val="en-GB"/>
              </w:rPr>
              <w:t>Improve Automation</w:t>
            </w:r>
            <w:r>
              <w:t xml:space="preserve"> as </w:t>
            </w:r>
            <w:r w:rsidRPr="0030123C">
              <w:rPr>
                <w:lang w:val="en-GB"/>
              </w:rPr>
              <w:t xml:space="preserve">the process is currently very manual. Implementing more automation can help to streamline the process and reduce errors. This could include talking to the SCADA manufacture on improving the </w:t>
            </w:r>
            <w:r w:rsidRPr="00747CCB">
              <w:t>system.</w:t>
            </w:r>
          </w:p>
        </w:tc>
      </w:tr>
      <w:tr w:rsidR="00CA1B6B" w14:paraId="50B0AF90" w14:textId="77777777" w:rsidTr="00A96334">
        <w:trPr>
          <w:trHeight w:val="142"/>
          <w:jc w:val="center"/>
        </w:trPr>
        <w:tc>
          <w:tcPr>
            <w:tcW w:w="1276" w:type="dxa"/>
            <w:shd w:val="clear" w:color="auto" w:fill="FFFFFF" w:themeFill="background1"/>
          </w:tcPr>
          <w:p w14:paraId="0C31BA88" w14:textId="77777777" w:rsidR="00AB6E86" w:rsidRPr="00B4087C" w:rsidRDefault="00AB6E86" w:rsidP="007F6B05">
            <w:r>
              <w:lastRenderedPageBreak/>
              <w:t>Tzaneen technical</w:t>
            </w:r>
          </w:p>
        </w:tc>
        <w:tc>
          <w:tcPr>
            <w:tcW w:w="3204" w:type="dxa"/>
          </w:tcPr>
          <w:p w14:paraId="6ACDA18F" w14:textId="77777777" w:rsidR="00AB6E86" w:rsidRDefault="00AB6E86" w:rsidP="007F6B05">
            <w:r>
              <w:t>The SCADA system is not recording any availability data.</w:t>
            </w:r>
          </w:p>
        </w:tc>
        <w:tc>
          <w:tcPr>
            <w:tcW w:w="737" w:type="dxa"/>
            <w:shd w:val="clear" w:color="auto" w:fill="FF0000"/>
          </w:tcPr>
          <w:p w14:paraId="6DBBE6F4" w14:textId="77777777" w:rsidR="00AB6E86" w:rsidRDefault="00AB6E86" w:rsidP="00222A6C">
            <w:pPr>
              <w:jc w:val="center"/>
            </w:pPr>
            <w:r>
              <w:t>H</w:t>
            </w:r>
          </w:p>
        </w:tc>
        <w:tc>
          <w:tcPr>
            <w:tcW w:w="4289" w:type="dxa"/>
          </w:tcPr>
          <w:p w14:paraId="5C981028" w14:textId="77777777" w:rsidR="00AB6E86" w:rsidRDefault="00AB6E86" w:rsidP="007F6B05">
            <w:r>
              <w:t xml:space="preserve">We recommend that the Operator check the availability module on the SCADA for this project for correct functionality. </w:t>
            </w:r>
          </w:p>
        </w:tc>
      </w:tr>
      <w:tr w:rsidR="00CA1B6B" w14:paraId="0278AFFA" w14:textId="77777777" w:rsidTr="00A96334">
        <w:trPr>
          <w:trHeight w:val="1812"/>
          <w:jc w:val="center"/>
        </w:trPr>
        <w:tc>
          <w:tcPr>
            <w:tcW w:w="1276" w:type="dxa"/>
            <w:shd w:val="clear" w:color="auto" w:fill="FFFFFF" w:themeFill="background1"/>
          </w:tcPr>
          <w:p w14:paraId="254C09C5" w14:textId="77777777" w:rsidR="00AB6E86" w:rsidRPr="00B4087C" w:rsidRDefault="00AB6E86" w:rsidP="007F6B05">
            <w:r w:rsidRPr="0039295E">
              <w:t>Midstream technical</w:t>
            </w:r>
          </w:p>
        </w:tc>
        <w:tc>
          <w:tcPr>
            <w:tcW w:w="3204" w:type="dxa"/>
          </w:tcPr>
          <w:p w14:paraId="711F97F7" w14:textId="77777777" w:rsidR="00AB6E86" w:rsidRDefault="00AB6E86" w:rsidP="007F6B05">
            <w:r>
              <w:t>We have noted inconsistencies between the actual Performance Ratio (PR) and the forecast production values. This suggests that there may be an issue with the calculation of the PR, as it is not producing accurate results.</w:t>
            </w:r>
          </w:p>
        </w:tc>
        <w:tc>
          <w:tcPr>
            <w:tcW w:w="737" w:type="dxa"/>
            <w:shd w:val="clear" w:color="auto" w:fill="FF0000"/>
          </w:tcPr>
          <w:p w14:paraId="6415D0EB" w14:textId="77777777" w:rsidR="00AB6E86" w:rsidRDefault="00AB6E86" w:rsidP="00222A6C">
            <w:pPr>
              <w:jc w:val="center"/>
            </w:pPr>
            <w:r>
              <w:t>H</w:t>
            </w:r>
          </w:p>
        </w:tc>
        <w:tc>
          <w:tcPr>
            <w:tcW w:w="4289" w:type="dxa"/>
          </w:tcPr>
          <w:p w14:paraId="33FCC0AE" w14:textId="77777777" w:rsidR="00AB6E86" w:rsidRDefault="00AB6E86" w:rsidP="007F6B05">
            <w:r>
              <w:t xml:space="preserve">We recommend that </w:t>
            </w:r>
            <w:r w:rsidRPr="008A51EF">
              <w:t xml:space="preserve">the </w:t>
            </w:r>
            <w:r>
              <w:t>Operator</w:t>
            </w:r>
            <w:r w:rsidRPr="008A51EF">
              <w:t xml:space="preserve"> clarify the formula they are using to calculate the PR</w:t>
            </w:r>
            <w:r>
              <w:t xml:space="preserve"> as the formula is not defined under the contract,</w:t>
            </w:r>
            <w:r w:rsidRPr="008A51EF">
              <w:t xml:space="preserve"> especially if it is being done manually rather than through the SCADA system. They should also ensure that the calculation method is accurate and up to date with the current industry standards.</w:t>
            </w:r>
          </w:p>
        </w:tc>
      </w:tr>
    </w:tbl>
    <w:p w14:paraId="6B03B859" w14:textId="77777777" w:rsidR="00234CE5" w:rsidRDefault="00C93839" w:rsidP="00AB6E86">
      <w:pPr>
        <w:pStyle w:val="Caption"/>
      </w:pPr>
      <w:bookmarkStart w:id="42" w:name="_Toc114662522"/>
      <w:r w:rsidRPr="00953BC7">
        <w:t xml:space="preserve">Table </w:t>
      </w:r>
      <w:r w:rsidR="004724B4">
        <w:fldChar w:fldCharType="begin"/>
      </w:r>
      <w:r w:rsidR="004724B4">
        <w:instrText xml:space="preserve"> STYLEREF 1 \s </w:instrText>
      </w:r>
      <w:r w:rsidR="004724B4">
        <w:fldChar w:fldCharType="separate"/>
      </w:r>
      <w:r w:rsidR="0087758B">
        <w:rPr>
          <w:noProof/>
        </w:rPr>
        <w:t>2</w:t>
      </w:r>
      <w:r w:rsidR="004724B4">
        <w:fldChar w:fldCharType="end"/>
      </w:r>
      <w:r w:rsidR="00B61424">
        <w:noBreakHyphen/>
      </w:r>
      <w:r w:rsidR="00C52DDA">
        <w:t>2</w:t>
      </w:r>
      <w:r w:rsidRPr="00953BC7">
        <w:t xml:space="preserve">: </w:t>
      </w:r>
      <w:r>
        <w:t xml:space="preserve">Key </w:t>
      </w:r>
      <w:bookmarkEnd w:id="42"/>
      <w:r>
        <w:t>Ris</w:t>
      </w:r>
      <w:r w:rsidR="005A6E82">
        <w:t>k</w:t>
      </w:r>
      <w:bookmarkStart w:id="43" w:name="_Toc129949237"/>
      <w:bookmarkStart w:id="44" w:name="_Toc118269068"/>
      <w:bookmarkStart w:id="45" w:name="_Hlk105670987"/>
      <w:bookmarkEnd w:id="43"/>
      <w:r w:rsidR="00234CE5" w:rsidRPr="00D82B8B">
        <w:t xml:space="preserve"> Contract</w:t>
      </w:r>
      <w:bookmarkEnd w:id="44"/>
      <w:r w:rsidR="00F721BB">
        <w:t>s</w:t>
      </w:r>
    </w:p>
    <w:p w14:paraId="08C426D3" w14:textId="77777777" w:rsidR="009243D2" w:rsidRDefault="009243D2" w:rsidP="003D499A"/>
    <w:p w14:paraId="681213D6" w14:textId="77777777" w:rsidR="004A33A0" w:rsidRDefault="004A33A0" w:rsidP="003D499A">
      <w:pPr>
        <w:sectPr w:rsidR="004A33A0" w:rsidSect="006C75D2">
          <w:pgSz w:w="11907" w:h="16840" w:code="9"/>
          <w:pgMar w:top="1985" w:right="1179" w:bottom="1134" w:left="1179" w:header="709" w:footer="425" w:gutter="0"/>
          <w:cols w:space="708"/>
          <w:docGrid w:linePitch="360"/>
        </w:sectPr>
      </w:pPr>
    </w:p>
    <w:p w14:paraId="188FF8DF" w14:textId="77777777" w:rsidR="00F721BB" w:rsidRPr="00F721BB" w:rsidRDefault="00F721BB" w:rsidP="003D499A"/>
    <w:p w14:paraId="664B4DB7" w14:textId="77777777" w:rsidR="00234CE5" w:rsidRDefault="00F721BB" w:rsidP="003D499A">
      <w:pPr>
        <w:pStyle w:val="Heading2"/>
      </w:pPr>
      <w:r>
        <w:t xml:space="preserve"> </w:t>
      </w:r>
      <w:bookmarkStart w:id="46" w:name="_Toc130236210"/>
      <w:r>
        <w:t>O&amp;M Contract</w:t>
      </w:r>
      <w:bookmarkEnd w:id="46"/>
      <w:r>
        <w:t xml:space="preserve"> </w:t>
      </w:r>
    </w:p>
    <w:p w14:paraId="71F142FD" w14:textId="77777777" w:rsidR="00F721BB" w:rsidRPr="00F721BB" w:rsidRDefault="00F721BB" w:rsidP="003D499A"/>
    <w:p w14:paraId="4FA3D820" w14:textId="77777777" w:rsidR="00F721BB" w:rsidRDefault="00471005" w:rsidP="003D499A">
      <w:r>
        <w:t>The</w:t>
      </w:r>
      <w:r w:rsidR="00234CE5" w:rsidRPr="00D82B8B">
        <w:t xml:space="preserve"> O&amp;M contract between </w:t>
      </w:r>
      <w:proofErr w:type="spellStart"/>
      <w:r w:rsidR="00234CE5" w:rsidRPr="00D82B8B">
        <w:t>Moshesh</w:t>
      </w:r>
      <w:proofErr w:type="spellEnd"/>
      <w:r w:rsidR="00234CE5" w:rsidRPr="00D82B8B">
        <w:t xml:space="preserve"> and ACES Africa (Operator)</w:t>
      </w:r>
      <w:bookmarkStart w:id="47" w:name="_Toc358016827"/>
      <w:bookmarkEnd w:id="45"/>
      <w:r w:rsidR="006F6872">
        <w:t xml:space="preserve"> was executed in December 2022</w:t>
      </w:r>
      <w:r w:rsidR="00F721BB">
        <w:t xml:space="preserve">. </w:t>
      </w:r>
    </w:p>
    <w:p w14:paraId="5BA712F9" w14:textId="77777777" w:rsidR="00717618" w:rsidRDefault="00717618" w:rsidP="003D499A"/>
    <w:p w14:paraId="338FC202" w14:textId="77777777" w:rsidR="00F721BB" w:rsidRDefault="00F721BB" w:rsidP="003D499A">
      <w:pPr>
        <w:pStyle w:val="Heading2"/>
      </w:pPr>
      <w:bookmarkStart w:id="48" w:name="_Toc130236211"/>
      <w:r>
        <w:t>EPC Contract</w:t>
      </w:r>
      <w:bookmarkEnd w:id="48"/>
      <w:r>
        <w:t xml:space="preserve"> </w:t>
      </w:r>
    </w:p>
    <w:p w14:paraId="2D12A19E" w14:textId="77777777" w:rsidR="00F721BB" w:rsidRPr="00F721BB" w:rsidRDefault="00F721BB" w:rsidP="003D499A"/>
    <w:p w14:paraId="3ECEEA8A" w14:textId="77777777" w:rsidR="00F721BB" w:rsidRDefault="00F721BB" w:rsidP="003D499A">
      <w:r>
        <w:t>Harmattan has calculated the LD</w:t>
      </w:r>
      <w:r w:rsidR="00471005">
        <w:t xml:space="preserve">s </w:t>
      </w:r>
      <w:r w:rsidR="000B0413">
        <w:t>under</w:t>
      </w:r>
      <w:r>
        <w:t xml:space="preserve"> the EPC contract for Durbanville, </w:t>
      </w:r>
      <w:proofErr w:type="spellStart"/>
      <w:r>
        <w:t>Vergelegen</w:t>
      </w:r>
      <w:proofErr w:type="spellEnd"/>
      <w:r>
        <w:t xml:space="preserve"> and Midstream. Harmattan was provided with 12-months </w:t>
      </w:r>
      <w:r w:rsidR="00471005">
        <w:t xml:space="preserve">of </w:t>
      </w:r>
      <w:r>
        <w:t xml:space="preserve">satellite data in </w:t>
      </w:r>
      <w:r w:rsidR="00591AF9">
        <w:t>E</w:t>
      </w:r>
      <w:r>
        <w:t xml:space="preserve">xcel format, as the </w:t>
      </w:r>
      <w:r w:rsidR="007F64B9">
        <w:t>SCADA</w:t>
      </w:r>
      <w:r>
        <w:t xml:space="preserve"> </w:t>
      </w:r>
      <w:r w:rsidR="00471005">
        <w:t>d</w:t>
      </w:r>
      <w:r>
        <w:t>ata</w:t>
      </w:r>
      <w:r w:rsidR="00471005" w:rsidDel="00012FE1">
        <w:t xml:space="preserve"> </w:t>
      </w:r>
      <w:r>
        <w:t xml:space="preserve">contained </w:t>
      </w:r>
      <w:r w:rsidR="000B0413">
        <w:t>gaps</w:t>
      </w:r>
      <w:r>
        <w:t xml:space="preserve">. The results of the calculation are stated </w:t>
      </w:r>
      <w:r w:rsidR="00012FE1">
        <w:t xml:space="preserve">in </w:t>
      </w:r>
      <w:r w:rsidR="00B84735">
        <w:fldChar w:fldCharType="begin"/>
      </w:r>
      <w:ins w:id="49" w:author="Adam Terry" w:date="2023-03-08T21:13:00Z">
        <w:r w:rsidR="00B84735">
          <w:instrText xml:space="preserve"> REF _Ref129202450 \h </w:instrText>
        </w:r>
      </w:ins>
      <w:r w:rsidR="00B84735">
        <w:fldChar w:fldCharType="separate"/>
      </w:r>
      <w:r w:rsidR="0087758B">
        <w:t xml:space="preserve">Table </w:t>
      </w:r>
      <w:r w:rsidR="0087758B">
        <w:rPr>
          <w:noProof/>
        </w:rPr>
        <w:t>2</w:t>
      </w:r>
      <w:r w:rsidR="0087758B">
        <w:noBreakHyphen/>
      </w:r>
      <w:r w:rsidR="0087758B">
        <w:rPr>
          <w:noProof/>
        </w:rPr>
        <w:t>2</w:t>
      </w:r>
      <w:r w:rsidR="00B84735">
        <w:fldChar w:fldCharType="end"/>
      </w:r>
      <w:r>
        <w:t>.</w:t>
      </w:r>
    </w:p>
    <w:p w14:paraId="23087631" w14:textId="77777777" w:rsidR="005E6C07" w:rsidRDefault="005E6C07" w:rsidP="003D499A"/>
    <w:tbl>
      <w:tblPr>
        <w:tblStyle w:val="TableGridLight"/>
        <w:tblW w:w="6061" w:type="dxa"/>
        <w:jc w:val="center"/>
        <w:tblLook w:val="04A0" w:firstRow="1" w:lastRow="0" w:firstColumn="1" w:lastColumn="0" w:noHBand="0" w:noVBand="1"/>
      </w:tblPr>
      <w:tblGrid>
        <w:gridCol w:w="1139"/>
        <w:gridCol w:w="2400"/>
        <w:gridCol w:w="2522"/>
      </w:tblGrid>
      <w:tr w:rsidR="005E6C07" w:rsidRPr="005E6C07" w14:paraId="67920891" w14:textId="77777777" w:rsidTr="00717618">
        <w:trPr>
          <w:trHeight w:val="312"/>
          <w:jc w:val="center"/>
        </w:trPr>
        <w:tc>
          <w:tcPr>
            <w:tcW w:w="1139" w:type="dxa"/>
            <w:shd w:val="clear" w:color="auto" w:fill="5F0505"/>
            <w:noWrap/>
            <w:hideMark/>
          </w:tcPr>
          <w:p w14:paraId="16AB0946" w14:textId="77777777" w:rsidR="005E6C07" w:rsidRPr="0030123C" w:rsidRDefault="005E6C07" w:rsidP="003D499A">
            <w:pPr>
              <w:rPr>
                <w:lang w:eastAsia="en-ZA"/>
              </w:rPr>
            </w:pPr>
            <w:r w:rsidRPr="0030123C">
              <w:rPr>
                <w:lang w:eastAsia="en-ZA"/>
              </w:rPr>
              <w:t>Plant</w:t>
            </w:r>
          </w:p>
        </w:tc>
        <w:tc>
          <w:tcPr>
            <w:tcW w:w="2400" w:type="dxa"/>
            <w:shd w:val="clear" w:color="auto" w:fill="5F0505"/>
            <w:noWrap/>
            <w:hideMark/>
          </w:tcPr>
          <w:p w14:paraId="3A8F833E" w14:textId="77777777" w:rsidR="005E6C07" w:rsidRPr="0030123C" w:rsidRDefault="005E6C07" w:rsidP="003D499A">
            <w:pPr>
              <w:rPr>
                <w:lang w:eastAsia="en-ZA"/>
              </w:rPr>
            </w:pPr>
            <w:r w:rsidRPr="0030123C">
              <w:rPr>
                <w:lang w:eastAsia="en-ZA"/>
              </w:rPr>
              <w:t xml:space="preserve"> Harmattan Liquidated Damages Payable</w:t>
            </w:r>
          </w:p>
        </w:tc>
        <w:tc>
          <w:tcPr>
            <w:tcW w:w="2522" w:type="dxa"/>
            <w:shd w:val="clear" w:color="auto" w:fill="5F0505"/>
            <w:noWrap/>
            <w:hideMark/>
          </w:tcPr>
          <w:p w14:paraId="2EAABFEF" w14:textId="77777777" w:rsidR="005E6C07" w:rsidRPr="0030123C" w:rsidRDefault="005E6C07" w:rsidP="003D499A">
            <w:pPr>
              <w:rPr>
                <w:lang w:eastAsia="en-ZA"/>
              </w:rPr>
            </w:pPr>
            <w:r w:rsidRPr="0030123C">
              <w:rPr>
                <w:lang w:eastAsia="en-ZA"/>
              </w:rPr>
              <w:t>ACES Liquidated Damages Payable</w:t>
            </w:r>
          </w:p>
        </w:tc>
      </w:tr>
      <w:tr w:rsidR="005E6C07" w:rsidRPr="005E6C07" w14:paraId="2997A766" w14:textId="77777777" w:rsidTr="00717618">
        <w:trPr>
          <w:trHeight w:val="312"/>
          <w:jc w:val="center"/>
        </w:trPr>
        <w:tc>
          <w:tcPr>
            <w:tcW w:w="1139" w:type="dxa"/>
            <w:noWrap/>
            <w:hideMark/>
          </w:tcPr>
          <w:p w14:paraId="685F8D39" w14:textId="77777777" w:rsidR="005E6C07" w:rsidRPr="005E6C07" w:rsidRDefault="005E6C07" w:rsidP="003D499A">
            <w:pPr>
              <w:rPr>
                <w:lang w:eastAsia="en-ZA"/>
              </w:rPr>
            </w:pPr>
            <w:r w:rsidRPr="005E6C07">
              <w:rPr>
                <w:lang w:eastAsia="en-ZA"/>
              </w:rPr>
              <w:t>Durbanville</w:t>
            </w:r>
          </w:p>
        </w:tc>
        <w:tc>
          <w:tcPr>
            <w:tcW w:w="2400" w:type="dxa"/>
            <w:noWrap/>
            <w:hideMark/>
          </w:tcPr>
          <w:p w14:paraId="34B9A8C9" w14:textId="77777777" w:rsidR="005E6C07" w:rsidRPr="005E6C07" w:rsidRDefault="005E6C07" w:rsidP="0030123C">
            <w:pPr>
              <w:rPr>
                <w:lang w:eastAsia="en-ZA"/>
              </w:rPr>
            </w:pPr>
            <w:r w:rsidRPr="005E6C07">
              <w:rPr>
                <w:lang w:eastAsia="en-ZA"/>
              </w:rPr>
              <w:t>R 89</w:t>
            </w:r>
            <w:r w:rsidRPr="00EB7DB7">
              <w:rPr>
                <w:lang w:eastAsia="en-ZA"/>
              </w:rPr>
              <w:t>,</w:t>
            </w:r>
            <w:r w:rsidRPr="005E6C07">
              <w:rPr>
                <w:lang w:eastAsia="en-ZA"/>
              </w:rPr>
              <w:t>358</w:t>
            </w:r>
            <w:r w:rsidRPr="00EB7DB7">
              <w:rPr>
                <w:lang w:eastAsia="en-ZA"/>
              </w:rPr>
              <w:t>.</w:t>
            </w:r>
            <w:r w:rsidRPr="005E6C07">
              <w:rPr>
                <w:lang w:eastAsia="en-ZA"/>
              </w:rPr>
              <w:t>91</w:t>
            </w:r>
          </w:p>
        </w:tc>
        <w:tc>
          <w:tcPr>
            <w:tcW w:w="2522" w:type="dxa"/>
            <w:noWrap/>
            <w:hideMark/>
          </w:tcPr>
          <w:p w14:paraId="518D0222" w14:textId="77777777" w:rsidR="005E6C07" w:rsidRPr="005E6C07" w:rsidRDefault="005E6C07" w:rsidP="0030123C">
            <w:pPr>
              <w:rPr>
                <w:lang w:eastAsia="en-ZA"/>
              </w:rPr>
            </w:pPr>
            <w:r w:rsidRPr="00EB7DB7">
              <w:rPr>
                <w:lang w:eastAsia="en-ZA"/>
              </w:rPr>
              <w:t xml:space="preserve">R </w:t>
            </w:r>
            <w:r w:rsidRPr="005E6C07">
              <w:rPr>
                <w:lang w:eastAsia="en-ZA"/>
              </w:rPr>
              <w:t>84</w:t>
            </w:r>
            <w:r w:rsidRPr="00EB7DB7">
              <w:rPr>
                <w:lang w:eastAsia="en-ZA"/>
              </w:rPr>
              <w:t>,</w:t>
            </w:r>
            <w:r w:rsidRPr="005E6C07">
              <w:rPr>
                <w:lang w:eastAsia="en-ZA"/>
              </w:rPr>
              <w:t>541</w:t>
            </w:r>
            <w:r w:rsidRPr="00EB7DB7">
              <w:rPr>
                <w:lang w:eastAsia="en-ZA"/>
              </w:rPr>
              <w:t>.</w:t>
            </w:r>
            <w:r w:rsidRPr="005E6C07">
              <w:rPr>
                <w:lang w:eastAsia="en-ZA"/>
              </w:rPr>
              <w:t>93</w:t>
            </w:r>
          </w:p>
        </w:tc>
      </w:tr>
      <w:tr w:rsidR="005E6C07" w:rsidRPr="005E6C07" w14:paraId="29D9C216" w14:textId="77777777" w:rsidTr="00717618">
        <w:trPr>
          <w:trHeight w:val="312"/>
          <w:jc w:val="center"/>
        </w:trPr>
        <w:tc>
          <w:tcPr>
            <w:tcW w:w="1139" w:type="dxa"/>
            <w:noWrap/>
            <w:hideMark/>
          </w:tcPr>
          <w:p w14:paraId="39FDADC0" w14:textId="77777777" w:rsidR="005E6C07" w:rsidRPr="005E6C07" w:rsidRDefault="005E6C07" w:rsidP="003D499A">
            <w:pPr>
              <w:rPr>
                <w:lang w:eastAsia="en-ZA"/>
              </w:rPr>
            </w:pPr>
            <w:r w:rsidRPr="005E6C07">
              <w:rPr>
                <w:lang w:eastAsia="en-ZA"/>
              </w:rPr>
              <w:t>Midstream</w:t>
            </w:r>
          </w:p>
        </w:tc>
        <w:tc>
          <w:tcPr>
            <w:tcW w:w="2400" w:type="dxa"/>
            <w:noWrap/>
            <w:hideMark/>
          </w:tcPr>
          <w:p w14:paraId="53FF7358" w14:textId="77777777" w:rsidR="005E6C07" w:rsidRPr="005E6C07" w:rsidRDefault="005E6C07" w:rsidP="0030123C">
            <w:pPr>
              <w:rPr>
                <w:lang w:eastAsia="en-ZA"/>
              </w:rPr>
            </w:pPr>
            <w:r w:rsidRPr="005E6C07">
              <w:rPr>
                <w:lang w:eastAsia="en-ZA"/>
              </w:rPr>
              <w:t>R 16</w:t>
            </w:r>
            <w:r w:rsidRPr="00EB7DB7">
              <w:rPr>
                <w:lang w:eastAsia="en-ZA"/>
              </w:rPr>
              <w:t>,</w:t>
            </w:r>
            <w:r w:rsidRPr="005E6C07">
              <w:rPr>
                <w:lang w:eastAsia="en-ZA"/>
              </w:rPr>
              <w:t>052</w:t>
            </w:r>
            <w:r w:rsidRPr="00EB7DB7">
              <w:rPr>
                <w:lang w:eastAsia="en-ZA"/>
              </w:rPr>
              <w:t>.</w:t>
            </w:r>
            <w:r w:rsidRPr="005E6C07">
              <w:rPr>
                <w:lang w:eastAsia="en-ZA"/>
              </w:rPr>
              <w:t>49</w:t>
            </w:r>
          </w:p>
        </w:tc>
        <w:tc>
          <w:tcPr>
            <w:tcW w:w="2522" w:type="dxa"/>
            <w:noWrap/>
            <w:hideMark/>
          </w:tcPr>
          <w:p w14:paraId="09F8D395" w14:textId="77777777" w:rsidR="005E6C07" w:rsidRPr="005E6C07" w:rsidRDefault="005E6C07" w:rsidP="0030123C">
            <w:pPr>
              <w:rPr>
                <w:lang w:eastAsia="en-ZA"/>
              </w:rPr>
            </w:pPr>
            <w:r w:rsidRPr="00EB7DB7">
              <w:rPr>
                <w:lang w:eastAsia="en-ZA"/>
              </w:rPr>
              <w:t xml:space="preserve">R </w:t>
            </w:r>
            <w:r w:rsidRPr="005E6C07">
              <w:rPr>
                <w:lang w:eastAsia="en-ZA"/>
              </w:rPr>
              <w:t>14</w:t>
            </w:r>
            <w:r w:rsidRPr="00EB7DB7">
              <w:rPr>
                <w:lang w:eastAsia="en-ZA"/>
              </w:rPr>
              <w:t>,</w:t>
            </w:r>
            <w:r w:rsidRPr="005E6C07">
              <w:rPr>
                <w:lang w:eastAsia="en-ZA"/>
              </w:rPr>
              <w:t>162</w:t>
            </w:r>
            <w:r w:rsidRPr="00EB7DB7">
              <w:rPr>
                <w:lang w:eastAsia="en-ZA"/>
              </w:rPr>
              <w:t>.</w:t>
            </w:r>
            <w:r w:rsidRPr="005E6C07">
              <w:rPr>
                <w:lang w:eastAsia="en-ZA"/>
              </w:rPr>
              <w:t>61</w:t>
            </w:r>
          </w:p>
        </w:tc>
      </w:tr>
      <w:tr w:rsidR="005E6C07" w:rsidRPr="005E6C07" w14:paraId="4486F42E" w14:textId="77777777" w:rsidTr="00717618">
        <w:trPr>
          <w:trHeight w:val="312"/>
          <w:jc w:val="center"/>
        </w:trPr>
        <w:tc>
          <w:tcPr>
            <w:tcW w:w="1139" w:type="dxa"/>
            <w:noWrap/>
            <w:hideMark/>
          </w:tcPr>
          <w:p w14:paraId="21F7A05C" w14:textId="77777777" w:rsidR="005E6C07" w:rsidRPr="005E6C07" w:rsidRDefault="005E6C07" w:rsidP="003D499A">
            <w:pPr>
              <w:rPr>
                <w:lang w:eastAsia="en-ZA"/>
              </w:rPr>
            </w:pPr>
            <w:proofErr w:type="spellStart"/>
            <w:r w:rsidRPr="005E6C07">
              <w:rPr>
                <w:lang w:eastAsia="en-ZA"/>
              </w:rPr>
              <w:t>Vergelegen</w:t>
            </w:r>
            <w:proofErr w:type="spellEnd"/>
          </w:p>
        </w:tc>
        <w:tc>
          <w:tcPr>
            <w:tcW w:w="2400" w:type="dxa"/>
            <w:noWrap/>
            <w:hideMark/>
          </w:tcPr>
          <w:p w14:paraId="33CF9F26" w14:textId="77777777" w:rsidR="005E6C07" w:rsidRPr="005E6C07" w:rsidRDefault="005E6C07" w:rsidP="0030123C">
            <w:pPr>
              <w:rPr>
                <w:lang w:eastAsia="en-ZA"/>
              </w:rPr>
            </w:pPr>
            <w:r w:rsidRPr="005E6C07">
              <w:rPr>
                <w:lang w:eastAsia="en-ZA"/>
              </w:rPr>
              <w:t>R 87</w:t>
            </w:r>
            <w:r w:rsidRPr="00EB7DB7">
              <w:rPr>
                <w:lang w:eastAsia="en-ZA"/>
              </w:rPr>
              <w:t>,</w:t>
            </w:r>
            <w:r w:rsidRPr="005E6C07">
              <w:rPr>
                <w:lang w:eastAsia="en-ZA"/>
              </w:rPr>
              <w:t>722</w:t>
            </w:r>
            <w:r w:rsidRPr="00EB7DB7">
              <w:rPr>
                <w:lang w:eastAsia="en-ZA"/>
              </w:rPr>
              <w:t>.</w:t>
            </w:r>
            <w:r w:rsidRPr="005E6C07">
              <w:rPr>
                <w:lang w:eastAsia="en-ZA"/>
              </w:rPr>
              <w:t>76</w:t>
            </w:r>
          </w:p>
        </w:tc>
        <w:tc>
          <w:tcPr>
            <w:tcW w:w="2522" w:type="dxa"/>
            <w:noWrap/>
            <w:hideMark/>
          </w:tcPr>
          <w:p w14:paraId="3F193159" w14:textId="77777777" w:rsidR="005E6C07" w:rsidRPr="005E6C07" w:rsidRDefault="005E6C07" w:rsidP="0030123C">
            <w:pPr>
              <w:rPr>
                <w:lang w:eastAsia="en-ZA"/>
              </w:rPr>
            </w:pPr>
            <w:r w:rsidRPr="00EB7DB7">
              <w:rPr>
                <w:lang w:eastAsia="en-ZA"/>
              </w:rPr>
              <w:t xml:space="preserve">R </w:t>
            </w:r>
            <w:r w:rsidRPr="005E6C07">
              <w:rPr>
                <w:lang w:eastAsia="en-ZA"/>
              </w:rPr>
              <w:t>84</w:t>
            </w:r>
            <w:r w:rsidRPr="00EB7DB7">
              <w:rPr>
                <w:lang w:eastAsia="en-ZA"/>
              </w:rPr>
              <w:t>,</w:t>
            </w:r>
            <w:r w:rsidRPr="005E6C07">
              <w:rPr>
                <w:lang w:eastAsia="en-ZA"/>
              </w:rPr>
              <w:t>566</w:t>
            </w:r>
            <w:r w:rsidRPr="00EB7DB7">
              <w:rPr>
                <w:lang w:eastAsia="en-ZA"/>
              </w:rPr>
              <w:t>.</w:t>
            </w:r>
            <w:r w:rsidRPr="005E6C07">
              <w:rPr>
                <w:lang w:eastAsia="en-ZA"/>
              </w:rPr>
              <w:t>89</w:t>
            </w:r>
          </w:p>
        </w:tc>
      </w:tr>
      <w:tr w:rsidR="005E6C07" w:rsidRPr="005E6C07" w14:paraId="2280BF58" w14:textId="77777777" w:rsidTr="00717618">
        <w:trPr>
          <w:trHeight w:val="312"/>
          <w:jc w:val="center"/>
        </w:trPr>
        <w:tc>
          <w:tcPr>
            <w:tcW w:w="1139" w:type="dxa"/>
            <w:noWrap/>
            <w:hideMark/>
          </w:tcPr>
          <w:p w14:paraId="0852622E" w14:textId="77777777" w:rsidR="005E6C07" w:rsidRPr="005E6C07" w:rsidRDefault="003E307A" w:rsidP="003D499A">
            <w:pPr>
              <w:rPr>
                <w:lang w:eastAsia="en-ZA"/>
              </w:rPr>
            </w:pPr>
            <w:r w:rsidRPr="00EB7DB7">
              <w:rPr>
                <w:lang w:eastAsia="en-ZA"/>
              </w:rPr>
              <w:t xml:space="preserve">Total </w:t>
            </w:r>
          </w:p>
        </w:tc>
        <w:tc>
          <w:tcPr>
            <w:tcW w:w="2400" w:type="dxa"/>
            <w:noWrap/>
            <w:hideMark/>
          </w:tcPr>
          <w:p w14:paraId="5B8D2D8A" w14:textId="77777777" w:rsidR="005E6C07" w:rsidRPr="005E6C07" w:rsidRDefault="005E6C07" w:rsidP="0030123C">
            <w:pPr>
              <w:rPr>
                <w:lang w:eastAsia="en-ZA"/>
              </w:rPr>
            </w:pPr>
            <w:r w:rsidRPr="005E6C07">
              <w:rPr>
                <w:lang w:eastAsia="en-ZA"/>
              </w:rPr>
              <w:t>R 193</w:t>
            </w:r>
            <w:r w:rsidRPr="00EB7DB7">
              <w:rPr>
                <w:lang w:eastAsia="en-ZA"/>
              </w:rPr>
              <w:t>,</w:t>
            </w:r>
            <w:r w:rsidRPr="005E6C07">
              <w:rPr>
                <w:lang w:eastAsia="en-ZA"/>
              </w:rPr>
              <w:t>134</w:t>
            </w:r>
            <w:r w:rsidRPr="00EB7DB7">
              <w:rPr>
                <w:lang w:eastAsia="en-ZA"/>
              </w:rPr>
              <w:t>.</w:t>
            </w:r>
            <w:r w:rsidRPr="005E6C07">
              <w:rPr>
                <w:lang w:eastAsia="en-ZA"/>
              </w:rPr>
              <w:t>16</w:t>
            </w:r>
          </w:p>
        </w:tc>
        <w:tc>
          <w:tcPr>
            <w:tcW w:w="2522" w:type="dxa"/>
            <w:noWrap/>
            <w:hideMark/>
          </w:tcPr>
          <w:p w14:paraId="5218F520" w14:textId="77777777" w:rsidR="005E6C07" w:rsidRPr="005E6C07" w:rsidRDefault="005E6C07" w:rsidP="0030123C">
            <w:pPr>
              <w:rPr>
                <w:lang w:eastAsia="en-ZA"/>
              </w:rPr>
            </w:pPr>
            <w:r w:rsidRPr="00EB7DB7">
              <w:rPr>
                <w:lang w:eastAsia="en-ZA"/>
              </w:rPr>
              <w:t xml:space="preserve">R </w:t>
            </w:r>
            <w:r w:rsidRPr="005E6C07">
              <w:rPr>
                <w:lang w:eastAsia="en-ZA"/>
              </w:rPr>
              <w:t>183</w:t>
            </w:r>
            <w:r w:rsidRPr="00EB7DB7">
              <w:rPr>
                <w:lang w:eastAsia="en-ZA"/>
              </w:rPr>
              <w:t>,</w:t>
            </w:r>
            <w:r w:rsidRPr="005E6C07">
              <w:rPr>
                <w:lang w:eastAsia="en-ZA"/>
              </w:rPr>
              <w:t>271</w:t>
            </w:r>
            <w:r w:rsidRPr="00EB7DB7">
              <w:rPr>
                <w:lang w:eastAsia="en-ZA"/>
              </w:rPr>
              <w:t>.</w:t>
            </w:r>
            <w:r w:rsidRPr="005E6C07">
              <w:rPr>
                <w:lang w:eastAsia="en-ZA"/>
              </w:rPr>
              <w:t>4</w:t>
            </w:r>
            <w:r w:rsidRPr="00EB7DB7">
              <w:rPr>
                <w:lang w:eastAsia="en-ZA"/>
              </w:rPr>
              <w:t>4</w:t>
            </w:r>
          </w:p>
        </w:tc>
      </w:tr>
    </w:tbl>
    <w:p w14:paraId="403949F7" w14:textId="0AACC081" w:rsidR="00F721BB" w:rsidRDefault="005E6C07" w:rsidP="003D499A">
      <w:pPr>
        <w:pStyle w:val="Caption"/>
      </w:pPr>
      <w:bookmarkStart w:id="50" w:name="_Ref129202450"/>
      <w:bookmarkStart w:id="51" w:name="_Toc130236162"/>
      <w:r>
        <w:t xml:space="preserve">Table </w:t>
      </w:r>
      <w:r w:rsidR="00032ED4">
        <w:fldChar w:fldCharType="begin"/>
      </w:r>
      <w:r w:rsidR="00032ED4">
        <w:instrText xml:space="preserve"> STYLEREF 1 \s </w:instrText>
      </w:r>
      <w:r w:rsidR="00032ED4">
        <w:fldChar w:fldCharType="separate"/>
      </w:r>
      <w:r w:rsidR="00BA1CC9">
        <w:rPr>
          <w:noProof/>
        </w:rPr>
        <w:t>2</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2</w:t>
      </w:r>
      <w:r w:rsidR="00032ED4">
        <w:fldChar w:fldCharType="end"/>
      </w:r>
      <w:bookmarkEnd w:id="50"/>
      <w:r>
        <w:t>: Liquidated damages</w:t>
      </w:r>
      <w:bookmarkEnd w:id="51"/>
    </w:p>
    <w:p w14:paraId="70D76F01" w14:textId="77777777" w:rsidR="006F6872" w:rsidRPr="006F6872" w:rsidRDefault="006F6872" w:rsidP="003D499A"/>
    <w:p w14:paraId="13CA773F" w14:textId="77777777" w:rsidR="00CF627E" w:rsidRDefault="00D83552" w:rsidP="003D499A">
      <w:pPr>
        <w:rPr>
          <w:rFonts w:ascii="Segoe UI" w:hAnsi="Segoe UI" w:cs="Segoe UI"/>
          <w:color w:val="242424"/>
          <w:sz w:val="23"/>
          <w:szCs w:val="23"/>
          <w:shd w:val="clear" w:color="auto" w:fill="FFFFFF"/>
        </w:rPr>
      </w:pPr>
      <w:r w:rsidRPr="00BE449C">
        <w:fldChar w:fldCharType="begin"/>
      </w:r>
      <w:r w:rsidRPr="00BE449C">
        <w:instrText xml:space="preserve"> REF _Ref129202450 \h </w:instrText>
      </w:r>
      <w:r w:rsidR="00BE449C" w:rsidRPr="00BE449C">
        <w:instrText xml:space="preserve"> \* MERGEFORMAT </w:instrText>
      </w:r>
      <w:r w:rsidRPr="00BE449C">
        <w:fldChar w:fldCharType="separate"/>
      </w:r>
      <w:r w:rsidR="0087758B">
        <w:t xml:space="preserve">Table </w:t>
      </w:r>
      <w:r w:rsidR="0087758B">
        <w:rPr>
          <w:noProof/>
        </w:rPr>
        <w:t>2</w:t>
      </w:r>
      <w:r w:rsidR="0087758B">
        <w:rPr>
          <w:noProof/>
        </w:rPr>
        <w:noBreakHyphen/>
        <w:t>2</w:t>
      </w:r>
      <w:r w:rsidRPr="00BE449C">
        <w:fldChar w:fldCharType="end"/>
      </w:r>
      <w:r w:rsidRPr="00BE449C">
        <w:t>. shows</w:t>
      </w:r>
      <w:r w:rsidR="005E6C07" w:rsidRPr="00BE449C">
        <w:t xml:space="preserve"> that the </w:t>
      </w:r>
      <w:r w:rsidR="00D73619" w:rsidRPr="00BE449C">
        <w:t xml:space="preserve">Operator </w:t>
      </w:r>
      <w:r w:rsidR="005E6C07" w:rsidRPr="00BE449C">
        <w:t xml:space="preserve">has included </w:t>
      </w:r>
      <w:r w:rsidR="003E307A" w:rsidRPr="00BE449C">
        <w:t xml:space="preserve">additional </w:t>
      </w:r>
      <w:r w:rsidR="004A2A00">
        <w:t>d</w:t>
      </w:r>
      <w:r w:rsidR="00BF07F5" w:rsidRPr="00BE449C">
        <w:t>eemed</w:t>
      </w:r>
      <w:r w:rsidR="003E307A" w:rsidRPr="00BE449C" w:rsidDel="00886ACE">
        <w:t xml:space="preserve"> </w:t>
      </w:r>
      <w:r w:rsidR="003E307A" w:rsidRPr="00BE449C">
        <w:t>losses</w:t>
      </w:r>
      <w:r w:rsidR="004A208C" w:rsidRPr="00BE449C">
        <w:t xml:space="preserve"> which Harm</w:t>
      </w:r>
      <w:r w:rsidR="0098215E" w:rsidRPr="00BE449C">
        <w:t xml:space="preserve">attan cannot verify </w:t>
      </w:r>
      <w:r w:rsidR="003702B7" w:rsidRPr="00BE449C">
        <w:t>as the SCADA is unable to distinguish grid</w:t>
      </w:r>
      <w:r w:rsidR="00BE04FA" w:rsidRPr="00BE449C">
        <w:t xml:space="preserve"> maintenance works, </w:t>
      </w:r>
      <w:r w:rsidR="00EB2AEE">
        <w:rPr>
          <w:rStyle w:val="cf01"/>
          <w:rFonts w:ascii="Arial Narrow" w:hAnsi="Arial Narrow"/>
          <w:sz w:val="20"/>
          <w:szCs w:val="20"/>
        </w:rPr>
        <w:t>M</w:t>
      </w:r>
      <w:r w:rsidR="00EB2AEE" w:rsidRPr="00EB2AEE">
        <w:rPr>
          <w:rStyle w:val="cf01"/>
          <w:rFonts w:ascii="Arial Narrow" w:hAnsi="Arial Narrow"/>
          <w:sz w:val="20"/>
          <w:szCs w:val="20"/>
        </w:rPr>
        <w:t>ediclinic</w:t>
      </w:r>
      <w:r w:rsidR="00B103E9" w:rsidRPr="0030123C">
        <w:rPr>
          <w:rStyle w:val="cf01"/>
          <w:rFonts w:ascii="Arial Narrow" w:hAnsi="Arial Narrow"/>
          <w:sz w:val="20"/>
          <w:szCs w:val="20"/>
        </w:rPr>
        <w:t xml:space="preserve"> </w:t>
      </w:r>
      <w:r w:rsidR="00BE449C" w:rsidRPr="0030123C">
        <w:rPr>
          <w:rStyle w:val="cf01"/>
          <w:rFonts w:ascii="Arial Narrow" w:hAnsi="Arial Narrow"/>
          <w:sz w:val="20"/>
          <w:szCs w:val="20"/>
        </w:rPr>
        <w:t xml:space="preserve">interference, </w:t>
      </w:r>
      <w:r w:rsidR="00855868" w:rsidRPr="00BE449C">
        <w:t>load</w:t>
      </w:r>
      <w:r w:rsidR="00BE449C" w:rsidRPr="00BE449C">
        <w:t xml:space="preserve"> shedding</w:t>
      </w:r>
      <w:r w:rsidR="003702B7" w:rsidRPr="00BE449C">
        <w:t xml:space="preserve"> and normal faults</w:t>
      </w:r>
      <w:r w:rsidR="00C87AB2" w:rsidRPr="00BE449C">
        <w:t xml:space="preserve">. This reduces their </w:t>
      </w:r>
      <w:r w:rsidR="002A2E07" w:rsidRPr="00BE449C">
        <w:t xml:space="preserve">LD total </w:t>
      </w:r>
      <w:r w:rsidR="002A2E07" w:rsidRPr="00BE449C" w:rsidDel="00886ACE">
        <w:t xml:space="preserve">to </w:t>
      </w:r>
      <w:r w:rsidR="00886ACE" w:rsidRPr="00BE449C">
        <w:t>R</w:t>
      </w:r>
      <w:r w:rsidR="00FD299E" w:rsidRPr="00BE449C">
        <w:t>183,271.44</w:t>
      </w:r>
      <w:r w:rsidR="00FF7ACC" w:rsidRPr="00BE449C">
        <w:t xml:space="preserve"> compared to </w:t>
      </w:r>
      <w:r w:rsidR="003E307A" w:rsidRPr="00BE449C">
        <w:t xml:space="preserve">the Harmattan total </w:t>
      </w:r>
      <w:r w:rsidR="00FF7ACC" w:rsidRPr="00BE449C">
        <w:t xml:space="preserve">of </w:t>
      </w:r>
      <w:r w:rsidR="003E307A" w:rsidRPr="00BE449C">
        <w:t>R193,134.16.</w:t>
      </w:r>
      <w:r w:rsidR="002942AA" w:rsidRPr="002942AA">
        <w:rPr>
          <w:rFonts w:ascii="Segoe UI" w:hAnsi="Segoe UI" w:cs="Segoe UI"/>
          <w:color w:val="242424"/>
          <w:sz w:val="23"/>
          <w:szCs w:val="23"/>
          <w:shd w:val="clear" w:color="auto" w:fill="FFFFFF"/>
        </w:rPr>
        <w:t xml:space="preserve"> </w:t>
      </w:r>
    </w:p>
    <w:p w14:paraId="594D655B" w14:textId="77777777" w:rsidR="00CF627E" w:rsidRDefault="00CF627E" w:rsidP="003D499A">
      <w:pPr>
        <w:rPr>
          <w:shd w:val="clear" w:color="auto" w:fill="FFFFFF"/>
        </w:rPr>
      </w:pPr>
    </w:p>
    <w:p w14:paraId="09363A1D" w14:textId="77777777" w:rsidR="006D4DC7" w:rsidRPr="0030123C" w:rsidRDefault="00E03D83" w:rsidP="003D499A">
      <w:pPr>
        <w:rPr>
          <w:shd w:val="clear" w:color="auto" w:fill="FFFFFF"/>
        </w:rPr>
      </w:pPr>
      <w:r w:rsidRPr="0030123C">
        <w:rPr>
          <w:shd w:val="clear" w:color="auto" w:fill="FFFFFF"/>
        </w:rPr>
        <w:t>T</w:t>
      </w:r>
      <w:r w:rsidR="006D4DC7" w:rsidRPr="0030123C">
        <w:rPr>
          <w:shd w:val="clear" w:color="auto" w:fill="FFFFFF"/>
        </w:rPr>
        <w:t>he</w:t>
      </w:r>
      <w:r w:rsidR="00C44349">
        <w:rPr>
          <w:shd w:val="clear" w:color="auto" w:fill="FFFFFF"/>
        </w:rPr>
        <w:t xml:space="preserve"> additional Deemed losses by the </w:t>
      </w:r>
      <w:r w:rsidR="006D4DC7" w:rsidRPr="0030123C">
        <w:rPr>
          <w:shd w:val="clear" w:color="auto" w:fill="FFFFFF"/>
        </w:rPr>
        <w:t xml:space="preserve">Operator </w:t>
      </w:r>
      <w:r w:rsidR="00421F04">
        <w:rPr>
          <w:shd w:val="clear" w:color="auto" w:fill="FFFFFF"/>
        </w:rPr>
        <w:t xml:space="preserve">were </w:t>
      </w:r>
      <w:r w:rsidR="00421F04" w:rsidRPr="00421F04">
        <w:rPr>
          <w:shd w:val="clear" w:color="auto" w:fill="FFFFFF"/>
        </w:rPr>
        <w:t>estimated</w:t>
      </w:r>
      <w:r w:rsidR="006D4DC7" w:rsidRPr="0030123C">
        <w:rPr>
          <w:shd w:val="clear" w:color="auto" w:fill="FFFFFF"/>
        </w:rPr>
        <w:t xml:space="preserve"> by calculating the average kW during the time of load shedding and multiplying it by the amount of time the site was down for (adjusted for weather data).</w:t>
      </w:r>
    </w:p>
    <w:p w14:paraId="00602D27" w14:textId="77777777" w:rsidR="006D4DC7" w:rsidRPr="0030123C" w:rsidRDefault="006D4DC7" w:rsidP="003D499A">
      <w:pPr>
        <w:rPr>
          <w:shd w:val="clear" w:color="auto" w:fill="FFFFFF"/>
        </w:rPr>
      </w:pPr>
    </w:p>
    <w:p w14:paraId="04B0D0A4" w14:textId="77777777" w:rsidR="000C42A0" w:rsidRPr="00D227B1" w:rsidRDefault="006D4DC7" w:rsidP="003D499A">
      <w:r w:rsidRPr="0030123C">
        <w:rPr>
          <w:shd w:val="clear" w:color="auto" w:fill="FFFFFF"/>
        </w:rPr>
        <w:t xml:space="preserve">However, as noted by the Operator, load shedding schedules can </w:t>
      </w:r>
      <w:r w:rsidR="00753244" w:rsidRPr="0030123C">
        <w:rPr>
          <w:shd w:val="clear" w:color="auto" w:fill="FFFFFF"/>
        </w:rPr>
        <w:t>vary,</w:t>
      </w:r>
      <w:r w:rsidRPr="0030123C">
        <w:rPr>
          <w:shd w:val="clear" w:color="auto" w:fill="FFFFFF"/>
        </w:rPr>
        <w:t xml:space="preserve"> and the inverters may take some time to start up. This could affect the accuracy of the estimates. Additionally, the Operator mentioned that they are "blind" to whether the site had load shedding or not and that the process is currently very manual.</w:t>
      </w:r>
    </w:p>
    <w:p w14:paraId="0E40E226" w14:textId="77777777" w:rsidR="003E307A" w:rsidRPr="00FA1299" w:rsidRDefault="003E307A" w:rsidP="003D499A"/>
    <w:p w14:paraId="6A3080FD" w14:textId="77777777" w:rsidR="003E307A" w:rsidRDefault="003E307A" w:rsidP="003D499A">
      <w:r>
        <w:t xml:space="preserve">Harmattan </w:t>
      </w:r>
      <w:r w:rsidR="00216FC6">
        <w:t xml:space="preserve">is unable to verify </w:t>
      </w:r>
      <w:r>
        <w:t xml:space="preserve">the </w:t>
      </w:r>
      <w:r w:rsidR="00216FC6">
        <w:t xml:space="preserve">Operator’s </w:t>
      </w:r>
      <w:r>
        <w:t xml:space="preserve">losses from the </w:t>
      </w:r>
      <w:r w:rsidR="007F64B9">
        <w:t>SCADA</w:t>
      </w:r>
      <w:r>
        <w:t xml:space="preserve"> </w:t>
      </w:r>
      <w:r w:rsidR="00C05CC1">
        <w:t xml:space="preserve">system </w:t>
      </w:r>
      <w:r>
        <w:t>as it does not distinguish normal fault</w:t>
      </w:r>
      <w:r w:rsidR="00734E41">
        <w:t>,</w:t>
      </w:r>
      <w:r>
        <w:t xml:space="preserve"> grid </w:t>
      </w:r>
      <w:r w:rsidR="00797AC3">
        <w:t>faul</w:t>
      </w:r>
      <w:r w:rsidR="00797AC3" w:rsidDel="004E7F55">
        <w:t xml:space="preserve">t </w:t>
      </w:r>
      <w:r w:rsidR="00797AC3">
        <w:t>and</w:t>
      </w:r>
      <w:r w:rsidR="00C44349">
        <w:t xml:space="preserve"> load shedding.</w:t>
      </w:r>
      <w:r w:rsidDel="00F90C7E">
        <w:t xml:space="preserve"> </w:t>
      </w:r>
      <w:r w:rsidR="00F90C7E">
        <w:t xml:space="preserve">Additionally, the </w:t>
      </w:r>
      <w:r w:rsidR="007F64B9">
        <w:t>SCADA</w:t>
      </w:r>
      <w:r>
        <w:t xml:space="preserve"> </w:t>
      </w:r>
      <w:r w:rsidR="00C05CC1">
        <w:t xml:space="preserve">system </w:t>
      </w:r>
      <w:r w:rsidR="00717618">
        <w:t xml:space="preserve">has not </w:t>
      </w:r>
      <w:r w:rsidR="00734E41">
        <w:t>being</w:t>
      </w:r>
      <w:r w:rsidR="00717618">
        <w:t xml:space="preserve"> </w:t>
      </w:r>
      <w:r>
        <w:t>used to store irradiation</w:t>
      </w:r>
      <w:r w:rsidR="00312463">
        <w:t xml:space="preserve"> data</w:t>
      </w:r>
      <w:r>
        <w:t xml:space="preserve"> or PR calculation</w:t>
      </w:r>
      <w:r w:rsidR="007A07C2">
        <w:t>. We understand this is because</w:t>
      </w:r>
      <w:r>
        <w:t xml:space="preserve"> data is lost during </w:t>
      </w:r>
      <w:r w:rsidR="00085EF5">
        <w:t>load shedding</w:t>
      </w:r>
      <w:r>
        <w:t xml:space="preserve"> due to network </w:t>
      </w:r>
      <w:r w:rsidR="00717618">
        <w:t>connecti</w:t>
      </w:r>
      <w:r w:rsidR="00123AB3">
        <w:t>vity issues</w:t>
      </w:r>
      <w:r>
        <w:t xml:space="preserve">. </w:t>
      </w:r>
    </w:p>
    <w:p w14:paraId="61D151DF" w14:textId="77777777" w:rsidR="00C27E6E" w:rsidRDefault="00C27E6E" w:rsidP="003D499A"/>
    <w:p w14:paraId="363EC602" w14:textId="77777777" w:rsidR="00546D64" w:rsidRDefault="009706EE" w:rsidP="003D499A">
      <w:r w:rsidRPr="009706EE">
        <w:t>Harmattan</w:t>
      </w:r>
      <w:r w:rsidR="0071272D">
        <w:t xml:space="preserve"> considers the SCADA systems not suitable for correctly monitoring the Projects. We </w:t>
      </w:r>
      <w:r w:rsidRPr="009706EE">
        <w:t>recommend</w:t>
      </w:r>
      <w:r w:rsidR="0071272D">
        <w:t xml:space="preserve"> they be </w:t>
      </w:r>
      <w:r w:rsidRPr="009706EE">
        <w:t xml:space="preserve">upgraded to </w:t>
      </w:r>
      <w:r w:rsidR="0071272D">
        <w:t>include</w:t>
      </w:r>
      <w:r w:rsidR="00471005">
        <w:t>:</w:t>
      </w:r>
    </w:p>
    <w:p w14:paraId="213F0715" w14:textId="77777777" w:rsidR="00E44F6C" w:rsidRDefault="00E44F6C" w:rsidP="003D499A"/>
    <w:p w14:paraId="09FF67A1" w14:textId="77777777" w:rsidR="00EF0D83" w:rsidRDefault="00EF0D83" w:rsidP="003D499A">
      <w:pPr>
        <w:pStyle w:val="Bullet1"/>
      </w:pPr>
      <w:r>
        <w:t>Add a module to the SCADA that can allow load shedding downtime to be logged or replace the system with the SCADA that would allow losses due to load shedding to be verified.</w:t>
      </w:r>
    </w:p>
    <w:p w14:paraId="26374B67" w14:textId="77777777" w:rsidR="00EF0D83" w:rsidRDefault="00EF0D83" w:rsidP="003D499A">
      <w:pPr>
        <w:pStyle w:val="Bullet1"/>
      </w:pPr>
      <w:r>
        <w:t>Irradiation measurement and recording to be improved. We have moted that the irradiation measured by the onsite pyranometer at Hermanus had fewer data gaps which suggested that a UPS was installed We recommend installing UPS on all site to reduce data loss recorded from either satellite or onsite pyranometer.</w:t>
      </w:r>
    </w:p>
    <w:p w14:paraId="325485EF" w14:textId="77777777" w:rsidR="00747CCB" w:rsidRDefault="00EF0D83" w:rsidP="00CA1B6B">
      <w:pPr>
        <w:pStyle w:val="Bullet1"/>
      </w:pPr>
      <w:r>
        <w:t>Include an automated calculation and recording of P/R.</w:t>
      </w:r>
    </w:p>
    <w:p w14:paraId="6FA301A8" w14:textId="77777777" w:rsidR="00CA1B6B" w:rsidRPr="00747CCB" w:rsidRDefault="00CA1B6B" w:rsidP="00CA1B6B"/>
    <w:p w14:paraId="5B837015" w14:textId="77777777" w:rsidR="00747CCB" w:rsidRDefault="00747CCB" w:rsidP="003D499A">
      <w:r w:rsidRPr="00747CCB">
        <w:t xml:space="preserve">On the LD calculation </w:t>
      </w:r>
      <w:r>
        <w:t xml:space="preserve">we recommend that </w:t>
      </w:r>
      <w:r w:rsidRPr="00747CCB">
        <w:t>the Operator:</w:t>
      </w:r>
    </w:p>
    <w:p w14:paraId="5C6FBEC0" w14:textId="77777777" w:rsidR="00546D64" w:rsidRPr="00747CCB" w:rsidRDefault="00546D64" w:rsidP="003D499A"/>
    <w:p w14:paraId="45F5C5E2" w14:textId="77777777" w:rsidR="00747CCB" w:rsidRPr="00747CCB" w:rsidRDefault="00747CCB" w:rsidP="0030123C">
      <w:pPr>
        <w:pStyle w:val="Bullet1"/>
      </w:pPr>
      <w:r w:rsidRPr="00747CCB">
        <w:t>Use Load Shedding Schedule Data: Instead of relying solely on nationwide load shedding days, it may be helpful to obtain load shedding schedules for the specific areas where the sites are located. This can provide more accurate information about when load shedding is expected to occur and help to better estimate the impact on the sites.</w:t>
      </w:r>
    </w:p>
    <w:p w14:paraId="00B54BCB" w14:textId="77777777" w:rsidR="00747CCB" w:rsidRPr="00747CCB" w:rsidRDefault="00747CCB" w:rsidP="0030123C">
      <w:pPr>
        <w:pStyle w:val="Bullet1"/>
      </w:pPr>
      <w:r w:rsidRPr="00747CCB">
        <w:t xml:space="preserve">Consider Inverter Start-up Time: To account for the </w:t>
      </w:r>
      <w:r w:rsidR="00EB2AEE" w:rsidRPr="00747CCB">
        <w:t>time,</w:t>
      </w:r>
      <w:r w:rsidRPr="00747CCB">
        <w:t xml:space="preserve"> it takes for the inverters to start up, it may be helpful to add a buffer period before and after the estimated load shedding time. This can ensure that the estimated impact on the sites is more accurate.</w:t>
      </w:r>
    </w:p>
    <w:p w14:paraId="4629524F" w14:textId="77777777" w:rsidR="00747CCB" w:rsidRPr="00747CCB" w:rsidRDefault="00747CCB" w:rsidP="0030123C">
      <w:pPr>
        <w:pStyle w:val="Bullet1"/>
      </w:pPr>
      <w:r w:rsidRPr="00747CCB">
        <w:t>Improve Automation: As noted by the Operator, the process is currently very manual. Implementing more automation can help to streamline the process and reduce errors. This could include talking to the SCADA manufacture on improving the system.</w:t>
      </w:r>
    </w:p>
    <w:p w14:paraId="3A4776F2" w14:textId="77777777" w:rsidR="004323E3" w:rsidRDefault="006F6872" w:rsidP="003D499A">
      <w:pPr>
        <w:pStyle w:val="Heading1"/>
      </w:pPr>
      <w:r>
        <w:br w:type="page"/>
      </w:r>
      <w:bookmarkStart w:id="52" w:name="_Toc129949242"/>
      <w:bookmarkStart w:id="53" w:name="_Toc129949244"/>
      <w:bookmarkStart w:id="54" w:name="_Toc129949245"/>
      <w:bookmarkStart w:id="55" w:name="_Toc129949246"/>
      <w:bookmarkStart w:id="56" w:name="_Toc129949247"/>
      <w:bookmarkStart w:id="57" w:name="_Toc130236212"/>
      <w:bookmarkEnd w:id="52"/>
      <w:bookmarkEnd w:id="53"/>
      <w:bookmarkEnd w:id="54"/>
      <w:bookmarkEnd w:id="55"/>
      <w:bookmarkEnd w:id="56"/>
      <w:r w:rsidR="003045FC">
        <w:lastRenderedPageBreak/>
        <w:t>Portfolio</w:t>
      </w:r>
      <w:r w:rsidR="00050BC7" w:rsidRPr="00953BC7">
        <w:t xml:space="preserve"> Revenue</w:t>
      </w:r>
      <w:bookmarkEnd w:id="57"/>
      <w:r w:rsidR="00050BC7" w:rsidRPr="00953BC7">
        <w:t xml:space="preserve"> </w:t>
      </w:r>
    </w:p>
    <w:p w14:paraId="62AAE379" w14:textId="77777777" w:rsidR="004444EE" w:rsidRPr="004444EE" w:rsidRDefault="004444EE" w:rsidP="003D499A"/>
    <w:p w14:paraId="50E596B0" w14:textId="77777777" w:rsidR="00234CE5" w:rsidRPr="00234CE5" w:rsidRDefault="00234CE5" w:rsidP="0030123C">
      <w:pPr>
        <w:pStyle w:val="Heading2"/>
        <w:rPr>
          <w:lang w:eastAsia="en-US"/>
        </w:rPr>
      </w:pPr>
      <w:bookmarkStart w:id="58" w:name="_Toc118269240"/>
      <w:bookmarkStart w:id="59" w:name="_Toc130236213"/>
      <w:r w:rsidRPr="00234CE5">
        <w:rPr>
          <w:lang w:eastAsia="en-US"/>
        </w:rPr>
        <w:t>PPA Rates</w:t>
      </w:r>
      <w:bookmarkEnd w:id="58"/>
      <w:bookmarkEnd w:id="59"/>
      <w:r w:rsidRPr="00234CE5">
        <w:rPr>
          <w:lang w:eastAsia="en-US"/>
        </w:rPr>
        <w:t xml:space="preserve"> </w:t>
      </w:r>
    </w:p>
    <w:p w14:paraId="12D2AFD6" w14:textId="77777777" w:rsidR="00234CE5" w:rsidRPr="00234CE5" w:rsidRDefault="00234CE5" w:rsidP="003D499A">
      <w:pPr>
        <w:rPr>
          <w:lang w:eastAsia="en-US"/>
        </w:rPr>
      </w:pPr>
    </w:p>
    <w:p w14:paraId="37B06CAD" w14:textId="77777777" w:rsidR="00234CE5" w:rsidRPr="00234CE5" w:rsidRDefault="00234CE5" w:rsidP="003D499A">
      <w:pPr>
        <w:rPr>
          <w:lang w:eastAsia="en-US"/>
        </w:rPr>
      </w:pPr>
      <w:r w:rsidRPr="00234CE5">
        <w:rPr>
          <w:lang w:eastAsia="en-US"/>
        </w:rPr>
        <w:t xml:space="preserve">Revenues are based on actual production and the rate agreed upon between each Mediclinic site and </w:t>
      </w:r>
      <w:proofErr w:type="spellStart"/>
      <w:r w:rsidR="00161C36">
        <w:rPr>
          <w:lang w:eastAsia="en-US"/>
        </w:rPr>
        <w:t>Moshesh</w:t>
      </w:r>
      <w:proofErr w:type="spellEnd"/>
      <w:r w:rsidRPr="00234CE5">
        <w:rPr>
          <w:lang w:eastAsia="en-US"/>
        </w:rPr>
        <w:t xml:space="preserve"> under the Power Purchase Agreements (PPA) as described in Table 3-1 </w:t>
      </w:r>
      <w:r w:rsidR="00A20C2F" w:rsidRPr="00234CE5">
        <w:rPr>
          <w:lang w:eastAsia="en-US"/>
        </w:rPr>
        <w:t>below.</w:t>
      </w:r>
    </w:p>
    <w:p w14:paraId="0645EAB7" w14:textId="77777777" w:rsidR="00234CE5" w:rsidRPr="00234CE5" w:rsidRDefault="00234CE5" w:rsidP="003D499A">
      <w:pPr>
        <w:rPr>
          <w:lang w:eastAsia="en-US"/>
        </w:rPr>
      </w:pPr>
    </w:p>
    <w:tbl>
      <w:tblPr>
        <w:tblStyle w:val="TableGridLight"/>
        <w:tblW w:w="0" w:type="auto"/>
        <w:jc w:val="center"/>
        <w:tblLook w:val="04A0" w:firstRow="1" w:lastRow="0" w:firstColumn="1" w:lastColumn="0" w:noHBand="0" w:noVBand="1"/>
      </w:tblPr>
      <w:tblGrid>
        <w:gridCol w:w="1055"/>
        <w:gridCol w:w="1793"/>
        <w:gridCol w:w="3152"/>
      </w:tblGrid>
      <w:tr w:rsidR="00234CE5" w:rsidRPr="00234CE5" w14:paraId="4F841A4E" w14:textId="77777777" w:rsidTr="0030123C">
        <w:trPr>
          <w:trHeight w:val="248"/>
          <w:jc w:val="center"/>
        </w:trPr>
        <w:tc>
          <w:tcPr>
            <w:tcW w:w="0" w:type="auto"/>
            <w:shd w:val="clear" w:color="auto" w:fill="5F0500"/>
            <w:noWrap/>
            <w:hideMark/>
          </w:tcPr>
          <w:p w14:paraId="434A14FE" w14:textId="77777777" w:rsidR="00234CE5" w:rsidRPr="00234CE5" w:rsidRDefault="00234CE5" w:rsidP="0030123C">
            <w:pPr>
              <w:rPr>
                <w:lang w:eastAsia="en-ZA"/>
              </w:rPr>
            </w:pPr>
            <w:r w:rsidRPr="00234CE5">
              <w:rPr>
                <w:lang w:eastAsia="en-ZA"/>
              </w:rPr>
              <w:t>Plant</w:t>
            </w:r>
          </w:p>
        </w:tc>
        <w:tc>
          <w:tcPr>
            <w:tcW w:w="0" w:type="auto"/>
            <w:shd w:val="clear" w:color="auto" w:fill="5F0500"/>
            <w:noWrap/>
            <w:hideMark/>
          </w:tcPr>
          <w:p w14:paraId="0C143C0D" w14:textId="77777777" w:rsidR="00234CE5" w:rsidRPr="00234CE5" w:rsidRDefault="00234CE5" w:rsidP="0030123C">
            <w:pPr>
              <w:rPr>
                <w:lang w:eastAsia="en-ZA"/>
              </w:rPr>
            </w:pPr>
            <w:r w:rsidRPr="00234CE5">
              <w:rPr>
                <w:lang w:eastAsia="en-ZA"/>
              </w:rPr>
              <w:t>PPA Rate (ZAR/kWh)</w:t>
            </w:r>
          </w:p>
        </w:tc>
        <w:tc>
          <w:tcPr>
            <w:tcW w:w="0" w:type="auto"/>
            <w:shd w:val="clear" w:color="auto" w:fill="5F0500"/>
          </w:tcPr>
          <w:p w14:paraId="7F508826" w14:textId="77777777" w:rsidR="00234CE5" w:rsidRPr="00234CE5" w:rsidRDefault="00234CE5" w:rsidP="0030123C">
            <w:pPr>
              <w:rPr>
                <w:lang w:eastAsia="en-ZA"/>
              </w:rPr>
            </w:pPr>
            <w:r w:rsidRPr="00234CE5">
              <w:rPr>
                <w:lang w:eastAsia="en-ZA"/>
              </w:rPr>
              <w:t>Applicable Year</w:t>
            </w:r>
          </w:p>
        </w:tc>
      </w:tr>
      <w:tr w:rsidR="00234CE5" w:rsidRPr="00234CE5" w14:paraId="40B40616" w14:textId="77777777" w:rsidTr="0030123C">
        <w:trPr>
          <w:trHeight w:val="292"/>
          <w:jc w:val="center"/>
        </w:trPr>
        <w:tc>
          <w:tcPr>
            <w:tcW w:w="0" w:type="auto"/>
            <w:noWrap/>
            <w:vAlign w:val="center"/>
            <w:hideMark/>
          </w:tcPr>
          <w:p w14:paraId="19F20FF5" w14:textId="77777777" w:rsidR="00234CE5" w:rsidRPr="00234CE5" w:rsidRDefault="00234CE5" w:rsidP="0030123C">
            <w:pPr>
              <w:rPr>
                <w:lang w:eastAsia="en-ZA"/>
              </w:rPr>
            </w:pPr>
            <w:r w:rsidRPr="00234CE5">
              <w:rPr>
                <w:lang w:eastAsia="en-ZA"/>
              </w:rPr>
              <w:t>Durbanville</w:t>
            </w:r>
          </w:p>
        </w:tc>
        <w:tc>
          <w:tcPr>
            <w:tcW w:w="0" w:type="auto"/>
            <w:noWrap/>
            <w:vAlign w:val="center"/>
          </w:tcPr>
          <w:p w14:paraId="765AF9E0" w14:textId="77777777" w:rsidR="00234CE5" w:rsidRPr="00234CE5" w:rsidRDefault="004418FC" w:rsidP="0030123C">
            <w:pPr>
              <w:rPr>
                <w:lang w:eastAsia="en-ZA"/>
              </w:rPr>
            </w:pPr>
            <w:r w:rsidRPr="004418FC">
              <w:rPr>
                <w:lang w:eastAsia="en-ZA"/>
              </w:rPr>
              <w:t>0</w:t>
            </w:r>
            <w:r>
              <w:rPr>
                <w:lang w:eastAsia="en-ZA"/>
              </w:rPr>
              <w:t>.</w:t>
            </w:r>
            <w:r w:rsidRPr="004418FC">
              <w:rPr>
                <w:lang w:eastAsia="en-ZA"/>
              </w:rPr>
              <w:t>642</w:t>
            </w:r>
            <w:r w:rsidR="00D55F46">
              <w:rPr>
                <w:lang w:eastAsia="en-ZA"/>
              </w:rPr>
              <w:t>3</w:t>
            </w:r>
          </w:p>
        </w:tc>
        <w:tc>
          <w:tcPr>
            <w:tcW w:w="0" w:type="auto"/>
            <w:vAlign w:val="center"/>
          </w:tcPr>
          <w:p w14:paraId="1B30F858" w14:textId="77777777" w:rsidR="00234CE5" w:rsidRPr="00234CE5" w:rsidRDefault="00234CE5" w:rsidP="0030123C">
            <w:pPr>
              <w:rPr>
                <w:lang w:eastAsia="en-ZA"/>
              </w:rPr>
            </w:pPr>
            <w:r w:rsidRPr="00234CE5">
              <w:rPr>
                <w:lang w:eastAsia="en-ZA"/>
              </w:rPr>
              <w:t>11 November 2021 - 10 November 2022</w:t>
            </w:r>
          </w:p>
        </w:tc>
      </w:tr>
      <w:tr w:rsidR="00234CE5" w:rsidRPr="00234CE5" w14:paraId="61E6EB2B" w14:textId="77777777" w:rsidTr="0030123C">
        <w:trPr>
          <w:trHeight w:val="248"/>
          <w:jc w:val="center"/>
        </w:trPr>
        <w:tc>
          <w:tcPr>
            <w:tcW w:w="0" w:type="auto"/>
            <w:noWrap/>
            <w:vAlign w:val="center"/>
            <w:hideMark/>
          </w:tcPr>
          <w:p w14:paraId="555A43B8" w14:textId="77777777" w:rsidR="00234CE5" w:rsidRPr="00234CE5" w:rsidRDefault="00234CE5" w:rsidP="0030123C">
            <w:pPr>
              <w:rPr>
                <w:lang w:eastAsia="en-ZA"/>
              </w:rPr>
            </w:pPr>
            <w:proofErr w:type="spellStart"/>
            <w:r w:rsidRPr="00234CE5">
              <w:rPr>
                <w:lang w:eastAsia="en-ZA"/>
              </w:rPr>
              <w:t>Vergelegen</w:t>
            </w:r>
            <w:proofErr w:type="spellEnd"/>
          </w:p>
        </w:tc>
        <w:tc>
          <w:tcPr>
            <w:tcW w:w="0" w:type="auto"/>
            <w:noWrap/>
            <w:vAlign w:val="center"/>
          </w:tcPr>
          <w:p w14:paraId="02E4DFDC" w14:textId="77777777" w:rsidR="00234CE5" w:rsidRPr="00234CE5" w:rsidRDefault="004418FC" w:rsidP="0030123C">
            <w:pPr>
              <w:rPr>
                <w:lang w:eastAsia="en-ZA"/>
              </w:rPr>
            </w:pPr>
            <w:r w:rsidRPr="004418FC">
              <w:rPr>
                <w:lang w:eastAsia="en-ZA"/>
              </w:rPr>
              <w:t>0</w:t>
            </w:r>
            <w:r>
              <w:rPr>
                <w:lang w:eastAsia="en-ZA"/>
              </w:rPr>
              <w:t>.</w:t>
            </w:r>
            <w:r w:rsidRPr="004418FC">
              <w:rPr>
                <w:lang w:eastAsia="en-ZA"/>
              </w:rPr>
              <w:t>651</w:t>
            </w:r>
            <w:r>
              <w:rPr>
                <w:lang w:eastAsia="en-ZA"/>
              </w:rPr>
              <w:t>7</w:t>
            </w:r>
          </w:p>
        </w:tc>
        <w:tc>
          <w:tcPr>
            <w:tcW w:w="0" w:type="auto"/>
            <w:vAlign w:val="center"/>
          </w:tcPr>
          <w:p w14:paraId="216CB19F" w14:textId="77777777" w:rsidR="00234CE5" w:rsidRPr="00234CE5" w:rsidRDefault="00234CE5" w:rsidP="0030123C">
            <w:pPr>
              <w:rPr>
                <w:lang w:eastAsia="en-ZA"/>
              </w:rPr>
            </w:pPr>
            <w:r w:rsidRPr="00234CE5">
              <w:rPr>
                <w:lang w:eastAsia="en-ZA"/>
              </w:rPr>
              <w:t>28 October 2021 - 27 October 2022</w:t>
            </w:r>
          </w:p>
        </w:tc>
      </w:tr>
      <w:tr w:rsidR="00234CE5" w:rsidRPr="00234CE5" w14:paraId="2C177C7A" w14:textId="77777777" w:rsidTr="0030123C">
        <w:trPr>
          <w:trHeight w:val="248"/>
          <w:jc w:val="center"/>
        </w:trPr>
        <w:tc>
          <w:tcPr>
            <w:tcW w:w="0" w:type="auto"/>
            <w:noWrap/>
            <w:vAlign w:val="center"/>
            <w:hideMark/>
          </w:tcPr>
          <w:p w14:paraId="72D8A942" w14:textId="77777777" w:rsidR="00234CE5" w:rsidRPr="00234CE5" w:rsidRDefault="00234CE5" w:rsidP="0030123C">
            <w:pPr>
              <w:rPr>
                <w:lang w:eastAsia="en-ZA"/>
              </w:rPr>
            </w:pPr>
            <w:r w:rsidRPr="00234CE5">
              <w:rPr>
                <w:lang w:eastAsia="en-ZA"/>
              </w:rPr>
              <w:t>Highveld</w:t>
            </w:r>
          </w:p>
        </w:tc>
        <w:tc>
          <w:tcPr>
            <w:tcW w:w="0" w:type="auto"/>
            <w:noWrap/>
            <w:vAlign w:val="center"/>
          </w:tcPr>
          <w:p w14:paraId="7CE2449B" w14:textId="77777777" w:rsidR="00234CE5" w:rsidRPr="00234CE5" w:rsidRDefault="00234CE5" w:rsidP="0030123C">
            <w:pPr>
              <w:rPr>
                <w:lang w:eastAsia="en-ZA"/>
              </w:rPr>
            </w:pPr>
            <w:r w:rsidRPr="00234CE5">
              <w:rPr>
                <w:lang w:eastAsia="en-ZA"/>
              </w:rPr>
              <w:t>0.6589</w:t>
            </w:r>
          </w:p>
        </w:tc>
        <w:tc>
          <w:tcPr>
            <w:tcW w:w="0" w:type="auto"/>
            <w:vAlign w:val="center"/>
          </w:tcPr>
          <w:p w14:paraId="0F6EE36D" w14:textId="77777777" w:rsidR="00234CE5" w:rsidRPr="00234CE5" w:rsidRDefault="00234CE5" w:rsidP="0030123C">
            <w:pPr>
              <w:rPr>
                <w:lang w:eastAsia="en-ZA"/>
              </w:rPr>
            </w:pPr>
            <w:r w:rsidRPr="00234CE5">
              <w:rPr>
                <w:lang w:eastAsia="en-ZA"/>
              </w:rPr>
              <w:t>30 March 2022 -29 March 2023</w:t>
            </w:r>
          </w:p>
        </w:tc>
      </w:tr>
      <w:tr w:rsidR="00234CE5" w:rsidRPr="00234CE5" w14:paraId="29C32180" w14:textId="77777777" w:rsidTr="0030123C">
        <w:trPr>
          <w:trHeight w:val="248"/>
          <w:jc w:val="center"/>
        </w:trPr>
        <w:tc>
          <w:tcPr>
            <w:tcW w:w="0" w:type="auto"/>
            <w:noWrap/>
            <w:vAlign w:val="center"/>
            <w:hideMark/>
          </w:tcPr>
          <w:p w14:paraId="1C0F30C9" w14:textId="77777777" w:rsidR="00234CE5" w:rsidRPr="00234CE5" w:rsidRDefault="00234CE5" w:rsidP="0030123C">
            <w:pPr>
              <w:rPr>
                <w:lang w:eastAsia="en-ZA"/>
              </w:rPr>
            </w:pPr>
            <w:r w:rsidRPr="00234CE5">
              <w:rPr>
                <w:lang w:eastAsia="en-ZA"/>
              </w:rPr>
              <w:t>Midstream</w:t>
            </w:r>
          </w:p>
        </w:tc>
        <w:tc>
          <w:tcPr>
            <w:tcW w:w="0" w:type="auto"/>
            <w:noWrap/>
            <w:vAlign w:val="center"/>
          </w:tcPr>
          <w:p w14:paraId="0DCF480B" w14:textId="77777777" w:rsidR="00234CE5" w:rsidRPr="00234CE5" w:rsidRDefault="004418FC" w:rsidP="0030123C">
            <w:pPr>
              <w:rPr>
                <w:lang w:eastAsia="en-ZA"/>
              </w:rPr>
            </w:pPr>
            <w:r w:rsidRPr="004418FC">
              <w:rPr>
                <w:lang w:eastAsia="en-ZA"/>
              </w:rPr>
              <w:t>0</w:t>
            </w:r>
            <w:r>
              <w:rPr>
                <w:lang w:eastAsia="en-ZA"/>
              </w:rPr>
              <w:t>.</w:t>
            </w:r>
            <w:r w:rsidRPr="004418FC">
              <w:rPr>
                <w:lang w:eastAsia="en-ZA"/>
              </w:rPr>
              <w:t>7145</w:t>
            </w:r>
          </w:p>
        </w:tc>
        <w:tc>
          <w:tcPr>
            <w:tcW w:w="0" w:type="auto"/>
            <w:vAlign w:val="center"/>
          </w:tcPr>
          <w:p w14:paraId="640B8A3D" w14:textId="77777777" w:rsidR="00234CE5" w:rsidRPr="00234CE5" w:rsidRDefault="00234CE5" w:rsidP="0030123C">
            <w:pPr>
              <w:rPr>
                <w:lang w:eastAsia="en-ZA"/>
              </w:rPr>
            </w:pPr>
            <w:r w:rsidRPr="00234CE5">
              <w:rPr>
                <w:lang w:eastAsia="en-ZA"/>
              </w:rPr>
              <w:t>27 October 2021 - 26 October 2022</w:t>
            </w:r>
          </w:p>
        </w:tc>
      </w:tr>
      <w:tr w:rsidR="00234CE5" w:rsidRPr="00234CE5" w14:paraId="3F124214" w14:textId="77777777" w:rsidTr="0030123C">
        <w:trPr>
          <w:trHeight w:val="292"/>
          <w:jc w:val="center"/>
        </w:trPr>
        <w:tc>
          <w:tcPr>
            <w:tcW w:w="0" w:type="auto"/>
            <w:noWrap/>
            <w:vAlign w:val="center"/>
            <w:hideMark/>
          </w:tcPr>
          <w:p w14:paraId="3DE8EF16" w14:textId="77777777" w:rsidR="00234CE5" w:rsidRPr="00234CE5" w:rsidRDefault="00234CE5" w:rsidP="0030123C">
            <w:pPr>
              <w:rPr>
                <w:lang w:eastAsia="en-ZA"/>
              </w:rPr>
            </w:pPr>
            <w:r w:rsidRPr="00234CE5">
              <w:rPr>
                <w:lang w:eastAsia="en-ZA"/>
              </w:rPr>
              <w:t>Hermanus</w:t>
            </w:r>
          </w:p>
        </w:tc>
        <w:tc>
          <w:tcPr>
            <w:tcW w:w="0" w:type="auto"/>
            <w:noWrap/>
            <w:vAlign w:val="center"/>
          </w:tcPr>
          <w:p w14:paraId="2C28F2B0" w14:textId="77777777" w:rsidR="00234CE5" w:rsidRPr="00234CE5" w:rsidRDefault="00234CE5" w:rsidP="0030123C">
            <w:pPr>
              <w:rPr>
                <w:lang w:eastAsia="en-ZA"/>
              </w:rPr>
            </w:pPr>
            <w:r w:rsidRPr="00234CE5">
              <w:rPr>
                <w:lang w:eastAsia="en-ZA"/>
              </w:rPr>
              <w:t>0.7944</w:t>
            </w:r>
          </w:p>
        </w:tc>
        <w:tc>
          <w:tcPr>
            <w:tcW w:w="0" w:type="auto"/>
            <w:vAlign w:val="center"/>
          </w:tcPr>
          <w:p w14:paraId="39F31FA8" w14:textId="77777777" w:rsidR="00234CE5" w:rsidRPr="00234CE5" w:rsidRDefault="00234CE5" w:rsidP="0030123C">
            <w:pPr>
              <w:rPr>
                <w:lang w:eastAsia="en-ZA"/>
              </w:rPr>
            </w:pPr>
            <w:r w:rsidRPr="00234CE5">
              <w:rPr>
                <w:lang w:eastAsia="en-ZA"/>
              </w:rPr>
              <w:t>10 March 2022 - 9 March 2023</w:t>
            </w:r>
          </w:p>
        </w:tc>
      </w:tr>
      <w:tr w:rsidR="007A0E55" w:rsidRPr="00234CE5" w14:paraId="5C03D861" w14:textId="77777777" w:rsidTr="0030123C">
        <w:trPr>
          <w:trHeight w:val="292"/>
          <w:jc w:val="center"/>
        </w:trPr>
        <w:tc>
          <w:tcPr>
            <w:tcW w:w="0" w:type="auto"/>
            <w:noWrap/>
            <w:vAlign w:val="center"/>
          </w:tcPr>
          <w:p w14:paraId="3A7DCF22" w14:textId="77777777" w:rsidR="007A0E55" w:rsidRPr="00234CE5" w:rsidRDefault="007A0E55" w:rsidP="0030123C">
            <w:pPr>
              <w:rPr>
                <w:lang w:eastAsia="en-ZA"/>
              </w:rPr>
            </w:pPr>
            <w:r>
              <w:rPr>
                <w:lang w:eastAsia="en-ZA"/>
              </w:rPr>
              <w:t>Tzaneen</w:t>
            </w:r>
          </w:p>
        </w:tc>
        <w:tc>
          <w:tcPr>
            <w:tcW w:w="0" w:type="auto"/>
            <w:noWrap/>
            <w:vAlign w:val="center"/>
          </w:tcPr>
          <w:p w14:paraId="07802B57" w14:textId="77777777" w:rsidR="007A0E55" w:rsidRPr="00234CE5" w:rsidRDefault="004418FC" w:rsidP="0030123C">
            <w:pPr>
              <w:rPr>
                <w:lang w:eastAsia="en-ZA"/>
              </w:rPr>
            </w:pPr>
            <w:r w:rsidRPr="004418FC">
              <w:rPr>
                <w:lang w:eastAsia="en-ZA"/>
              </w:rPr>
              <w:t>0</w:t>
            </w:r>
            <w:r>
              <w:rPr>
                <w:lang w:eastAsia="en-ZA"/>
              </w:rPr>
              <w:t>.</w:t>
            </w:r>
            <w:r w:rsidRPr="004418FC">
              <w:rPr>
                <w:lang w:eastAsia="en-ZA"/>
              </w:rPr>
              <w:t>7934</w:t>
            </w:r>
          </w:p>
        </w:tc>
        <w:tc>
          <w:tcPr>
            <w:tcW w:w="0" w:type="auto"/>
            <w:vAlign w:val="center"/>
          </w:tcPr>
          <w:p w14:paraId="5B0B4FDE" w14:textId="77777777" w:rsidR="007A0E55" w:rsidRPr="00234CE5" w:rsidRDefault="007A0E55" w:rsidP="0030123C">
            <w:pPr>
              <w:rPr>
                <w:lang w:eastAsia="en-ZA"/>
              </w:rPr>
            </w:pPr>
            <w:r w:rsidRPr="007A0E55">
              <w:rPr>
                <w:lang w:eastAsia="en-ZA"/>
              </w:rPr>
              <w:t>1</w:t>
            </w:r>
            <w:r w:rsidR="00A20C2F">
              <w:rPr>
                <w:lang w:eastAsia="en-ZA"/>
              </w:rPr>
              <w:t>1</w:t>
            </w:r>
            <w:r w:rsidRPr="007A0E55">
              <w:rPr>
                <w:lang w:eastAsia="en-ZA"/>
              </w:rPr>
              <w:t xml:space="preserve"> </w:t>
            </w:r>
            <w:r>
              <w:rPr>
                <w:lang w:eastAsia="en-ZA"/>
              </w:rPr>
              <w:t xml:space="preserve">October 2023 </w:t>
            </w:r>
            <w:r w:rsidRPr="007A0E55">
              <w:rPr>
                <w:lang w:eastAsia="en-ZA"/>
              </w:rPr>
              <w:t xml:space="preserve">- </w:t>
            </w:r>
            <w:r w:rsidR="00A20C2F">
              <w:rPr>
                <w:lang w:eastAsia="en-ZA"/>
              </w:rPr>
              <w:t>10</w:t>
            </w:r>
            <w:r w:rsidRPr="007A0E55">
              <w:rPr>
                <w:lang w:eastAsia="en-ZA"/>
              </w:rPr>
              <w:t xml:space="preserve"> </w:t>
            </w:r>
            <w:r>
              <w:rPr>
                <w:lang w:eastAsia="en-ZA"/>
              </w:rPr>
              <w:t>October</w:t>
            </w:r>
            <w:r w:rsidRPr="007A0E55">
              <w:rPr>
                <w:lang w:eastAsia="en-ZA"/>
              </w:rPr>
              <w:t>2023</w:t>
            </w:r>
          </w:p>
        </w:tc>
      </w:tr>
    </w:tbl>
    <w:p w14:paraId="1A90EE30" w14:textId="47FF662F" w:rsidR="00234CE5" w:rsidRPr="00234CE5" w:rsidRDefault="00032ED4" w:rsidP="00032ED4">
      <w:pPr>
        <w:pStyle w:val="Caption"/>
      </w:pPr>
      <w:bookmarkStart w:id="60" w:name="_Toc130236163"/>
      <w:r>
        <w:t xml:space="preserve">Table </w:t>
      </w:r>
      <w:r>
        <w:fldChar w:fldCharType="begin"/>
      </w:r>
      <w:r>
        <w:instrText xml:space="preserve"> STYLEREF 1 \s </w:instrText>
      </w:r>
      <w:r>
        <w:fldChar w:fldCharType="separate"/>
      </w:r>
      <w:r w:rsidR="00BA1CC9">
        <w:rPr>
          <w:noProof/>
        </w:rPr>
        <w:t>3</w:t>
      </w:r>
      <w:r>
        <w:fldChar w:fldCharType="end"/>
      </w:r>
      <w:r>
        <w:noBreakHyphen/>
      </w:r>
      <w:r>
        <w:fldChar w:fldCharType="begin"/>
      </w:r>
      <w:r>
        <w:instrText xml:space="preserve"> SEQ Table \* ARABIC \s 1 </w:instrText>
      </w:r>
      <w:r>
        <w:fldChar w:fldCharType="separate"/>
      </w:r>
      <w:r w:rsidR="00BA1CC9">
        <w:rPr>
          <w:noProof/>
        </w:rPr>
        <w:t>1</w:t>
      </w:r>
      <w:r>
        <w:fldChar w:fldCharType="end"/>
      </w:r>
      <w:r w:rsidRPr="00234CE5">
        <w:t>: PPA Rates</w:t>
      </w:r>
      <w:bookmarkEnd w:id="60"/>
    </w:p>
    <w:p w14:paraId="450E5EF6" w14:textId="77777777" w:rsidR="004E5844" w:rsidRDefault="004E5844" w:rsidP="003D499A">
      <w:pPr>
        <w:rPr>
          <w:lang w:eastAsia="en-US"/>
        </w:rPr>
      </w:pPr>
    </w:p>
    <w:p w14:paraId="535DCDB2" w14:textId="77777777" w:rsidR="00234CE5" w:rsidRPr="00234CE5" w:rsidRDefault="00234CE5" w:rsidP="003D499A">
      <w:pPr>
        <w:rPr>
          <w:lang w:eastAsia="en-US"/>
        </w:rPr>
      </w:pPr>
      <w:r w:rsidRPr="00234CE5">
        <w:rPr>
          <w:lang w:eastAsia="en-US"/>
        </w:rPr>
        <w:t>The</w:t>
      </w:r>
      <w:r w:rsidRPr="00234CE5" w:rsidDel="002469EF">
        <w:rPr>
          <w:lang w:eastAsia="en-US"/>
        </w:rPr>
        <w:t xml:space="preserve"> </w:t>
      </w:r>
      <w:r w:rsidRPr="00234CE5">
        <w:rPr>
          <w:lang w:eastAsia="en-US"/>
        </w:rPr>
        <w:t>PPA rates increase by 6% every 12 months from COD.</w:t>
      </w:r>
      <w:r w:rsidR="00A71125">
        <w:rPr>
          <w:lang w:eastAsia="en-US"/>
        </w:rPr>
        <w:t xml:space="preserve"> </w:t>
      </w:r>
      <w:proofErr w:type="spellStart"/>
      <w:r w:rsidR="00A71125">
        <w:rPr>
          <w:lang w:eastAsia="en-US"/>
        </w:rPr>
        <w:t>Vergelegen</w:t>
      </w:r>
      <w:proofErr w:type="spellEnd"/>
      <w:r w:rsidR="00A71125">
        <w:rPr>
          <w:lang w:eastAsia="en-US"/>
        </w:rPr>
        <w:t xml:space="preserve">, Midstream and Durbanville have increased by 6% from October 2022. Hermanus and </w:t>
      </w:r>
      <w:r w:rsidR="0019456B">
        <w:rPr>
          <w:lang w:eastAsia="en-US"/>
        </w:rPr>
        <w:t>H</w:t>
      </w:r>
      <w:r w:rsidR="00A71125">
        <w:rPr>
          <w:lang w:eastAsia="en-US"/>
        </w:rPr>
        <w:t xml:space="preserve">ighveld will increase in April 2023 and Tzaneen in October </w:t>
      </w:r>
      <w:r w:rsidR="005E7276">
        <w:rPr>
          <w:lang w:eastAsia="en-US"/>
        </w:rPr>
        <w:t>2023.</w:t>
      </w:r>
    </w:p>
    <w:p w14:paraId="50A906B2" w14:textId="77777777" w:rsidR="00234CE5" w:rsidRPr="00234CE5" w:rsidRDefault="00234CE5" w:rsidP="003D499A">
      <w:pPr>
        <w:rPr>
          <w:lang w:eastAsia="en-US"/>
        </w:rPr>
      </w:pPr>
    </w:p>
    <w:p w14:paraId="7F72BD1E" w14:textId="77777777" w:rsidR="00234CE5" w:rsidRPr="00234CE5" w:rsidRDefault="00234CE5" w:rsidP="003D499A">
      <w:pPr>
        <w:rPr>
          <w:lang w:eastAsia="en-US"/>
        </w:rPr>
      </w:pPr>
      <w:r w:rsidRPr="00234CE5">
        <w:rPr>
          <w:lang w:eastAsia="en-US"/>
        </w:rPr>
        <w:t xml:space="preserve">Forecast revenues are based on the P50 Helioscope </w:t>
      </w:r>
      <w:r w:rsidRPr="00234CE5" w:rsidDel="006F5C18">
        <w:rPr>
          <w:lang w:eastAsia="en-US"/>
        </w:rPr>
        <w:t>simulation</w:t>
      </w:r>
      <w:r w:rsidR="006F5C18">
        <w:rPr>
          <w:lang w:eastAsia="en-US"/>
        </w:rPr>
        <w:t xml:space="preserve">, which </w:t>
      </w:r>
      <w:r w:rsidR="00B369CF">
        <w:rPr>
          <w:lang w:eastAsia="en-US"/>
        </w:rPr>
        <w:t>is</w:t>
      </w:r>
      <w:r w:rsidR="006F5C18">
        <w:rPr>
          <w:lang w:eastAsia="en-US"/>
        </w:rPr>
        <w:t xml:space="preserve"> </w:t>
      </w:r>
      <w:r w:rsidR="009614F1">
        <w:rPr>
          <w:lang w:eastAsia="en-US"/>
        </w:rPr>
        <w:t xml:space="preserve">loaded </w:t>
      </w:r>
      <w:r w:rsidR="00B369CF">
        <w:rPr>
          <w:lang w:eastAsia="en-US"/>
        </w:rPr>
        <w:t>in</w:t>
      </w:r>
      <w:r w:rsidR="009614F1">
        <w:rPr>
          <w:lang w:eastAsia="en-US"/>
        </w:rPr>
        <w:t xml:space="preserve">to the SCADA </w:t>
      </w:r>
      <w:r w:rsidR="005C61D5">
        <w:rPr>
          <w:lang w:eastAsia="en-US"/>
        </w:rPr>
        <w:t>and allows calculation of</w:t>
      </w:r>
      <w:r w:rsidR="009614F1">
        <w:rPr>
          <w:lang w:eastAsia="en-US"/>
        </w:rPr>
        <w:t xml:space="preserve"> degradation. Th</w:t>
      </w:r>
      <w:r w:rsidR="00BA6CD9">
        <w:rPr>
          <w:lang w:eastAsia="en-US"/>
        </w:rPr>
        <w:t>e simulation</w:t>
      </w:r>
      <w:r w:rsidR="006D35C2">
        <w:rPr>
          <w:lang w:eastAsia="en-US"/>
        </w:rPr>
        <w:t>s</w:t>
      </w:r>
      <w:r w:rsidR="009614F1">
        <w:rPr>
          <w:lang w:eastAsia="en-US"/>
        </w:rPr>
        <w:t xml:space="preserve"> w</w:t>
      </w:r>
      <w:r w:rsidR="006D35C2">
        <w:rPr>
          <w:lang w:eastAsia="en-US"/>
        </w:rPr>
        <w:t>ere</w:t>
      </w:r>
      <w:r w:rsidR="009614F1">
        <w:rPr>
          <w:lang w:eastAsia="en-US"/>
        </w:rPr>
        <w:t xml:space="preserve"> </w:t>
      </w:r>
      <w:r w:rsidRPr="00234CE5" w:rsidDel="009614F1">
        <w:rPr>
          <w:lang w:eastAsia="en-US"/>
        </w:rPr>
        <w:t>p</w:t>
      </w:r>
      <w:r w:rsidRPr="00234CE5">
        <w:rPr>
          <w:lang w:eastAsia="en-US"/>
        </w:rPr>
        <w:t>erformed during pre-construction and have not been adjusted to reflect actual irradiation or the installed capacity.</w:t>
      </w:r>
      <w:r w:rsidR="00253E41">
        <w:rPr>
          <w:lang w:eastAsia="en-US"/>
        </w:rPr>
        <w:t xml:space="preserve"> </w:t>
      </w:r>
    </w:p>
    <w:p w14:paraId="6FCE1BA9" w14:textId="77777777" w:rsidR="00234CE5" w:rsidRPr="00234CE5" w:rsidRDefault="00234CE5" w:rsidP="003D499A">
      <w:pPr>
        <w:rPr>
          <w:lang w:eastAsia="en-US"/>
        </w:rPr>
      </w:pPr>
    </w:p>
    <w:p w14:paraId="510814A9" w14:textId="77777777" w:rsidR="00234CE5" w:rsidRPr="00234CE5" w:rsidRDefault="00234CE5" w:rsidP="003D499A">
      <w:pPr>
        <w:rPr>
          <w:lang w:eastAsia="en-US"/>
        </w:rPr>
      </w:pPr>
      <w:r w:rsidRPr="00234CE5">
        <w:rPr>
          <w:lang w:eastAsia="en-US"/>
        </w:rPr>
        <w:t xml:space="preserve">Actual revenue is based upon production as recorded by the </w:t>
      </w:r>
      <w:r w:rsidR="007F64B9">
        <w:rPr>
          <w:lang w:eastAsia="en-US"/>
        </w:rPr>
        <w:t>SCADA</w:t>
      </w:r>
      <w:r w:rsidRPr="00234CE5">
        <w:rPr>
          <w:lang w:eastAsia="en-US"/>
        </w:rPr>
        <w:t xml:space="preserve"> and the PPA rates.</w:t>
      </w:r>
    </w:p>
    <w:p w14:paraId="3E0D7162" w14:textId="77777777" w:rsidR="00B65126" w:rsidRPr="00953BC7" w:rsidRDefault="00B65126" w:rsidP="003D499A">
      <w:pPr>
        <w:rPr>
          <w:lang w:eastAsia="en-US"/>
        </w:rPr>
      </w:pPr>
    </w:p>
    <w:p w14:paraId="24C39C36" w14:textId="77777777" w:rsidR="00C949E2" w:rsidRDefault="00A66AE4" w:rsidP="003D499A">
      <w:pPr>
        <w:pStyle w:val="Heading2"/>
      </w:pPr>
      <w:bookmarkStart w:id="61" w:name="_Toc130236214"/>
      <w:r w:rsidRPr="00C949E2">
        <w:t>Revenue</w:t>
      </w:r>
      <w:r w:rsidR="00234CE5">
        <w:t xml:space="preserve"> </w:t>
      </w:r>
      <w:r w:rsidR="00B349F8">
        <w:t>Y</w:t>
      </w:r>
      <w:r w:rsidR="00234CE5">
        <w:t>ear to</w:t>
      </w:r>
      <w:r w:rsidR="000D332B">
        <w:t xml:space="preserve"> </w:t>
      </w:r>
      <w:r w:rsidR="003F1898">
        <w:t>D</w:t>
      </w:r>
      <w:r w:rsidR="000D332B">
        <w:t>ate</w:t>
      </w:r>
      <w:bookmarkEnd w:id="61"/>
    </w:p>
    <w:p w14:paraId="7F4C94C3" w14:textId="77777777" w:rsidR="008E1332" w:rsidRPr="008E1332" w:rsidRDefault="008E1332" w:rsidP="003D499A"/>
    <w:p w14:paraId="37F3F22E" w14:textId="77777777" w:rsidR="00C949E2" w:rsidRDefault="00F6626E" w:rsidP="003D499A">
      <w:pPr>
        <w:rPr>
          <w:lang w:eastAsia="en-US"/>
        </w:rPr>
      </w:pPr>
      <w:r w:rsidRPr="00F6626E">
        <w:rPr>
          <w:lang w:eastAsia="en-US"/>
        </w:rPr>
        <w:t>The following graph show</w:t>
      </w:r>
      <w:r w:rsidR="006C1D1D">
        <w:rPr>
          <w:lang w:eastAsia="en-US"/>
        </w:rPr>
        <w:t>s</w:t>
      </w:r>
      <w:r w:rsidRPr="00F6626E">
        <w:rPr>
          <w:lang w:eastAsia="en-US"/>
        </w:rPr>
        <w:t xml:space="preserve"> the </w:t>
      </w:r>
      <w:r w:rsidR="00587142">
        <w:rPr>
          <w:lang w:eastAsia="en-US"/>
        </w:rPr>
        <w:t>year-to-date</w:t>
      </w:r>
      <w:r w:rsidR="003F1898">
        <w:rPr>
          <w:lang w:eastAsia="en-US"/>
        </w:rPr>
        <w:t xml:space="preserve"> </w:t>
      </w:r>
      <w:r w:rsidR="006C1D1D" w:rsidDel="002C182A">
        <w:rPr>
          <w:lang w:eastAsia="en-US"/>
        </w:rPr>
        <w:t>Project’s</w:t>
      </w:r>
      <w:r w:rsidR="006C1D1D">
        <w:rPr>
          <w:lang w:eastAsia="en-US"/>
        </w:rPr>
        <w:t xml:space="preserve"> </w:t>
      </w:r>
      <w:r w:rsidRPr="00F6626E">
        <w:rPr>
          <w:lang w:eastAsia="en-US"/>
        </w:rPr>
        <w:t>energy sales in South African Rand</w:t>
      </w:r>
      <w:r w:rsidR="005C799C">
        <w:rPr>
          <w:lang w:eastAsia="en-US"/>
        </w:rPr>
        <w:t xml:space="preserve"> (ZAR</w:t>
      </w:r>
      <w:r w:rsidRPr="00F6626E">
        <w:rPr>
          <w:lang w:eastAsia="en-US"/>
        </w:rPr>
        <w:t>).</w:t>
      </w:r>
    </w:p>
    <w:p w14:paraId="249E9392" w14:textId="77777777" w:rsidR="00AF2820" w:rsidRDefault="00AF2820" w:rsidP="0030123C">
      <w:pPr>
        <w:jc w:val="left"/>
        <w:rPr>
          <w:lang w:eastAsia="en-US"/>
        </w:rPr>
      </w:pPr>
    </w:p>
    <w:p w14:paraId="72901F1A" w14:textId="77777777" w:rsidR="00E21C8B" w:rsidRPr="00E21C8B" w:rsidRDefault="00E21C8B" w:rsidP="00E21C8B">
      <w:pPr>
        <w:jc w:val="center"/>
        <w:rPr>
          <w:lang w:val="en-GB" w:eastAsia="en-US"/>
        </w:rPr>
      </w:pPr>
      <w:r>
        <w:rPr>
          <w:noProof/>
        </w:rPr>
        <w:drawing>
          <wp:inline distT="0" distB="0" distL="0" distR="0" wp14:anchorId="7D89C613" wp14:editId="2980BAAB">
            <wp:extent cx="5760000" cy="3320875"/>
            <wp:effectExtent l="0" t="0" r="0" b="0"/>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jpg"/>
                    <pic:cNvPicPr/>
                  </pic:nvPicPr>
                  <pic:blipFill>
                    <a:blip r:embed="rId20"/>
                    <a:stretch>
                      <a:fillRect/>
                    </a:stretch>
                  </pic:blipFill>
                  <pic:spPr>
                    <a:xfrm>
                      <a:off x="0" y="0"/>
                      <a:ext cx="5760000" cy="3320875"/>
                    </a:xfrm>
                    <a:prstGeom prst="rect">
                      <a:avLst/>
                    </a:prstGeom>
                  </pic:spPr>
                </pic:pic>
              </a:graphicData>
            </a:graphic>
          </wp:inline>
        </w:drawing>
      </w:r>
    </w:p>
    <w:p w14:paraId="1E062B33" w14:textId="77777777" w:rsidR="00E21C8B" w:rsidRPr="00E21C8B" w:rsidRDefault="00E21C8B" w:rsidP="00E21C8B">
      <w:pPr>
        <w:jc w:val="center"/>
        <w:rPr>
          <w:lang w:val="en-GB" w:eastAsia="en-US"/>
        </w:rPr>
      </w:pPr>
    </w:p>
    <w:p w14:paraId="6DB3F5A7" w14:textId="77777777" w:rsidR="00764B12" w:rsidRPr="00E21C8B" w:rsidRDefault="00764B12" w:rsidP="0030123C">
      <w:pPr>
        <w:rPr>
          <w:lang w:val="en-GB" w:eastAsia="en-US"/>
        </w:rPr>
      </w:pPr>
    </w:p>
    <w:p w14:paraId="2BE3F55D" w14:textId="182B2C80" w:rsidR="001E36DF" w:rsidRDefault="00C949E2" w:rsidP="003D499A">
      <w:pPr>
        <w:pStyle w:val="Caption"/>
      </w:pPr>
      <w:bookmarkStart w:id="62" w:name="_Toc114662465"/>
      <w:bookmarkStart w:id="63" w:name="_Toc130236260"/>
      <w:r>
        <w:t xml:space="preserve">Figure </w:t>
      </w:r>
      <w:r w:rsidR="003F7C72">
        <w:fldChar w:fldCharType="begin"/>
      </w:r>
      <w:r w:rsidR="003F7C72">
        <w:instrText xml:space="preserve"> STYLEREF 1 \s </w:instrText>
      </w:r>
      <w:r w:rsidR="003F7C72">
        <w:fldChar w:fldCharType="separate"/>
      </w:r>
      <w:r w:rsidR="003F7C72">
        <w:rPr>
          <w:noProof/>
        </w:rPr>
        <w:t>3</w:t>
      </w:r>
      <w:r w:rsidR="003F7C72">
        <w:fldChar w:fldCharType="end"/>
      </w:r>
      <w:r w:rsidR="003F7C72">
        <w:noBreakHyphen/>
      </w:r>
      <w:r w:rsidR="003F7C72">
        <w:fldChar w:fldCharType="begin"/>
      </w:r>
      <w:r w:rsidR="003F7C72">
        <w:instrText xml:space="preserve"> SEQ Figure \* ARABIC \s 1 </w:instrText>
      </w:r>
      <w:r w:rsidR="003F7C72">
        <w:fldChar w:fldCharType="separate"/>
      </w:r>
      <w:r w:rsidR="003F7C72">
        <w:rPr>
          <w:noProof/>
        </w:rPr>
        <w:t>1</w:t>
      </w:r>
      <w:r w:rsidR="003F7C72">
        <w:fldChar w:fldCharType="end"/>
      </w:r>
      <w:r w:rsidRPr="00953BC7">
        <w:t xml:space="preserve">: Revenue to </w:t>
      </w:r>
      <w:r w:rsidRPr="00953BC7" w:rsidDel="00B349F8">
        <w:t>Date</w:t>
      </w:r>
      <w:bookmarkEnd w:id="62"/>
      <w:r w:rsidR="00B349F8">
        <w:t xml:space="preserve"> Year to </w:t>
      </w:r>
      <w:r w:rsidR="00CE16FC">
        <w:t>D</w:t>
      </w:r>
      <w:r w:rsidR="00B349F8">
        <w:t>ate</w:t>
      </w:r>
      <w:bookmarkEnd w:id="63"/>
    </w:p>
    <w:p w14:paraId="6348C7A0" w14:textId="77777777" w:rsidR="0072188C" w:rsidRDefault="0072188C" w:rsidP="003D499A">
      <w:r>
        <w:lastRenderedPageBreak/>
        <w:br w:type="page"/>
      </w:r>
    </w:p>
    <w:p w14:paraId="7A1F32F7" w14:textId="77777777" w:rsidR="00760F95" w:rsidRPr="00760F95" w:rsidRDefault="00760F95" w:rsidP="0030123C"/>
    <w:p w14:paraId="19F338E0" w14:textId="77777777" w:rsidR="00EA7A16" w:rsidRPr="00953BC7" w:rsidRDefault="00EA7A16" w:rsidP="003D499A"/>
    <w:tbl>
      <w:tblPr>
        <w:tblStyle w:val="TableGridLight"/>
        <w:tblW w:w="5000" w:type="pct"/>
        <w:jc w:val="center"/>
        <w:tblLook w:val="04A0" w:firstRow="1" w:lastRow="0" w:firstColumn="1" w:lastColumn="0" w:noHBand="0" w:noVBand="1"/>
      </w:tblPr>
      <w:tblGrid>
        <w:gridCol w:w="4080"/>
        <w:gridCol w:w="2017"/>
        <w:gridCol w:w="2017"/>
        <w:gridCol w:w="1425"/>
      </w:tblGrid>
      <w:tr w:rsidR="00E21C8B" w:rsidRPr="00E21C8B" w14:paraId="13295470" w14:textId="77777777" w:rsidTr="00FE55DC">
        <w:trPr>
          <w:trHeight w:val="249"/>
          <w:jc w:val="center"/>
        </w:trPr>
        <w:tc>
          <w:tcPr>
            <w:tcW w:w="5000" w:type="pct"/>
            <w:gridSpan w:val="4"/>
            <w:shd w:val="clear" w:color="auto" w:fill="5F0500"/>
            <w:noWrap/>
          </w:tcPr>
          <w:p w14:paraId="22D9A8B1" w14:textId="77777777" w:rsidR="00E21C8B" w:rsidRPr="00E21C8B" w:rsidRDefault="00E21C8B" w:rsidP="00E21C8B">
            <w:pPr>
              <w:jc w:val="center"/>
              <w:rPr>
                <w:rFonts w:cs="Calibri"/>
                <w:b/>
                <w:bCs/>
                <w:color w:val="FFFFFF"/>
                <w:lang w:eastAsia="en-ZA"/>
              </w:rPr>
            </w:pPr>
            <w:bookmarkStart w:id="64" w:name="_Toc114662523"/>
            <w:bookmarkStart w:id="65" w:name="_Toc130236164"/>
            <w:bookmarkStart w:id="66" w:name="_Hlk114940559"/>
            <w:r w:rsidRPr="00E21C8B">
              <w:rPr>
                <w:rFonts w:cs="Calibri"/>
                <w:b/>
                <w:bCs/>
                <w:color w:val="FFFFFF"/>
                <w:lang w:eastAsia="en-ZA"/>
              </w:rPr>
              <w:t>Revenue (ZAR)</w:t>
            </w:r>
          </w:p>
        </w:tc>
      </w:tr>
      <w:tr w:rsidR="00E21C8B" w:rsidRPr="00E21C8B" w14:paraId="0E9511F1" w14:textId="77777777" w:rsidTr="00FE55DC">
        <w:trPr>
          <w:trHeight w:val="249"/>
          <w:jc w:val="center"/>
        </w:trPr>
        <w:tc>
          <w:tcPr>
            <w:tcW w:w="2139" w:type="pct"/>
            <w:shd w:val="clear" w:color="auto" w:fill="5F0500"/>
            <w:noWrap/>
            <w:hideMark/>
          </w:tcPr>
          <w:p w14:paraId="339900C4" w14:textId="77777777" w:rsidR="00E21C8B" w:rsidRPr="00E21C8B" w:rsidRDefault="00E21C8B" w:rsidP="00E21C8B">
            <w:pPr>
              <w:jc w:val="left"/>
              <w:rPr>
                <w:rFonts w:cs="Calibri"/>
                <w:b/>
                <w:bCs/>
                <w:color w:val="FFFFFF"/>
                <w:lang w:eastAsia="en-ZA"/>
              </w:rPr>
            </w:pPr>
            <w:r w:rsidRPr="00E21C8B">
              <w:rPr>
                <w:rFonts w:cs="Calibri"/>
                <w:b/>
                <w:bCs/>
                <w:color w:val="FFFFFF"/>
                <w:lang w:eastAsia="en-ZA"/>
              </w:rPr>
              <w:t>Plants</w:t>
            </w:r>
          </w:p>
        </w:tc>
        <w:tc>
          <w:tcPr>
            <w:tcW w:w="1057" w:type="pct"/>
            <w:shd w:val="clear" w:color="auto" w:fill="5F0500"/>
            <w:noWrap/>
            <w:hideMark/>
          </w:tcPr>
          <w:p w14:paraId="0FBF1BE6" w14:textId="77777777" w:rsidR="00E21C8B" w:rsidRPr="00E21C8B" w:rsidRDefault="00E21C8B" w:rsidP="00E21C8B">
            <w:pPr>
              <w:jc w:val="center"/>
              <w:rPr>
                <w:rFonts w:cs="Calibri"/>
                <w:b/>
                <w:bCs/>
                <w:color w:val="FFFFFF"/>
                <w:lang w:eastAsia="en-ZA"/>
              </w:rPr>
            </w:pPr>
            <w:r w:rsidRPr="00E21C8B">
              <w:rPr>
                <w:rFonts w:cs="Calibri"/>
                <w:b/>
                <w:bCs/>
                <w:color w:val="FFFFFF"/>
                <w:lang w:eastAsia="en-ZA"/>
              </w:rPr>
              <w:t>Actual</w:t>
            </w:r>
          </w:p>
        </w:tc>
        <w:tc>
          <w:tcPr>
            <w:tcW w:w="1057" w:type="pct"/>
            <w:shd w:val="clear" w:color="auto" w:fill="5F0500"/>
            <w:noWrap/>
            <w:hideMark/>
          </w:tcPr>
          <w:p w14:paraId="319DFEFA" w14:textId="77777777" w:rsidR="00E21C8B" w:rsidRPr="00E21C8B" w:rsidRDefault="00E21C8B" w:rsidP="00E21C8B">
            <w:pPr>
              <w:jc w:val="center"/>
              <w:rPr>
                <w:rFonts w:cs="Calibri"/>
                <w:b/>
                <w:bCs/>
                <w:color w:val="FFFFFF"/>
                <w:lang w:eastAsia="en-ZA"/>
              </w:rPr>
            </w:pPr>
            <w:r w:rsidRPr="00E21C8B">
              <w:rPr>
                <w:rFonts w:cs="Calibri"/>
                <w:b/>
                <w:bCs/>
                <w:color w:val="FFFFFF"/>
                <w:lang w:eastAsia="en-ZA"/>
              </w:rPr>
              <w:t>Forecast</w:t>
            </w:r>
          </w:p>
        </w:tc>
        <w:tc>
          <w:tcPr>
            <w:tcW w:w="747" w:type="pct"/>
            <w:shd w:val="clear" w:color="auto" w:fill="5F0500"/>
            <w:noWrap/>
            <w:hideMark/>
          </w:tcPr>
          <w:p w14:paraId="154B8E0C" w14:textId="77777777" w:rsidR="00E21C8B" w:rsidRPr="00E21C8B" w:rsidRDefault="00E21C8B" w:rsidP="00E21C8B">
            <w:pPr>
              <w:jc w:val="center"/>
              <w:rPr>
                <w:rFonts w:cs="Calibri"/>
                <w:b/>
                <w:bCs/>
                <w:color w:val="FFFFFF"/>
                <w:lang w:eastAsia="en-ZA"/>
              </w:rPr>
            </w:pPr>
            <w:r w:rsidRPr="00E21C8B">
              <w:rPr>
                <w:b/>
                <w:bCs/>
                <w:lang w:val="en-GB"/>
              </w:rPr>
              <w:t>Delta</w:t>
            </w:r>
            <w:r w:rsidRPr="00E21C8B">
              <w:rPr>
                <w:rFonts w:cs="Calibri"/>
                <w:b/>
                <w:bCs/>
                <w:color w:val="FFFFFF"/>
                <w:lang w:eastAsia="en-ZA"/>
              </w:rPr>
              <w:t xml:space="preserve"> (%)</w:t>
            </w:r>
          </w:p>
        </w:tc>
      </w:tr>
      <w:tr w:rsidR="00E21C8B" w:rsidRPr="00E21C8B" w14:paraId="5218BD10" w14:textId="77777777" w:rsidTr="00FE55DC">
        <w:trPr>
          <w:trHeight w:val="293"/>
          <w:jc w:val="center"/>
        </w:trPr>
        <w:tc>
          <w:tcPr>
            <w:tcW w:w="2139" w:type="pct"/>
            <w:noWrap/>
            <w:hideMark/>
          </w:tcPr>
          <w:p w14:paraId="07DE0B25" w14:textId="77777777" w:rsidR="00E21C8B" w:rsidRPr="00E21C8B" w:rsidRDefault="00E21C8B" w:rsidP="00E21C8B">
            <w:pPr>
              <w:jc w:val="left"/>
              <w:rPr>
                <w:rFonts w:cs="Calibri"/>
                <w:color w:val="000000"/>
                <w:lang w:eastAsia="en-ZA"/>
              </w:rPr>
            </w:pPr>
            <w:r w:rsidRPr="00E21C8B">
              <w:rPr>
                <w:rFonts w:cs="Calibri"/>
                <w:color w:val="000000"/>
                <w:lang w:eastAsia="en-ZA"/>
              </w:rPr>
              <w:t>Durbanville</w:t>
            </w:r>
          </w:p>
        </w:tc>
        <w:tc>
          <w:tcPr>
            <w:tcW w:w="1057" w:type="pct"/>
            <w:noWrap/>
            <w:hideMark/>
          </w:tcPr>
          <w:p w14:paraId="6C5E2D95" w14:textId="77777777" w:rsidR="00E21C8B" w:rsidRPr="00E21C8B" w:rsidRDefault="00E21C8B" w:rsidP="00E21C8B">
            <w:pPr>
              <w:jc w:val="center"/>
              <w:rPr>
                <w:rFonts w:cs="Calibri"/>
                <w:color w:val="000000"/>
                <w:lang w:eastAsia="en-ZA"/>
              </w:rPr>
            </w:pPr>
            <w:bookmarkStart w:id="67" w:name="_Hlk135116747"/>
            <w:r w:rsidRPr="00E21C8B">
              <w:rPr>
                <w:rFonts w:cs="Calibri"/>
                <w:color w:val="000000"/>
                <w:lang w:eastAsia="en-ZA"/>
              </w:rPr>
              <w:t>150,671</w:t>
            </w:r>
            <w:bookmarkEnd w:id="67"/>
          </w:p>
        </w:tc>
        <w:tc>
          <w:tcPr>
            <w:tcW w:w="1057" w:type="pct"/>
            <w:noWrap/>
          </w:tcPr>
          <w:p w14:paraId="74078E3C" w14:textId="77777777" w:rsidR="00E21C8B" w:rsidRPr="00E21C8B" w:rsidRDefault="00E21C8B" w:rsidP="00E21C8B">
            <w:pPr>
              <w:jc w:val="center"/>
              <w:rPr>
                <w:rFonts w:cs="Calibri"/>
                <w:color w:val="000000"/>
                <w:lang w:eastAsia="en-ZA"/>
              </w:rPr>
            </w:pPr>
            <w:r w:rsidRPr="00E21C8B">
              <w:rPr>
                <w:lang w:val="en-GB"/>
              </w:rPr>
              <w:t>255,744</w:t>
            </w:r>
          </w:p>
        </w:tc>
        <w:tc>
          <w:tcPr>
            <w:tcW w:w="747" w:type="pct"/>
            <w:noWrap/>
          </w:tcPr>
          <w:p w14:paraId="60E87D38" w14:textId="77777777" w:rsidR="00E21C8B" w:rsidRPr="00E21C8B" w:rsidRDefault="00E21C8B" w:rsidP="00E21C8B">
            <w:pPr>
              <w:jc w:val="center"/>
              <w:rPr>
                <w:rFonts w:cs="Calibri"/>
                <w:color w:val="FF0000"/>
                <w:lang w:eastAsia="en-ZA"/>
              </w:rPr>
            </w:pPr>
            <w:bookmarkStart w:id="68" w:name="_Hlk135116765"/>
            <w:r w:rsidRPr="00E21C8B">
              <w:rPr>
                <w:rFonts w:cs="Calibri"/>
                <w:color w:val="FF0000"/>
                <w:lang w:eastAsia="en-ZA"/>
              </w:rPr>
              <w:t>-41.09</w:t>
            </w:r>
            <w:bookmarkEnd w:id="68"/>
          </w:p>
        </w:tc>
      </w:tr>
      <w:tr w:rsidR="00E21C8B" w:rsidRPr="00E21C8B" w14:paraId="1E8B9046" w14:textId="77777777" w:rsidTr="00FE55DC">
        <w:trPr>
          <w:trHeight w:val="249"/>
          <w:jc w:val="center"/>
        </w:trPr>
        <w:tc>
          <w:tcPr>
            <w:tcW w:w="2139" w:type="pct"/>
            <w:noWrap/>
            <w:hideMark/>
          </w:tcPr>
          <w:p w14:paraId="1A19E1FC" w14:textId="77777777" w:rsidR="00E21C8B" w:rsidRPr="00E21C8B" w:rsidRDefault="00E21C8B" w:rsidP="00E21C8B">
            <w:pPr>
              <w:jc w:val="left"/>
              <w:rPr>
                <w:rFonts w:cs="Calibri"/>
                <w:color w:val="000000"/>
                <w:lang w:eastAsia="en-ZA"/>
              </w:rPr>
            </w:pPr>
            <w:proofErr w:type="spellStart"/>
            <w:r w:rsidRPr="00E21C8B">
              <w:rPr>
                <w:rFonts w:cs="Calibri"/>
                <w:color w:val="000000"/>
                <w:lang w:eastAsia="en-ZA"/>
              </w:rPr>
              <w:t>Vergelegen</w:t>
            </w:r>
            <w:proofErr w:type="spellEnd"/>
          </w:p>
        </w:tc>
        <w:tc>
          <w:tcPr>
            <w:tcW w:w="1057" w:type="pct"/>
            <w:noWrap/>
            <w:hideMark/>
          </w:tcPr>
          <w:p w14:paraId="6DFF4BD9" w14:textId="77777777" w:rsidR="00E21C8B" w:rsidRPr="00E21C8B" w:rsidRDefault="00E21C8B" w:rsidP="00E21C8B">
            <w:pPr>
              <w:jc w:val="center"/>
              <w:rPr>
                <w:rFonts w:cs="Calibri"/>
                <w:color w:val="000000"/>
                <w:lang w:eastAsia="en-ZA"/>
              </w:rPr>
            </w:pPr>
            <w:bookmarkStart w:id="69" w:name="_Hlk135116695"/>
            <w:r w:rsidRPr="00E21C8B">
              <w:rPr>
                <w:lang w:val="en-GB"/>
              </w:rPr>
              <w:t>268,393</w:t>
            </w:r>
            <w:bookmarkEnd w:id="69"/>
          </w:p>
        </w:tc>
        <w:tc>
          <w:tcPr>
            <w:tcW w:w="1057" w:type="pct"/>
            <w:noWrap/>
          </w:tcPr>
          <w:p w14:paraId="760DB2B9" w14:textId="77777777" w:rsidR="00E21C8B" w:rsidRPr="00E21C8B" w:rsidRDefault="00E21C8B" w:rsidP="00E21C8B">
            <w:pPr>
              <w:jc w:val="center"/>
              <w:rPr>
                <w:rFonts w:cs="Calibri"/>
                <w:color w:val="000000"/>
                <w:lang w:eastAsia="en-ZA"/>
              </w:rPr>
            </w:pPr>
            <w:r w:rsidRPr="00E21C8B">
              <w:rPr>
                <w:lang w:val="en-GB"/>
              </w:rPr>
              <w:t>251,093</w:t>
            </w:r>
          </w:p>
        </w:tc>
        <w:tc>
          <w:tcPr>
            <w:tcW w:w="747" w:type="pct"/>
            <w:noWrap/>
          </w:tcPr>
          <w:p w14:paraId="068E5CD2" w14:textId="77777777" w:rsidR="00E21C8B" w:rsidRPr="00E21C8B" w:rsidRDefault="00E21C8B" w:rsidP="00E21C8B">
            <w:pPr>
              <w:jc w:val="center"/>
              <w:rPr>
                <w:rFonts w:cs="Calibri"/>
                <w:color w:val="FF0000"/>
                <w:lang w:eastAsia="en-ZA"/>
              </w:rPr>
            </w:pPr>
            <w:bookmarkStart w:id="70" w:name="_Hlk135116710"/>
            <w:r w:rsidRPr="00E21C8B">
              <w:rPr>
                <w:rFonts w:cs="Calibri"/>
                <w:color w:val="FF0000"/>
                <w:lang w:eastAsia="en-ZA"/>
              </w:rPr>
              <w:t>6.89</w:t>
            </w:r>
            <w:bookmarkEnd w:id="70"/>
          </w:p>
        </w:tc>
      </w:tr>
      <w:tr w:rsidR="00E21C8B" w:rsidRPr="00E21C8B" w14:paraId="3997ACB4" w14:textId="77777777" w:rsidTr="00FE55DC">
        <w:trPr>
          <w:trHeight w:val="249"/>
          <w:jc w:val="center"/>
        </w:trPr>
        <w:tc>
          <w:tcPr>
            <w:tcW w:w="2139" w:type="pct"/>
            <w:noWrap/>
            <w:hideMark/>
          </w:tcPr>
          <w:p w14:paraId="6B2A98CE" w14:textId="77777777" w:rsidR="00E21C8B" w:rsidRPr="00E21C8B" w:rsidRDefault="00E21C8B" w:rsidP="00E21C8B">
            <w:pPr>
              <w:jc w:val="left"/>
              <w:rPr>
                <w:rFonts w:cs="Calibri"/>
                <w:color w:val="000000"/>
                <w:lang w:eastAsia="en-ZA"/>
              </w:rPr>
            </w:pPr>
            <w:r w:rsidRPr="00E21C8B">
              <w:rPr>
                <w:rFonts w:cs="Calibri"/>
                <w:color w:val="000000"/>
                <w:lang w:eastAsia="en-ZA"/>
              </w:rPr>
              <w:t>Highveld</w:t>
            </w:r>
          </w:p>
        </w:tc>
        <w:tc>
          <w:tcPr>
            <w:tcW w:w="1057" w:type="pct"/>
            <w:noWrap/>
            <w:hideMark/>
          </w:tcPr>
          <w:p w14:paraId="5C350CB2" w14:textId="77777777" w:rsidR="00E21C8B" w:rsidRPr="00E21C8B" w:rsidRDefault="00E21C8B" w:rsidP="00E21C8B">
            <w:pPr>
              <w:jc w:val="center"/>
              <w:rPr>
                <w:rFonts w:cs="Calibri"/>
                <w:color w:val="000000"/>
                <w:lang w:eastAsia="en-ZA"/>
              </w:rPr>
            </w:pPr>
            <w:bookmarkStart w:id="71" w:name="_Hlk135116930"/>
            <w:r w:rsidRPr="00E21C8B">
              <w:rPr>
                <w:rFonts w:cs="Calibri"/>
                <w:color w:val="000000"/>
                <w:lang w:eastAsia="en-ZA"/>
              </w:rPr>
              <w:t>60,072</w:t>
            </w:r>
            <w:bookmarkEnd w:id="71"/>
          </w:p>
        </w:tc>
        <w:tc>
          <w:tcPr>
            <w:tcW w:w="1057" w:type="pct"/>
            <w:noWrap/>
          </w:tcPr>
          <w:p w14:paraId="7A34FE39" w14:textId="77777777" w:rsidR="00E21C8B" w:rsidRPr="00E21C8B" w:rsidRDefault="00E21C8B" w:rsidP="00E21C8B">
            <w:pPr>
              <w:jc w:val="center"/>
              <w:rPr>
                <w:rFonts w:cs="Calibri"/>
                <w:color w:val="000000"/>
                <w:lang w:eastAsia="en-ZA"/>
              </w:rPr>
            </w:pPr>
            <w:r w:rsidRPr="00E21C8B">
              <w:rPr>
                <w:lang w:val="en-GB"/>
              </w:rPr>
              <w:t>87,248</w:t>
            </w:r>
          </w:p>
        </w:tc>
        <w:tc>
          <w:tcPr>
            <w:tcW w:w="747" w:type="pct"/>
            <w:noWrap/>
          </w:tcPr>
          <w:p w14:paraId="5E09D0AF" w14:textId="77777777" w:rsidR="00E21C8B" w:rsidRPr="00E21C8B" w:rsidRDefault="00E21C8B" w:rsidP="00E21C8B">
            <w:pPr>
              <w:jc w:val="center"/>
              <w:rPr>
                <w:rFonts w:cs="Calibri"/>
                <w:color w:val="FF0000"/>
                <w:lang w:eastAsia="en-ZA"/>
              </w:rPr>
            </w:pPr>
            <w:bookmarkStart w:id="72" w:name="_Hlk135116959"/>
            <w:r w:rsidRPr="00E21C8B">
              <w:rPr>
                <w:rFonts w:cs="Calibri"/>
                <w:color w:val="FF0000"/>
                <w:lang w:eastAsia="en-ZA"/>
              </w:rPr>
              <w:t>-31.15</w:t>
            </w:r>
            <w:bookmarkEnd w:id="72"/>
          </w:p>
        </w:tc>
      </w:tr>
      <w:tr w:rsidR="00E21C8B" w:rsidRPr="00E21C8B" w14:paraId="18547E8A" w14:textId="77777777" w:rsidTr="00FE55DC">
        <w:trPr>
          <w:trHeight w:val="249"/>
          <w:jc w:val="center"/>
        </w:trPr>
        <w:tc>
          <w:tcPr>
            <w:tcW w:w="2139" w:type="pct"/>
            <w:noWrap/>
            <w:hideMark/>
          </w:tcPr>
          <w:p w14:paraId="0AC95B26" w14:textId="77777777" w:rsidR="00E21C8B" w:rsidRPr="00E21C8B" w:rsidRDefault="00E21C8B" w:rsidP="00E21C8B">
            <w:pPr>
              <w:jc w:val="left"/>
              <w:rPr>
                <w:rFonts w:cs="Calibri"/>
                <w:color w:val="000000"/>
                <w:lang w:eastAsia="en-ZA"/>
              </w:rPr>
            </w:pPr>
            <w:r w:rsidRPr="00E21C8B">
              <w:rPr>
                <w:rFonts w:cs="Calibri"/>
                <w:color w:val="000000"/>
                <w:lang w:eastAsia="en-ZA"/>
              </w:rPr>
              <w:t>Midstream</w:t>
            </w:r>
          </w:p>
        </w:tc>
        <w:tc>
          <w:tcPr>
            <w:tcW w:w="1057" w:type="pct"/>
            <w:noWrap/>
            <w:hideMark/>
          </w:tcPr>
          <w:p w14:paraId="69BA678A" w14:textId="77777777" w:rsidR="00E21C8B" w:rsidRPr="00E21C8B" w:rsidRDefault="00E21C8B" w:rsidP="00E21C8B">
            <w:pPr>
              <w:jc w:val="center"/>
              <w:rPr>
                <w:rFonts w:cs="Calibri"/>
                <w:color w:val="000000"/>
                <w:lang w:eastAsia="en-ZA"/>
              </w:rPr>
            </w:pPr>
            <w:bookmarkStart w:id="73" w:name="_Hlk135117138"/>
            <w:r w:rsidRPr="00E21C8B">
              <w:rPr>
                <w:lang w:val="en-GB"/>
              </w:rPr>
              <w:t>63,348</w:t>
            </w:r>
            <w:bookmarkEnd w:id="73"/>
          </w:p>
        </w:tc>
        <w:tc>
          <w:tcPr>
            <w:tcW w:w="1057" w:type="pct"/>
            <w:noWrap/>
          </w:tcPr>
          <w:p w14:paraId="2F2315D1" w14:textId="77777777" w:rsidR="00E21C8B" w:rsidRPr="00E21C8B" w:rsidRDefault="00E21C8B" w:rsidP="00E21C8B">
            <w:pPr>
              <w:jc w:val="center"/>
              <w:rPr>
                <w:rFonts w:cs="Calibri"/>
                <w:color w:val="000000"/>
                <w:lang w:eastAsia="en-ZA"/>
              </w:rPr>
            </w:pPr>
            <w:r w:rsidRPr="00E21C8B">
              <w:rPr>
                <w:rFonts w:cs="Calibri"/>
                <w:color w:val="000000"/>
                <w:lang w:eastAsia="en-ZA"/>
              </w:rPr>
              <w:t>80,346</w:t>
            </w:r>
          </w:p>
        </w:tc>
        <w:tc>
          <w:tcPr>
            <w:tcW w:w="747" w:type="pct"/>
            <w:noWrap/>
          </w:tcPr>
          <w:p w14:paraId="7008AFFD" w14:textId="77777777" w:rsidR="00E21C8B" w:rsidRPr="00E21C8B" w:rsidRDefault="00E21C8B" w:rsidP="00E21C8B">
            <w:pPr>
              <w:jc w:val="center"/>
              <w:rPr>
                <w:rFonts w:cs="Calibri"/>
                <w:color w:val="FF0000"/>
                <w:lang w:eastAsia="en-ZA"/>
              </w:rPr>
            </w:pPr>
            <w:bookmarkStart w:id="74" w:name="_Hlk135117156"/>
            <w:r w:rsidRPr="00E21C8B">
              <w:rPr>
                <w:rFonts w:cs="Calibri"/>
                <w:color w:val="FF0000"/>
                <w:lang w:eastAsia="en-ZA"/>
              </w:rPr>
              <w:t>-21.16</w:t>
            </w:r>
            <w:bookmarkEnd w:id="74"/>
          </w:p>
        </w:tc>
      </w:tr>
      <w:tr w:rsidR="00E21C8B" w:rsidRPr="00E21C8B" w14:paraId="1F908E99" w14:textId="77777777" w:rsidTr="00FE55DC">
        <w:trPr>
          <w:trHeight w:val="293"/>
          <w:jc w:val="center"/>
        </w:trPr>
        <w:tc>
          <w:tcPr>
            <w:tcW w:w="2139" w:type="pct"/>
            <w:noWrap/>
            <w:hideMark/>
          </w:tcPr>
          <w:p w14:paraId="7C8730E5" w14:textId="77777777" w:rsidR="00E21C8B" w:rsidRPr="00E21C8B" w:rsidRDefault="00E21C8B" w:rsidP="00E21C8B">
            <w:pPr>
              <w:jc w:val="left"/>
              <w:rPr>
                <w:rFonts w:cs="Calibri"/>
                <w:color w:val="000000"/>
                <w:lang w:eastAsia="en-ZA"/>
              </w:rPr>
            </w:pPr>
            <w:r w:rsidRPr="00E21C8B">
              <w:rPr>
                <w:rFonts w:cs="Calibri"/>
                <w:color w:val="000000"/>
                <w:lang w:eastAsia="en-ZA"/>
              </w:rPr>
              <w:t>Hermanus</w:t>
            </w:r>
          </w:p>
        </w:tc>
        <w:tc>
          <w:tcPr>
            <w:tcW w:w="1057" w:type="pct"/>
            <w:noWrap/>
            <w:hideMark/>
          </w:tcPr>
          <w:p w14:paraId="696BCD4E" w14:textId="77777777" w:rsidR="00E21C8B" w:rsidRPr="00E21C8B" w:rsidRDefault="00E21C8B" w:rsidP="00E21C8B">
            <w:pPr>
              <w:jc w:val="center"/>
              <w:rPr>
                <w:rFonts w:cs="Calibri"/>
                <w:color w:val="000000"/>
                <w:lang w:eastAsia="en-ZA"/>
              </w:rPr>
            </w:pPr>
            <w:bookmarkStart w:id="75" w:name="_Hlk135117087"/>
            <w:r w:rsidRPr="00E21C8B">
              <w:rPr>
                <w:rFonts w:cs="Calibri"/>
                <w:color w:val="000000"/>
                <w:lang w:eastAsia="en-ZA"/>
              </w:rPr>
              <w:t>65,162</w:t>
            </w:r>
            <w:bookmarkEnd w:id="75"/>
          </w:p>
        </w:tc>
        <w:tc>
          <w:tcPr>
            <w:tcW w:w="1057" w:type="pct"/>
            <w:noWrap/>
          </w:tcPr>
          <w:p w14:paraId="67B01CF3" w14:textId="77777777" w:rsidR="00E21C8B" w:rsidRPr="00E21C8B" w:rsidRDefault="00E21C8B" w:rsidP="00E21C8B">
            <w:pPr>
              <w:jc w:val="center"/>
              <w:rPr>
                <w:rFonts w:cs="Calibri"/>
                <w:color w:val="000000"/>
                <w:lang w:eastAsia="en-ZA"/>
              </w:rPr>
            </w:pPr>
            <w:r w:rsidRPr="00E21C8B">
              <w:rPr>
                <w:rFonts w:cs="Calibri"/>
                <w:color w:val="000000"/>
                <w:lang w:eastAsia="en-ZA"/>
              </w:rPr>
              <w:t>101,193</w:t>
            </w:r>
          </w:p>
        </w:tc>
        <w:tc>
          <w:tcPr>
            <w:tcW w:w="747" w:type="pct"/>
            <w:noWrap/>
          </w:tcPr>
          <w:p w14:paraId="6A537A87" w14:textId="77777777" w:rsidR="00E21C8B" w:rsidRPr="00E21C8B" w:rsidRDefault="00E21C8B" w:rsidP="00E21C8B">
            <w:pPr>
              <w:jc w:val="center"/>
              <w:rPr>
                <w:rFonts w:cs="Calibri"/>
                <w:color w:val="FF0000"/>
                <w:lang w:eastAsia="en-ZA"/>
              </w:rPr>
            </w:pPr>
            <w:bookmarkStart w:id="76" w:name="_Hlk135117114"/>
            <w:r w:rsidRPr="00E21C8B">
              <w:rPr>
                <w:rFonts w:cs="Calibri"/>
                <w:color w:val="FF0000"/>
                <w:lang w:eastAsia="en-ZA"/>
              </w:rPr>
              <w:t>-35.61</w:t>
            </w:r>
            <w:bookmarkEnd w:id="76"/>
          </w:p>
        </w:tc>
      </w:tr>
      <w:tr w:rsidR="00E21C8B" w:rsidRPr="00E21C8B" w14:paraId="54EBB0B8" w14:textId="77777777" w:rsidTr="00FE55DC">
        <w:trPr>
          <w:trHeight w:val="293"/>
          <w:jc w:val="center"/>
        </w:trPr>
        <w:tc>
          <w:tcPr>
            <w:tcW w:w="2139" w:type="pct"/>
            <w:noWrap/>
          </w:tcPr>
          <w:p w14:paraId="07BB393C" w14:textId="77777777" w:rsidR="00E21C8B" w:rsidRPr="00E21C8B" w:rsidRDefault="00E21C8B" w:rsidP="00E21C8B">
            <w:pPr>
              <w:jc w:val="left"/>
              <w:rPr>
                <w:rFonts w:cs="Calibri"/>
                <w:color w:val="000000"/>
                <w:lang w:eastAsia="en-ZA"/>
              </w:rPr>
            </w:pPr>
            <w:r w:rsidRPr="00E21C8B">
              <w:rPr>
                <w:rFonts w:cs="Calibri"/>
                <w:color w:val="000000"/>
                <w:lang w:eastAsia="en-ZA"/>
              </w:rPr>
              <w:t>Tzaneen</w:t>
            </w:r>
          </w:p>
        </w:tc>
        <w:tc>
          <w:tcPr>
            <w:tcW w:w="1057" w:type="pct"/>
            <w:noWrap/>
          </w:tcPr>
          <w:p w14:paraId="348F685F" w14:textId="77777777" w:rsidR="00E21C8B" w:rsidRPr="00E21C8B" w:rsidRDefault="00E21C8B" w:rsidP="00E21C8B">
            <w:pPr>
              <w:jc w:val="center"/>
              <w:rPr>
                <w:lang w:val="en-GB"/>
              </w:rPr>
            </w:pPr>
            <w:bookmarkStart w:id="77" w:name="_Hlk135116995"/>
            <w:r w:rsidRPr="00E21C8B">
              <w:rPr>
                <w:lang w:val="en-GB"/>
              </w:rPr>
              <w:t>73,494</w:t>
            </w:r>
            <w:bookmarkEnd w:id="77"/>
          </w:p>
        </w:tc>
        <w:tc>
          <w:tcPr>
            <w:tcW w:w="1057" w:type="pct"/>
            <w:noWrap/>
          </w:tcPr>
          <w:p w14:paraId="7CA3D97A" w14:textId="77777777" w:rsidR="00E21C8B" w:rsidRPr="00E21C8B" w:rsidRDefault="00E21C8B" w:rsidP="00E21C8B">
            <w:pPr>
              <w:jc w:val="center"/>
              <w:rPr>
                <w:rFonts w:cs="Calibri"/>
                <w:color w:val="000000"/>
                <w:lang w:eastAsia="en-ZA"/>
              </w:rPr>
            </w:pPr>
            <w:r w:rsidRPr="00E21C8B">
              <w:rPr>
                <w:rFonts w:cs="Calibri"/>
                <w:color w:val="000000"/>
                <w:lang w:eastAsia="en-ZA"/>
              </w:rPr>
              <w:t>146,441</w:t>
            </w:r>
          </w:p>
        </w:tc>
        <w:tc>
          <w:tcPr>
            <w:tcW w:w="747" w:type="pct"/>
            <w:noWrap/>
          </w:tcPr>
          <w:p w14:paraId="34DB1CC6" w14:textId="77777777" w:rsidR="00E21C8B" w:rsidRPr="00E21C8B" w:rsidRDefault="00E21C8B" w:rsidP="00E21C8B">
            <w:pPr>
              <w:jc w:val="center"/>
              <w:rPr>
                <w:rFonts w:cs="Calibri"/>
                <w:color w:val="FF0000"/>
                <w:lang w:eastAsia="en-ZA"/>
              </w:rPr>
            </w:pPr>
            <w:bookmarkStart w:id="78" w:name="_Hlk135117034"/>
            <w:r w:rsidRPr="00E21C8B">
              <w:rPr>
                <w:rFonts w:cs="Calibri"/>
                <w:color w:val="FF0000"/>
                <w:lang w:eastAsia="en-ZA"/>
              </w:rPr>
              <w:t>-49.81</w:t>
            </w:r>
            <w:bookmarkEnd w:id="78"/>
          </w:p>
        </w:tc>
      </w:tr>
    </w:tbl>
    <w:p w14:paraId="70E7660C" w14:textId="6C4E553E" w:rsidR="000262BA" w:rsidRDefault="00C949E2" w:rsidP="003D499A">
      <w:pPr>
        <w:pStyle w:val="Caption"/>
      </w:pPr>
      <w:r>
        <w:t xml:space="preserve">Table </w:t>
      </w:r>
      <w:r w:rsidR="00032ED4">
        <w:fldChar w:fldCharType="begin"/>
      </w:r>
      <w:r w:rsidR="00032ED4">
        <w:instrText xml:space="preserve"> STYLEREF 1 \s </w:instrText>
      </w:r>
      <w:r w:rsidR="00032ED4">
        <w:fldChar w:fldCharType="separate"/>
      </w:r>
      <w:r w:rsidR="00BA1CC9">
        <w:rPr>
          <w:noProof/>
        </w:rPr>
        <w:t>3</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2</w:t>
      </w:r>
      <w:r w:rsidR="00032ED4">
        <w:fldChar w:fldCharType="end"/>
      </w:r>
      <w:r w:rsidRPr="00953BC7">
        <w:t>: Project Revenue</w:t>
      </w:r>
      <w:r w:rsidR="008151E6">
        <w:t xml:space="preserve"> Year to Date </w:t>
      </w:r>
      <w:r w:rsidRPr="00953BC7">
        <w:t>Overview</w:t>
      </w:r>
      <w:bookmarkEnd w:id="64"/>
      <w:bookmarkEnd w:id="65"/>
    </w:p>
    <w:p w14:paraId="7842C714" w14:textId="77777777" w:rsidR="00916BAB" w:rsidRPr="00916BAB" w:rsidRDefault="00916BAB" w:rsidP="0030123C"/>
    <w:p w14:paraId="34DC39AF" w14:textId="77777777" w:rsidR="00955ED9" w:rsidRDefault="008B1845" w:rsidP="003D499A">
      <w:r>
        <w:t>All</w:t>
      </w:r>
      <w:r w:rsidR="0058546E">
        <w:t xml:space="preserve"> plants have perform</w:t>
      </w:r>
      <w:r>
        <w:t>ed</w:t>
      </w:r>
      <w:r w:rsidR="0058546E">
        <w:t xml:space="preserve"> below</w:t>
      </w:r>
      <w:r w:rsidR="0058546E" w:rsidDel="008B1845">
        <w:t xml:space="preserve"> </w:t>
      </w:r>
      <w:r w:rsidR="0058546E">
        <w:t>forecasted revenue</w:t>
      </w:r>
      <w:r w:rsidR="00DC5E06">
        <w:t xml:space="preserve">, </w:t>
      </w:r>
      <w:r w:rsidR="00955ED9">
        <w:t xml:space="preserve">with </w:t>
      </w:r>
      <w:r w:rsidR="00B03766" w:rsidRPr="00B03766">
        <w:t xml:space="preserve">Durbanville </w:t>
      </w:r>
      <w:r w:rsidR="00955ED9">
        <w:t xml:space="preserve">and </w:t>
      </w:r>
      <w:r w:rsidR="00B03766" w:rsidRPr="00B03766">
        <w:t>Hermanus</w:t>
      </w:r>
      <w:r w:rsidR="00955ED9">
        <w:t xml:space="preserve"> showing the most significant deviation from forecast</w:t>
      </w:r>
      <w:r w:rsidR="00A71125">
        <w:t xml:space="preserve">. </w:t>
      </w:r>
      <w:proofErr w:type="spellStart"/>
      <w:r w:rsidR="00A71125">
        <w:t>Vergelegen</w:t>
      </w:r>
      <w:proofErr w:type="spellEnd"/>
      <w:r w:rsidR="00A71125">
        <w:t xml:space="preserve"> has </w:t>
      </w:r>
      <w:r w:rsidR="00895E00">
        <w:t>a misleading result</w:t>
      </w:r>
      <w:r w:rsidR="0013523A">
        <w:t xml:space="preserve"> </w:t>
      </w:r>
      <w:r w:rsidR="00A71125">
        <w:t>due to the reconciliation of December 2022 production in</w:t>
      </w:r>
      <w:r w:rsidR="0026359C">
        <w:t>to</w:t>
      </w:r>
      <w:r w:rsidR="00A71125">
        <w:t xml:space="preserve"> January 2023</w:t>
      </w:r>
      <w:r w:rsidR="0026359C">
        <w:t xml:space="preserve"> figures</w:t>
      </w:r>
      <w:r w:rsidR="00A71125">
        <w:t>.</w:t>
      </w:r>
    </w:p>
    <w:p w14:paraId="7F9DCC4E" w14:textId="77777777" w:rsidR="00955ED9" w:rsidRDefault="00955ED9" w:rsidP="003D499A"/>
    <w:bookmarkEnd w:id="66"/>
    <w:p w14:paraId="63B3D574" w14:textId="77777777" w:rsidR="008E4EBD" w:rsidRDefault="008E4EBD" w:rsidP="003D499A">
      <w:pPr>
        <w:rPr>
          <w:lang w:eastAsia="en-US"/>
        </w:rPr>
      </w:pPr>
      <w:r>
        <w:rPr>
          <w:lang w:eastAsia="en-US"/>
        </w:rPr>
        <w:br w:type="page"/>
      </w:r>
    </w:p>
    <w:p w14:paraId="0510AC92" w14:textId="77777777" w:rsidR="00234CE5" w:rsidRDefault="00234CE5" w:rsidP="003D499A">
      <w:pPr>
        <w:pStyle w:val="Heading1"/>
      </w:pPr>
      <w:bookmarkStart w:id="79" w:name="_Toc129949250"/>
      <w:bookmarkStart w:id="80" w:name="_Toc130236215"/>
      <w:bookmarkEnd w:id="79"/>
      <w:r>
        <w:lastRenderedPageBreak/>
        <w:t>Technical Portfolio Overview</w:t>
      </w:r>
      <w:bookmarkEnd w:id="80"/>
    </w:p>
    <w:p w14:paraId="6BB8FFF4" w14:textId="77777777" w:rsidR="00234CE5" w:rsidRDefault="00234CE5" w:rsidP="003D499A"/>
    <w:p w14:paraId="33402635" w14:textId="77777777" w:rsidR="00234CE5" w:rsidRDefault="00234CE5" w:rsidP="003D499A">
      <w:r>
        <w:t xml:space="preserve">We have investigated the performance of the </w:t>
      </w:r>
      <w:r w:rsidR="00DD2987">
        <w:t>Projects</w:t>
      </w:r>
      <w:r>
        <w:t xml:space="preserve"> by comparing irradiance, availability, performance ratio, and production against forecasts. All sites have underperformed against the forecast. The underperformance of each </w:t>
      </w:r>
      <w:r w:rsidR="004E5844">
        <w:t>site</w:t>
      </w:r>
      <w:r w:rsidR="006F6872">
        <w:t xml:space="preserve"> </w:t>
      </w:r>
      <w:r w:rsidR="00085EF5">
        <w:t>was</w:t>
      </w:r>
      <w:r w:rsidR="006F6872">
        <w:t xml:space="preserve"> </w:t>
      </w:r>
      <w:r>
        <w:t xml:space="preserve">dominated by frequent </w:t>
      </w:r>
      <w:r w:rsidR="00085EF5">
        <w:t>load shedding</w:t>
      </w:r>
      <w:r>
        <w:t xml:space="preserve"> which </w:t>
      </w:r>
      <w:r w:rsidR="005146FD">
        <w:t>results</w:t>
      </w:r>
      <w:r>
        <w:t xml:space="preserve"> in curtailment. This curtailment occurs as the installed</w:t>
      </w:r>
      <w:r w:rsidR="0008241A">
        <w:t>,</w:t>
      </w:r>
      <w:r>
        <w:t xml:space="preserve"> grid</w:t>
      </w:r>
      <w:r w:rsidR="0008241A">
        <w:t>-</w:t>
      </w:r>
      <w:r>
        <w:t>tied inverters have anti-islanding protection.</w:t>
      </w:r>
    </w:p>
    <w:p w14:paraId="3F068EC1" w14:textId="77777777" w:rsidR="00234CE5" w:rsidRDefault="00234CE5" w:rsidP="003D499A"/>
    <w:p w14:paraId="799F513C" w14:textId="77777777" w:rsidR="00234CE5" w:rsidRDefault="00234CE5" w:rsidP="003D499A">
      <w:r>
        <w:t xml:space="preserve">Anti-islanding protection is a necessary safety feature </w:t>
      </w:r>
      <w:r w:rsidR="00C758B9">
        <w:t>to protect grid workers by</w:t>
      </w:r>
      <w:r>
        <w:t xml:space="preserve"> disabl</w:t>
      </w:r>
      <w:r w:rsidR="00C758B9">
        <w:t>ing</w:t>
      </w:r>
      <w:r w:rsidR="00361ADF">
        <w:t xml:space="preserve"> the</w:t>
      </w:r>
      <w:r>
        <w:t xml:space="preserve"> PV inverters when the grid </w:t>
      </w:r>
      <w:r w:rsidR="00F74F9A">
        <w:t>experiences an outage</w:t>
      </w:r>
      <w:r w:rsidR="00EA4DEC">
        <w:t xml:space="preserve"> – either planned or unplanned. </w:t>
      </w:r>
      <w:r w:rsidR="0046085E">
        <w:t>I</w:t>
      </w:r>
      <w:r w:rsidR="00713942">
        <w:t>n</w:t>
      </w:r>
      <w:r>
        <w:t xml:space="preserve"> an islanded condition</w:t>
      </w:r>
      <w:r w:rsidR="0046085E">
        <w:t xml:space="preserve">, </w:t>
      </w:r>
      <w:r w:rsidR="00933D83">
        <w:t xml:space="preserve">the project </w:t>
      </w:r>
      <w:r w:rsidR="00A80E4A">
        <w:t>could</w:t>
      </w:r>
      <w:r w:rsidR="00933D83">
        <w:t xml:space="preserve"> operate, generating power and supplying it </w:t>
      </w:r>
      <w:r w:rsidR="0022089E">
        <w:t>to systems</w:t>
      </w:r>
      <w:r w:rsidR="00BC1EF5">
        <w:t xml:space="preserve"> it is connected to</w:t>
      </w:r>
      <w:r w:rsidR="007B29DD">
        <w:t xml:space="preserve"> </w:t>
      </w:r>
      <w:r w:rsidR="00A80E4A">
        <w:t>and spilling excess</w:t>
      </w:r>
      <w:r w:rsidR="007B29DD">
        <w:t xml:space="preserve"> back into the gri</w:t>
      </w:r>
      <w:r w:rsidR="00BC4088">
        <w:t>d</w:t>
      </w:r>
      <w:r>
        <w:t xml:space="preserve">. </w:t>
      </w:r>
      <w:r w:rsidR="002347AD">
        <w:t>Anti-islanding prevents th</w:t>
      </w:r>
      <w:r w:rsidR="00C86E77">
        <w:t>is</w:t>
      </w:r>
      <w:r w:rsidR="004725A2">
        <w:t xml:space="preserve"> by disabling the inverters to prevent generation</w:t>
      </w:r>
      <w:r w:rsidR="002347AD">
        <w:t>.</w:t>
      </w:r>
      <w:r w:rsidR="00320C31">
        <w:t xml:space="preserve"> </w:t>
      </w:r>
      <w:r w:rsidR="00667E25">
        <w:t>In this way, a</w:t>
      </w:r>
      <w:r w:rsidR="00320C31">
        <w:t>nti-islanding</w:t>
      </w:r>
      <w:r w:rsidR="002431BF">
        <w:t xml:space="preserve"> ensure</w:t>
      </w:r>
      <w:r w:rsidR="00667E25">
        <w:t>s the</w:t>
      </w:r>
      <w:r w:rsidR="002431BF">
        <w:t xml:space="preserve"> </w:t>
      </w:r>
      <w:r w:rsidR="005D5B55">
        <w:t>safety of any person working on the disabled grid</w:t>
      </w:r>
      <w:r w:rsidR="00BF164D">
        <w:t>.</w:t>
      </w:r>
      <w:r w:rsidR="003564BF">
        <w:t xml:space="preserve"> Unfortunately, this </w:t>
      </w:r>
      <w:r w:rsidR="001B6C97">
        <w:t xml:space="preserve">system </w:t>
      </w:r>
      <w:r w:rsidR="003564BF">
        <w:t>also</w:t>
      </w:r>
      <w:r>
        <w:t xml:space="preserve"> means that the inverter </w:t>
      </w:r>
      <w:r w:rsidR="00BC1E96">
        <w:t>will not</w:t>
      </w:r>
      <w:r>
        <w:t xml:space="preserve"> operate during Eskom load shedding. </w:t>
      </w:r>
    </w:p>
    <w:p w14:paraId="6FFC63CE" w14:textId="77777777" w:rsidR="00234CE5" w:rsidRDefault="00234CE5" w:rsidP="003D499A"/>
    <w:p w14:paraId="408DBD2A" w14:textId="77777777" w:rsidR="00803C19" w:rsidRPr="00D82B8B" w:rsidRDefault="00803C19">
      <w:pPr>
        <w:pStyle w:val="Heading2"/>
      </w:pPr>
      <w:bookmarkStart w:id="81" w:name="_Toc118269250"/>
      <w:bookmarkStart w:id="82" w:name="_Toc130236216"/>
      <w:r w:rsidRPr="00D82B8B">
        <w:rPr>
          <w:rStyle w:val="Heading2Char"/>
        </w:rPr>
        <w:t>Data Analysed</w:t>
      </w:r>
      <w:bookmarkEnd w:id="81"/>
      <w:bookmarkEnd w:id="82"/>
      <w:r w:rsidRPr="00D82B8B">
        <w:t xml:space="preserve"> </w:t>
      </w:r>
    </w:p>
    <w:p w14:paraId="189EBA52" w14:textId="77777777" w:rsidR="00803C19" w:rsidRPr="00D82B8B" w:rsidRDefault="00803C19" w:rsidP="003D499A"/>
    <w:p w14:paraId="1C5E88E6" w14:textId="77777777" w:rsidR="00803C19" w:rsidRDefault="00803C19" w:rsidP="003D499A">
      <w:pPr>
        <w:rPr>
          <w:lang w:eastAsia="en-US"/>
        </w:rPr>
      </w:pPr>
      <w:r>
        <w:rPr>
          <w:lang w:eastAsia="en-US"/>
        </w:rPr>
        <w:t xml:space="preserve">Harmattan compiled </w:t>
      </w:r>
      <w:r w:rsidR="007F64B9">
        <w:rPr>
          <w:lang w:eastAsia="en-US"/>
        </w:rPr>
        <w:t>SCADA</w:t>
      </w:r>
      <w:r>
        <w:rPr>
          <w:lang w:eastAsia="en-US"/>
        </w:rPr>
        <w:t xml:space="preserve"> </w:t>
      </w:r>
      <w:r w:rsidR="006B3BF8">
        <w:rPr>
          <w:lang w:eastAsia="en-US"/>
        </w:rPr>
        <w:t xml:space="preserve">data </w:t>
      </w:r>
      <w:r>
        <w:rPr>
          <w:lang w:eastAsia="en-US"/>
        </w:rPr>
        <w:t xml:space="preserve">and reviewed the January 2023 </w:t>
      </w:r>
      <w:r w:rsidR="00E33BC0">
        <w:rPr>
          <w:lang w:eastAsia="en-US"/>
        </w:rPr>
        <w:t>p</w:t>
      </w:r>
      <w:r>
        <w:rPr>
          <w:lang w:eastAsia="en-US"/>
        </w:rPr>
        <w:t>roduction report</w:t>
      </w:r>
      <w:r w:rsidR="00EB7DB7">
        <w:rPr>
          <w:lang w:eastAsia="en-US"/>
        </w:rPr>
        <w:t xml:space="preserve">s for each </w:t>
      </w:r>
      <w:r w:rsidR="005E7276">
        <w:rPr>
          <w:lang w:eastAsia="en-US"/>
        </w:rPr>
        <w:t>site</w:t>
      </w:r>
      <w:r w:rsidR="00EB7DB7">
        <w:rPr>
          <w:lang w:eastAsia="en-US"/>
        </w:rPr>
        <w:t>.</w:t>
      </w:r>
      <w:r>
        <w:rPr>
          <w:lang w:eastAsia="en-US"/>
        </w:rPr>
        <w:t xml:space="preserve"> Harmattan was provided with </w:t>
      </w:r>
      <w:r w:rsidDel="00EE550C">
        <w:rPr>
          <w:lang w:eastAsia="en-US"/>
        </w:rPr>
        <w:t xml:space="preserve">Operator </w:t>
      </w:r>
      <w:r w:rsidR="00EB7DB7" w:rsidDel="00503393">
        <w:rPr>
          <w:lang w:eastAsia="en-US"/>
        </w:rPr>
        <w:t>d</w:t>
      </w:r>
      <w:r w:rsidDel="00503393">
        <w:rPr>
          <w:lang w:eastAsia="en-US"/>
        </w:rPr>
        <w:t>ata</w:t>
      </w:r>
      <w:r>
        <w:rPr>
          <w:lang w:eastAsia="en-US"/>
        </w:rPr>
        <w:t xml:space="preserve"> and note that no scheduled or unscheduled maintenance were reported in January 2023.</w:t>
      </w:r>
    </w:p>
    <w:p w14:paraId="71B6A05D" w14:textId="77777777" w:rsidR="00694C9F" w:rsidRDefault="00694C9F" w:rsidP="003D499A">
      <w:pPr>
        <w:rPr>
          <w:lang w:eastAsia="en-US"/>
        </w:rPr>
      </w:pPr>
    </w:p>
    <w:p w14:paraId="06331490" w14:textId="77777777" w:rsidR="006B4235" w:rsidRDefault="00694C9F" w:rsidP="003D499A">
      <w:pPr>
        <w:rPr>
          <w:lang w:eastAsia="en-US"/>
        </w:rPr>
      </w:pPr>
      <w:r w:rsidRPr="00694C9F">
        <w:rPr>
          <w:lang w:eastAsia="en-US"/>
        </w:rPr>
        <w:t xml:space="preserve">The performance data was directly downloaded from the </w:t>
      </w:r>
      <w:proofErr w:type="spellStart"/>
      <w:r w:rsidRPr="00694C9F">
        <w:rPr>
          <w:lang w:eastAsia="en-US"/>
        </w:rPr>
        <w:t>Higeco</w:t>
      </w:r>
      <w:proofErr w:type="spellEnd"/>
      <w:r w:rsidRPr="00694C9F">
        <w:rPr>
          <w:lang w:eastAsia="en-US"/>
        </w:rPr>
        <w:t xml:space="preserve"> SCADA System and processed using Microsoft Excel. However, the Operator stopped reporting irradiation to the SCADA system which had the effect of preventing PR calculation. As a result, Harmattan requested access to the irradiation data, which was available on Google Studio and used the PR from the Operator Production report. With this data, Harmattan calculated the weather-adjusted forecast for the plants.</w:t>
      </w:r>
    </w:p>
    <w:p w14:paraId="70A886B1" w14:textId="77777777" w:rsidR="002F6D8F" w:rsidRPr="00953BC7" w:rsidRDefault="002F6D8F" w:rsidP="003D499A">
      <w:pPr>
        <w:rPr>
          <w:lang w:eastAsia="en-US"/>
        </w:rPr>
      </w:pPr>
      <w:r w:rsidRPr="00953BC7">
        <w:rPr>
          <w:lang w:eastAsia="en-US"/>
        </w:rPr>
        <w:br w:type="page"/>
      </w:r>
    </w:p>
    <w:p w14:paraId="0C441EDA" w14:textId="77777777" w:rsidR="00C3627C" w:rsidRDefault="00C3627C" w:rsidP="003D499A">
      <w:pPr>
        <w:pStyle w:val="Heading1"/>
        <w:rPr>
          <w:lang w:eastAsia="en-US"/>
        </w:rPr>
      </w:pPr>
      <w:bookmarkStart w:id="83" w:name="_Toc130236217"/>
      <w:r w:rsidRPr="00D2457A">
        <w:rPr>
          <w:lang w:eastAsia="en-US"/>
        </w:rPr>
        <w:lastRenderedPageBreak/>
        <w:t>Highveld Technical Performance</w:t>
      </w:r>
      <w:bookmarkEnd w:id="83"/>
    </w:p>
    <w:p w14:paraId="2C605010" w14:textId="77777777" w:rsidR="002432FD" w:rsidRPr="002432FD" w:rsidRDefault="002432FD" w:rsidP="003D499A">
      <w:pPr>
        <w:rPr>
          <w:lang w:eastAsia="en-US"/>
        </w:rPr>
      </w:pPr>
    </w:p>
    <w:p w14:paraId="05EC3881" w14:textId="77777777" w:rsidR="00C3627C" w:rsidRDefault="002432FD" w:rsidP="003D499A">
      <w:pPr>
        <w:rPr>
          <w:shd w:val="clear" w:color="auto" w:fill="FFFFFF"/>
        </w:rPr>
      </w:pPr>
      <w:r w:rsidRPr="002432FD">
        <w:rPr>
          <w:shd w:val="clear" w:color="auto" w:fill="FFFFFF"/>
        </w:rPr>
        <w:t>The following</w:t>
      </w:r>
      <w:r w:rsidR="00A415DA">
        <w:rPr>
          <w:shd w:val="clear" w:color="auto" w:fill="FFFFFF"/>
        </w:rPr>
        <w:t xml:space="preserve"> chapter</w:t>
      </w:r>
      <w:r w:rsidR="001103EF">
        <w:rPr>
          <w:shd w:val="clear" w:color="auto" w:fill="FFFFFF"/>
        </w:rPr>
        <w:t xml:space="preserve"> </w:t>
      </w:r>
      <w:r w:rsidR="0023697E">
        <w:rPr>
          <w:shd w:val="clear" w:color="auto" w:fill="FFFFFF"/>
        </w:rPr>
        <w:t>assesses</w:t>
      </w:r>
      <w:r w:rsidRPr="002432FD" w:rsidDel="0023697E">
        <w:rPr>
          <w:shd w:val="clear" w:color="auto" w:fill="FFFFFF"/>
        </w:rPr>
        <w:t xml:space="preserve"> </w:t>
      </w:r>
      <w:r w:rsidRPr="002432FD">
        <w:rPr>
          <w:shd w:val="clear" w:color="auto" w:fill="FFFFFF"/>
        </w:rPr>
        <w:t>the</w:t>
      </w:r>
      <w:r w:rsidR="0023697E">
        <w:rPr>
          <w:shd w:val="clear" w:color="auto" w:fill="FFFFFF"/>
        </w:rPr>
        <w:t xml:space="preserve"> Project</w:t>
      </w:r>
      <w:r w:rsidRPr="002432FD">
        <w:rPr>
          <w:shd w:val="clear" w:color="auto" w:fill="FFFFFF"/>
        </w:rPr>
        <w:t xml:space="preserve"> technical performance compared </w:t>
      </w:r>
      <w:r w:rsidR="0023697E">
        <w:rPr>
          <w:shd w:val="clear" w:color="auto" w:fill="FFFFFF"/>
        </w:rPr>
        <w:t>to</w:t>
      </w:r>
      <w:r w:rsidRPr="002432FD">
        <w:rPr>
          <w:shd w:val="clear" w:color="auto" w:fill="FFFFFF"/>
        </w:rPr>
        <w:t xml:space="preserve"> forecast. We have evaluated irradiation, availability, performance ratio and production.</w:t>
      </w:r>
    </w:p>
    <w:p w14:paraId="5240534D" w14:textId="77777777" w:rsidR="00991043" w:rsidRDefault="00991043" w:rsidP="003D499A">
      <w:pPr>
        <w:rPr>
          <w:shd w:val="clear" w:color="auto" w:fill="FFFFFF"/>
        </w:rPr>
      </w:pPr>
    </w:p>
    <w:p w14:paraId="08C891C9" w14:textId="77777777" w:rsidR="00234CE5" w:rsidRPr="00D82B8B" w:rsidRDefault="00234CE5" w:rsidP="0030123C">
      <w:pPr>
        <w:pStyle w:val="Heading2"/>
      </w:pPr>
      <w:bookmarkStart w:id="84" w:name="_Toc129949254"/>
      <w:bookmarkStart w:id="85" w:name="_Toc118269246"/>
      <w:bookmarkStart w:id="86" w:name="_Toc130236218"/>
      <w:bookmarkEnd w:id="84"/>
      <w:r w:rsidRPr="00D82B8B">
        <w:t>System Design</w:t>
      </w:r>
      <w:bookmarkEnd w:id="85"/>
      <w:bookmarkEnd w:id="86"/>
    </w:p>
    <w:p w14:paraId="118D7336" w14:textId="77777777" w:rsidR="00234CE5" w:rsidRPr="00D82B8B" w:rsidRDefault="00234CE5" w:rsidP="003D499A"/>
    <w:p w14:paraId="7A899204" w14:textId="77777777" w:rsidR="00C81C28" w:rsidRDefault="00234CE5" w:rsidP="003D499A">
      <w:r w:rsidRPr="00D82B8B">
        <w:t xml:space="preserve">The plant is a 258.9kWp system </w:t>
      </w:r>
      <w:r w:rsidR="005F74A5">
        <w:t>using</w:t>
      </w:r>
      <w:r w:rsidRPr="00D82B8B">
        <w:t xml:space="preserve"> 540 Wp JA Solar PV modules connected to 100 kW and 50 kW Huawei inverters</w:t>
      </w:r>
      <w:r w:rsidR="004303B4">
        <w:t xml:space="preserve"> </w:t>
      </w:r>
      <w:r w:rsidR="00120D93">
        <w:t>with key details</w:t>
      </w:r>
      <w:r w:rsidR="004303B4">
        <w:t xml:space="preserve"> noted in </w:t>
      </w:r>
      <w:r w:rsidR="004303B4">
        <w:fldChar w:fldCharType="begin"/>
      </w:r>
      <w:ins w:id="87" w:author="Adam Terry" w:date="2023-03-08T21:54:00Z">
        <w:r w:rsidR="004303B4">
          <w:instrText xml:space="preserve"> REF _Ref129204882 \h </w:instrText>
        </w:r>
      </w:ins>
      <w:r w:rsidR="004303B4">
        <w:fldChar w:fldCharType="separate"/>
      </w:r>
      <w:r w:rsidR="0087758B" w:rsidRPr="00856B78">
        <w:t xml:space="preserve">Table </w:t>
      </w:r>
      <w:r w:rsidR="0087758B">
        <w:rPr>
          <w:noProof/>
        </w:rPr>
        <w:t>5</w:t>
      </w:r>
      <w:r w:rsidR="0087758B">
        <w:noBreakHyphen/>
      </w:r>
      <w:r w:rsidR="0087758B">
        <w:rPr>
          <w:noProof/>
        </w:rPr>
        <w:t>1</w:t>
      </w:r>
      <w:r w:rsidR="004303B4">
        <w:fldChar w:fldCharType="end"/>
      </w:r>
      <w:r w:rsidRPr="00D82B8B">
        <w:t>. The system us</w:t>
      </w:r>
      <w:r w:rsidR="00325BD4">
        <w:t>es</w:t>
      </w:r>
      <w:r w:rsidRPr="00D82B8B">
        <w:t xml:space="preserve"> PV modules to generate DC electricity</w:t>
      </w:r>
      <w:r w:rsidR="00BC11FD">
        <w:t xml:space="preserve"> that</w:t>
      </w:r>
      <w:r w:rsidRPr="00D82B8B">
        <w:t xml:space="preserve"> is </w:t>
      </w:r>
      <w:r w:rsidR="00C81C28" w:rsidRPr="00D82B8B">
        <w:t>converted</w:t>
      </w:r>
      <w:r w:rsidRPr="00D82B8B">
        <w:t xml:space="preserve"> to AC </w:t>
      </w:r>
      <w:r>
        <w:t xml:space="preserve">electricity </w:t>
      </w:r>
      <w:r w:rsidRPr="00D82B8B">
        <w:t xml:space="preserve">by the inverters </w:t>
      </w:r>
      <w:r w:rsidR="0048265E">
        <w:t xml:space="preserve">and </w:t>
      </w:r>
      <w:r w:rsidRPr="00D82B8B">
        <w:t>use</w:t>
      </w:r>
      <w:r w:rsidR="00E22966">
        <w:t>d</w:t>
      </w:r>
      <w:r w:rsidRPr="00D82B8B">
        <w:t xml:space="preserve"> in the buildings</w:t>
      </w:r>
      <w:r w:rsidR="0092582A">
        <w:t>. This</w:t>
      </w:r>
      <w:r>
        <w:t xml:space="preserve"> offset</w:t>
      </w:r>
      <w:r w:rsidR="0092582A">
        <w:t>s</w:t>
      </w:r>
      <w:r>
        <w:t xml:space="preserve"> the grid supply during the times when solar electricity is available</w:t>
      </w:r>
      <w:r w:rsidRPr="00D82B8B">
        <w:t xml:space="preserve">. The inverters installed by Mediclinic are grid tied with </w:t>
      </w:r>
      <w:r>
        <w:t>a</w:t>
      </w:r>
      <w:r w:rsidRPr="00D82B8B">
        <w:t>nti-</w:t>
      </w:r>
      <w:r>
        <w:t>i</w:t>
      </w:r>
      <w:r w:rsidRPr="00D82B8B">
        <w:t xml:space="preserve">slanding </w:t>
      </w:r>
      <w:r>
        <w:t>p</w:t>
      </w:r>
      <w:r w:rsidRPr="00D82B8B">
        <w:t>rotection</w:t>
      </w:r>
      <w:r w:rsidR="00D40E05">
        <w:t xml:space="preserve"> as explained in </w:t>
      </w:r>
      <w:r w:rsidR="008915AF">
        <w:t>Chapter 5</w:t>
      </w:r>
      <w:r w:rsidRPr="00D82B8B" w:rsidDel="00D40E05">
        <w:t>.</w:t>
      </w:r>
    </w:p>
    <w:p w14:paraId="0AB39486" w14:textId="77777777" w:rsidR="004303B4" w:rsidRPr="00953BC7" w:rsidRDefault="004303B4" w:rsidP="003D499A">
      <w:pPr>
        <w:rPr>
          <w:shd w:val="clear" w:color="auto" w:fill="FFFFFF"/>
        </w:rPr>
      </w:pPr>
    </w:p>
    <w:tbl>
      <w:tblPr>
        <w:tblStyle w:val="TableGridLight"/>
        <w:tblW w:w="0" w:type="auto"/>
        <w:jc w:val="center"/>
        <w:tblLook w:val="04A0" w:firstRow="1" w:lastRow="0" w:firstColumn="1" w:lastColumn="0" w:noHBand="0" w:noVBand="1"/>
      </w:tblPr>
      <w:tblGrid>
        <w:gridCol w:w="2458"/>
        <w:gridCol w:w="3517"/>
      </w:tblGrid>
      <w:tr w:rsidR="004303B4" w:rsidRPr="00856B78" w14:paraId="3B7E65BD" w14:textId="77777777" w:rsidTr="0030123C">
        <w:trPr>
          <w:trHeight w:val="70"/>
          <w:jc w:val="center"/>
        </w:trPr>
        <w:tc>
          <w:tcPr>
            <w:tcW w:w="0" w:type="auto"/>
            <w:gridSpan w:val="2"/>
            <w:shd w:val="clear" w:color="auto" w:fill="5F0500"/>
            <w:noWrap/>
            <w:hideMark/>
          </w:tcPr>
          <w:p w14:paraId="26558FE7" w14:textId="77777777" w:rsidR="004303B4" w:rsidRPr="0032465C" w:rsidRDefault="004303B4" w:rsidP="0030123C">
            <w:pPr>
              <w:rPr>
                <w:lang w:eastAsia="en-ZA"/>
              </w:rPr>
            </w:pPr>
            <w:r w:rsidRPr="0032465C">
              <w:rPr>
                <w:lang w:eastAsia="en-ZA"/>
              </w:rPr>
              <w:t>Project Overview</w:t>
            </w:r>
          </w:p>
        </w:tc>
      </w:tr>
      <w:tr w:rsidR="004303B4" w:rsidRPr="00856B78" w14:paraId="7BF9E3F3" w14:textId="77777777" w:rsidTr="0030123C">
        <w:trPr>
          <w:trHeight w:val="300"/>
          <w:jc w:val="center"/>
        </w:trPr>
        <w:tc>
          <w:tcPr>
            <w:tcW w:w="0" w:type="auto"/>
            <w:noWrap/>
            <w:vAlign w:val="center"/>
            <w:hideMark/>
          </w:tcPr>
          <w:p w14:paraId="7B11CECF" w14:textId="77777777" w:rsidR="004303B4" w:rsidRPr="00856B78" w:rsidRDefault="004303B4" w:rsidP="0030123C">
            <w:pPr>
              <w:jc w:val="left"/>
              <w:rPr>
                <w:lang w:eastAsia="en-ZA"/>
              </w:rPr>
            </w:pPr>
            <w:r>
              <w:rPr>
                <w:lang w:eastAsia="en-ZA"/>
              </w:rPr>
              <w:t xml:space="preserve">Design </w:t>
            </w:r>
            <w:r w:rsidRPr="00856B78">
              <w:rPr>
                <w:lang w:eastAsia="en-ZA"/>
              </w:rPr>
              <w:t>Capacity DC</w:t>
            </w:r>
            <w:r>
              <w:rPr>
                <w:lang w:eastAsia="en-ZA"/>
              </w:rPr>
              <w:t xml:space="preserve">/AC </w:t>
            </w:r>
            <w:r w:rsidRPr="00856B78">
              <w:rPr>
                <w:lang w:eastAsia="en-ZA"/>
              </w:rPr>
              <w:t>(kW</w:t>
            </w:r>
            <w:r>
              <w:rPr>
                <w:lang w:eastAsia="en-ZA"/>
              </w:rPr>
              <w:t>)</w:t>
            </w:r>
          </w:p>
        </w:tc>
        <w:tc>
          <w:tcPr>
            <w:tcW w:w="0" w:type="auto"/>
            <w:noWrap/>
            <w:vAlign w:val="center"/>
            <w:hideMark/>
          </w:tcPr>
          <w:p w14:paraId="7537E284" w14:textId="77777777" w:rsidR="004303B4" w:rsidRPr="00856B78" w:rsidRDefault="004303B4" w:rsidP="0030123C">
            <w:pPr>
              <w:jc w:val="left"/>
              <w:rPr>
                <w:lang w:eastAsia="en-ZA"/>
              </w:rPr>
            </w:pPr>
            <w:r w:rsidRPr="006B6872">
              <w:rPr>
                <w:lang w:eastAsia="en-ZA"/>
              </w:rPr>
              <w:t>263 / 250</w:t>
            </w:r>
            <w:r w:rsidRPr="006B6872">
              <w:rPr>
                <w:lang w:eastAsia="en-ZA"/>
              </w:rPr>
              <w:tab/>
            </w:r>
          </w:p>
        </w:tc>
      </w:tr>
      <w:tr w:rsidR="004303B4" w:rsidRPr="00856B78" w14:paraId="7F26B501" w14:textId="77777777" w:rsidTr="0030123C">
        <w:trPr>
          <w:trHeight w:val="300"/>
          <w:jc w:val="center"/>
        </w:trPr>
        <w:tc>
          <w:tcPr>
            <w:tcW w:w="0" w:type="auto"/>
            <w:noWrap/>
            <w:vAlign w:val="center"/>
          </w:tcPr>
          <w:p w14:paraId="3CAAE72D" w14:textId="77777777" w:rsidR="004303B4" w:rsidRDefault="004303B4" w:rsidP="0030123C">
            <w:pPr>
              <w:jc w:val="left"/>
              <w:rPr>
                <w:lang w:eastAsia="en-ZA"/>
              </w:rPr>
            </w:pPr>
            <w:r>
              <w:rPr>
                <w:lang w:eastAsia="en-ZA"/>
              </w:rPr>
              <w:t xml:space="preserve">Installed </w:t>
            </w:r>
            <w:r w:rsidRPr="00856B78">
              <w:rPr>
                <w:lang w:eastAsia="en-ZA"/>
              </w:rPr>
              <w:t>Capacity DC</w:t>
            </w:r>
            <w:r>
              <w:rPr>
                <w:lang w:eastAsia="en-ZA"/>
              </w:rPr>
              <w:t xml:space="preserve">/AC </w:t>
            </w:r>
            <w:r w:rsidRPr="00856B78">
              <w:rPr>
                <w:lang w:eastAsia="en-ZA"/>
              </w:rPr>
              <w:t>(kW</w:t>
            </w:r>
            <w:r>
              <w:rPr>
                <w:lang w:eastAsia="en-ZA"/>
              </w:rPr>
              <w:t>)</w:t>
            </w:r>
          </w:p>
        </w:tc>
        <w:tc>
          <w:tcPr>
            <w:tcW w:w="0" w:type="auto"/>
            <w:noWrap/>
            <w:vAlign w:val="center"/>
          </w:tcPr>
          <w:p w14:paraId="0373739B" w14:textId="77777777" w:rsidR="004303B4" w:rsidRPr="00856B78" w:rsidRDefault="004303B4" w:rsidP="0030123C">
            <w:pPr>
              <w:jc w:val="left"/>
              <w:rPr>
                <w:lang w:eastAsia="en-ZA"/>
              </w:rPr>
            </w:pPr>
            <w:r w:rsidRPr="00D00DC5">
              <w:rPr>
                <w:lang w:eastAsia="en-ZA"/>
              </w:rPr>
              <w:t>258.9 / 250</w:t>
            </w:r>
          </w:p>
        </w:tc>
      </w:tr>
      <w:tr w:rsidR="004303B4" w:rsidRPr="00856B78" w14:paraId="06BE9C02" w14:textId="77777777" w:rsidTr="0030123C">
        <w:trPr>
          <w:trHeight w:val="300"/>
          <w:jc w:val="center"/>
        </w:trPr>
        <w:tc>
          <w:tcPr>
            <w:tcW w:w="0" w:type="auto"/>
            <w:noWrap/>
            <w:vAlign w:val="center"/>
            <w:hideMark/>
          </w:tcPr>
          <w:p w14:paraId="0AFAF44F" w14:textId="77777777" w:rsidR="004303B4" w:rsidRPr="00856B78" w:rsidRDefault="004303B4" w:rsidP="0030123C">
            <w:pPr>
              <w:jc w:val="left"/>
              <w:rPr>
                <w:lang w:eastAsia="en-ZA"/>
              </w:rPr>
            </w:pPr>
            <w:r>
              <w:rPr>
                <w:lang w:eastAsia="en-ZA"/>
              </w:rPr>
              <w:t>Technology</w:t>
            </w:r>
          </w:p>
        </w:tc>
        <w:tc>
          <w:tcPr>
            <w:tcW w:w="0" w:type="auto"/>
            <w:noWrap/>
            <w:vAlign w:val="center"/>
            <w:hideMark/>
          </w:tcPr>
          <w:p w14:paraId="587B2170" w14:textId="77777777" w:rsidR="004303B4" w:rsidRPr="00856B78" w:rsidRDefault="004303B4" w:rsidP="0030123C">
            <w:pPr>
              <w:jc w:val="left"/>
              <w:rPr>
                <w:lang w:eastAsia="en-ZA"/>
              </w:rPr>
            </w:pPr>
            <w:r w:rsidRPr="00856B78">
              <w:rPr>
                <w:lang w:eastAsia="en-ZA"/>
              </w:rPr>
              <w:t>Solar</w:t>
            </w:r>
          </w:p>
        </w:tc>
      </w:tr>
      <w:tr w:rsidR="004303B4" w:rsidRPr="00856B78" w14:paraId="19CA17B6" w14:textId="77777777" w:rsidTr="0030123C">
        <w:trPr>
          <w:trHeight w:val="300"/>
          <w:jc w:val="center"/>
        </w:trPr>
        <w:tc>
          <w:tcPr>
            <w:tcW w:w="0" w:type="auto"/>
            <w:noWrap/>
            <w:vAlign w:val="center"/>
            <w:hideMark/>
          </w:tcPr>
          <w:p w14:paraId="5973B5CB" w14:textId="77777777" w:rsidR="004303B4" w:rsidRPr="00856B78" w:rsidRDefault="004303B4" w:rsidP="0030123C">
            <w:pPr>
              <w:jc w:val="left"/>
              <w:rPr>
                <w:lang w:eastAsia="en-ZA"/>
              </w:rPr>
            </w:pPr>
            <w:r w:rsidRPr="00856B78">
              <w:rPr>
                <w:lang w:eastAsia="en-ZA"/>
              </w:rPr>
              <w:t>Project Company</w:t>
            </w:r>
          </w:p>
        </w:tc>
        <w:tc>
          <w:tcPr>
            <w:tcW w:w="0" w:type="auto"/>
            <w:noWrap/>
            <w:vAlign w:val="center"/>
            <w:hideMark/>
          </w:tcPr>
          <w:p w14:paraId="47120802" w14:textId="77777777" w:rsidR="004303B4" w:rsidRPr="00856B78" w:rsidRDefault="004303B4" w:rsidP="0030123C">
            <w:pPr>
              <w:jc w:val="left"/>
              <w:rPr>
                <w:lang w:eastAsia="en-ZA"/>
              </w:rPr>
            </w:pPr>
            <w:proofErr w:type="spellStart"/>
            <w:r w:rsidRPr="00856B78">
              <w:rPr>
                <w:lang w:eastAsia="en-ZA"/>
              </w:rPr>
              <w:t>Moshesh</w:t>
            </w:r>
            <w:proofErr w:type="spellEnd"/>
            <w:r w:rsidRPr="00856B78">
              <w:rPr>
                <w:lang w:eastAsia="en-ZA"/>
              </w:rPr>
              <w:t xml:space="preserve"> Solar PV 1 (Pty) Ltd</w:t>
            </w:r>
          </w:p>
        </w:tc>
      </w:tr>
      <w:tr w:rsidR="004303B4" w:rsidRPr="00856B78" w14:paraId="1262053F" w14:textId="77777777" w:rsidTr="0030123C">
        <w:trPr>
          <w:trHeight w:val="300"/>
          <w:jc w:val="center"/>
        </w:trPr>
        <w:tc>
          <w:tcPr>
            <w:tcW w:w="0" w:type="auto"/>
            <w:noWrap/>
            <w:vAlign w:val="center"/>
            <w:hideMark/>
          </w:tcPr>
          <w:p w14:paraId="78FC5291" w14:textId="77777777" w:rsidR="004303B4" w:rsidRPr="00856B78" w:rsidRDefault="004303B4" w:rsidP="0030123C">
            <w:pPr>
              <w:jc w:val="left"/>
              <w:rPr>
                <w:lang w:eastAsia="en-ZA"/>
              </w:rPr>
            </w:pPr>
            <w:r w:rsidRPr="00856B78">
              <w:rPr>
                <w:lang w:eastAsia="en-ZA"/>
              </w:rPr>
              <w:t>Address</w:t>
            </w:r>
          </w:p>
        </w:tc>
        <w:tc>
          <w:tcPr>
            <w:tcW w:w="0" w:type="auto"/>
            <w:noWrap/>
            <w:vAlign w:val="center"/>
            <w:hideMark/>
          </w:tcPr>
          <w:p w14:paraId="02F88063" w14:textId="77777777" w:rsidR="004303B4" w:rsidRPr="00856B78" w:rsidRDefault="004303B4" w:rsidP="0030123C">
            <w:pPr>
              <w:jc w:val="left"/>
              <w:rPr>
                <w:lang w:eastAsia="en-ZA"/>
              </w:rPr>
            </w:pPr>
            <w:r w:rsidRPr="00856B78">
              <w:rPr>
                <w:lang w:eastAsia="en-ZA"/>
              </w:rPr>
              <w:t xml:space="preserve">46 Barney </w:t>
            </w:r>
            <w:proofErr w:type="spellStart"/>
            <w:r w:rsidRPr="00856B78">
              <w:rPr>
                <w:lang w:eastAsia="en-ZA"/>
              </w:rPr>
              <w:t>Molokwane</w:t>
            </w:r>
            <w:proofErr w:type="spellEnd"/>
            <w:r w:rsidRPr="00856B78">
              <w:rPr>
                <w:lang w:eastAsia="en-ZA"/>
              </w:rPr>
              <w:t>, Trichardt South Africa</w:t>
            </w:r>
          </w:p>
        </w:tc>
      </w:tr>
      <w:tr w:rsidR="004303B4" w:rsidRPr="00856B78" w14:paraId="285B9FC0" w14:textId="77777777" w:rsidTr="0030123C">
        <w:trPr>
          <w:trHeight w:val="300"/>
          <w:jc w:val="center"/>
        </w:trPr>
        <w:tc>
          <w:tcPr>
            <w:tcW w:w="0" w:type="auto"/>
            <w:noWrap/>
            <w:vAlign w:val="center"/>
          </w:tcPr>
          <w:p w14:paraId="55700CF7" w14:textId="77777777" w:rsidR="004303B4" w:rsidRPr="00856B78" w:rsidRDefault="004303B4" w:rsidP="0030123C">
            <w:pPr>
              <w:jc w:val="left"/>
              <w:rPr>
                <w:lang w:eastAsia="en-ZA"/>
              </w:rPr>
            </w:pPr>
            <w:r w:rsidRPr="00F64F0A">
              <w:rPr>
                <w:lang w:eastAsia="en-ZA"/>
              </w:rPr>
              <w:t>Commercial Operation Date</w:t>
            </w:r>
          </w:p>
        </w:tc>
        <w:tc>
          <w:tcPr>
            <w:tcW w:w="0" w:type="auto"/>
            <w:noWrap/>
            <w:vAlign w:val="center"/>
          </w:tcPr>
          <w:p w14:paraId="46AE50B9" w14:textId="77777777" w:rsidR="004303B4" w:rsidRPr="00856B78" w:rsidRDefault="004303B4" w:rsidP="0030123C">
            <w:pPr>
              <w:jc w:val="left"/>
              <w:rPr>
                <w:lang w:eastAsia="en-ZA"/>
              </w:rPr>
            </w:pPr>
            <w:r w:rsidRPr="00F64F0A">
              <w:rPr>
                <w:lang w:eastAsia="en-ZA"/>
              </w:rPr>
              <w:t>30 Mar</w:t>
            </w:r>
            <w:r>
              <w:rPr>
                <w:lang w:eastAsia="en-ZA"/>
              </w:rPr>
              <w:t>ch</w:t>
            </w:r>
            <w:r w:rsidRPr="00F64F0A">
              <w:rPr>
                <w:lang w:eastAsia="en-ZA"/>
              </w:rPr>
              <w:t xml:space="preserve"> </w:t>
            </w:r>
            <w:r>
              <w:rPr>
                <w:lang w:eastAsia="en-ZA"/>
              </w:rPr>
              <w:t>2022</w:t>
            </w:r>
          </w:p>
        </w:tc>
      </w:tr>
    </w:tbl>
    <w:p w14:paraId="5E0C5AB8" w14:textId="051B38EC" w:rsidR="004303B4" w:rsidRDefault="004303B4" w:rsidP="0030123C">
      <w:pPr>
        <w:pStyle w:val="Caption"/>
      </w:pPr>
      <w:bookmarkStart w:id="88" w:name="_Ref129204882"/>
      <w:bookmarkStart w:id="89" w:name="_Toc130236165"/>
      <w:r w:rsidRPr="00856B78">
        <w:t xml:space="preserve">Table </w:t>
      </w:r>
      <w:r w:rsidR="00032ED4">
        <w:fldChar w:fldCharType="begin"/>
      </w:r>
      <w:r w:rsidR="00032ED4">
        <w:instrText xml:space="preserve"> STYLEREF 1 \s </w:instrText>
      </w:r>
      <w:r w:rsidR="00032ED4">
        <w:fldChar w:fldCharType="separate"/>
      </w:r>
      <w:r w:rsidR="00BA1CC9">
        <w:rPr>
          <w:noProof/>
        </w:rPr>
        <w:t>5</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1</w:t>
      </w:r>
      <w:r w:rsidR="00032ED4">
        <w:fldChar w:fldCharType="end"/>
      </w:r>
      <w:bookmarkEnd w:id="88"/>
      <w:r w:rsidRPr="00856B78">
        <w:t>: Highveld</w:t>
      </w:r>
      <w:r>
        <w:t xml:space="preserve"> Project Overview</w:t>
      </w:r>
      <w:bookmarkEnd w:id="89"/>
    </w:p>
    <w:p w14:paraId="1B013A1C" w14:textId="77777777" w:rsidR="004303B4" w:rsidRPr="003E7370" w:rsidRDefault="004303B4" w:rsidP="003D499A"/>
    <w:p w14:paraId="191F01EA" w14:textId="77777777" w:rsidR="00C3627C" w:rsidRDefault="00C3627C" w:rsidP="003D499A">
      <w:pPr>
        <w:pStyle w:val="Heading2"/>
      </w:pPr>
      <w:bookmarkStart w:id="90" w:name="_Toc130236219"/>
      <w:r w:rsidRPr="00A45B12">
        <w:t xml:space="preserve">Irradiation </w:t>
      </w:r>
      <w:r w:rsidR="009536CB">
        <w:t>v</w:t>
      </w:r>
      <w:r w:rsidRPr="00A45B12">
        <w:t xml:space="preserve">s </w:t>
      </w:r>
      <w:r>
        <w:t>Forecast</w:t>
      </w:r>
      <w:bookmarkEnd w:id="90"/>
      <w:r w:rsidRPr="00A45B12">
        <w:t xml:space="preserve"> </w:t>
      </w:r>
    </w:p>
    <w:p w14:paraId="55993B42" w14:textId="77777777" w:rsidR="00C3627C" w:rsidRPr="00BB564D" w:rsidRDefault="00C3627C" w:rsidP="003D499A"/>
    <w:p w14:paraId="7283373A" w14:textId="77777777" w:rsidR="00705707" w:rsidRDefault="00C331C6" w:rsidP="003D499A">
      <w:pPr>
        <w:rPr>
          <w:lang w:eastAsia="en-US"/>
        </w:rPr>
      </w:pPr>
      <w:r>
        <w:rPr>
          <w:lang w:eastAsia="en-US"/>
        </w:rPr>
        <w:fldChar w:fldCharType="begin"/>
      </w:r>
      <w:ins w:id="91" w:author="Adam Terry" w:date="2023-03-08T21:57:00Z">
        <w:r>
          <w:rPr>
            <w:lang w:eastAsia="en-US"/>
          </w:rPr>
          <w:instrText xml:space="preserve"> REF _Ref129205063 \h </w:instrText>
        </w:r>
      </w:ins>
      <w:r>
        <w:rPr>
          <w:lang w:eastAsia="en-US"/>
        </w:rPr>
      </w:r>
      <w:r>
        <w:rPr>
          <w:lang w:eastAsia="en-US"/>
        </w:rPr>
        <w:fldChar w:fldCharType="separate"/>
      </w:r>
      <w:r w:rsidR="0087758B" w:rsidRPr="00974694">
        <w:t xml:space="preserve">Table </w:t>
      </w:r>
      <w:r w:rsidR="0087758B">
        <w:rPr>
          <w:noProof/>
        </w:rPr>
        <w:t>5</w:t>
      </w:r>
      <w:r w:rsidR="0087758B">
        <w:noBreakHyphen/>
      </w:r>
      <w:r w:rsidR="0087758B">
        <w:rPr>
          <w:noProof/>
        </w:rPr>
        <w:t>2</w:t>
      </w:r>
      <w:r>
        <w:rPr>
          <w:lang w:eastAsia="en-US"/>
        </w:rPr>
        <w:fldChar w:fldCharType="end"/>
      </w:r>
      <w:r>
        <w:rPr>
          <w:lang w:eastAsia="en-US"/>
        </w:rPr>
        <w:t xml:space="preserve"> </w:t>
      </w:r>
      <w:r w:rsidR="00384689">
        <w:rPr>
          <w:lang w:eastAsia="en-US"/>
        </w:rPr>
        <w:t>shows</w:t>
      </w:r>
      <w:r w:rsidR="00F6626E" w:rsidRPr="00F6626E">
        <w:rPr>
          <w:lang w:eastAsia="en-US"/>
        </w:rPr>
        <w:t xml:space="preserve"> the</w:t>
      </w:r>
      <w:r w:rsidR="00071366">
        <w:rPr>
          <w:lang w:eastAsia="en-US"/>
        </w:rPr>
        <w:t xml:space="preserve"> Project</w:t>
      </w:r>
      <w:r w:rsidR="00F6626E" w:rsidRPr="00F6626E">
        <w:rPr>
          <w:lang w:eastAsia="en-US"/>
        </w:rPr>
        <w:t xml:space="preserve"> irradiance </w:t>
      </w:r>
      <w:r w:rsidR="00AF3754">
        <w:rPr>
          <w:lang w:eastAsia="en-US"/>
        </w:rPr>
        <w:t xml:space="preserve">for January 2023 </w:t>
      </w:r>
      <w:r w:rsidR="00071366">
        <w:rPr>
          <w:lang w:eastAsia="en-US"/>
        </w:rPr>
        <w:t>and</w:t>
      </w:r>
      <w:r w:rsidR="00F6626E" w:rsidRPr="00F6626E">
        <w:rPr>
          <w:lang w:eastAsia="en-US"/>
        </w:rPr>
        <w:t xml:space="preserve"> compare to the pre-construction Helioscope P50 prediction. Harmattan notes that the irradiance data is satellite-based.</w:t>
      </w:r>
    </w:p>
    <w:p w14:paraId="2EEAAD9F" w14:textId="77777777" w:rsidR="00E21C8B" w:rsidRDefault="00E21C8B" w:rsidP="003D499A">
      <w:pPr>
        <w:rPr>
          <w:lang w:eastAsia="en-US"/>
        </w:rPr>
      </w:pPr>
    </w:p>
    <w:tbl>
      <w:tblPr>
        <w:tblStyle w:val="TableGridLight"/>
        <w:tblW w:w="5000" w:type="pct"/>
        <w:tblLook w:val="04A0" w:firstRow="1" w:lastRow="0" w:firstColumn="1" w:lastColumn="0" w:noHBand="0" w:noVBand="1"/>
      </w:tblPr>
      <w:tblGrid>
        <w:gridCol w:w="2427"/>
        <w:gridCol w:w="2366"/>
        <w:gridCol w:w="2369"/>
        <w:gridCol w:w="2377"/>
      </w:tblGrid>
      <w:tr w:rsidR="00E21C8B" w:rsidRPr="00E21C8B" w14:paraId="1475CFBE" w14:textId="77777777" w:rsidTr="00FE55DC">
        <w:trPr>
          <w:trHeight w:val="234"/>
        </w:trPr>
        <w:tc>
          <w:tcPr>
            <w:tcW w:w="5000" w:type="pct"/>
            <w:gridSpan w:val="4"/>
            <w:shd w:val="clear" w:color="auto" w:fill="5F0500"/>
          </w:tcPr>
          <w:p w14:paraId="7C1388D8" w14:textId="77777777" w:rsidR="00E21C8B" w:rsidRPr="00E21C8B" w:rsidRDefault="00E21C8B" w:rsidP="00E21C8B">
            <w:pPr>
              <w:jc w:val="center"/>
              <w:rPr>
                <w:b/>
                <w:bCs/>
                <w:lang w:val="en-GB"/>
              </w:rPr>
            </w:pPr>
            <w:r w:rsidRPr="00E21C8B">
              <w:rPr>
                <w:b/>
                <w:bCs/>
                <w:lang w:val="en-GB"/>
              </w:rPr>
              <w:t>Irradiation (kWh/m</w:t>
            </w:r>
            <w:r w:rsidRPr="00E21C8B">
              <w:rPr>
                <w:b/>
                <w:bCs/>
                <w:vertAlign w:val="superscript"/>
                <w:lang w:val="en-GB"/>
              </w:rPr>
              <w:t>2</w:t>
            </w:r>
            <w:r w:rsidRPr="00E21C8B">
              <w:rPr>
                <w:b/>
                <w:bCs/>
                <w:lang w:val="en-GB"/>
              </w:rPr>
              <w:t>)</w:t>
            </w:r>
          </w:p>
        </w:tc>
      </w:tr>
      <w:tr w:rsidR="00E21C8B" w:rsidRPr="00E21C8B" w14:paraId="3988D1EB" w14:textId="77777777" w:rsidTr="00FE55DC">
        <w:trPr>
          <w:trHeight w:val="195"/>
        </w:trPr>
        <w:tc>
          <w:tcPr>
            <w:tcW w:w="1272" w:type="pct"/>
            <w:shd w:val="clear" w:color="auto" w:fill="5F0500"/>
          </w:tcPr>
          <w:p w14:paraId="06AF5683" w14:textId="77777777" w:rsidR="00E21C8B" w:rsidRPr="00E21C8B" w:rsidRDefault="00E21C8B" w:rsidP="00E21C8B">
            <w:pPr>
              <w:jc w:val="left"/>
              <w:rPr>
                <w:b/>
                <w:bCs/>
                <w:lang w:val="en-GB" w:eastAsia="en-US"/>
              </w:rPr>
            </w:pPr>
            <w:r w:rsidRPr="00E21C8B">
              <w:rPr>
                <w:b/>
                <w:bCs/>
                <w:lang w:val="en-GB"/>
              </w:rPr>
              <w:t>Month</w:t>
            </w:r>
          </w:p>
        </w:tc>
        <w:tc>
          <w:tcPr>
            <w:tcW w:w="1240" w:type="pct"/>
            <w:shd w:val="clear" w:color="auto" w:fill="5F0500"/>
          </w:tcPr>
          <w:p w14:paraId="0F9692B2" w14:textId="77777777" w:rsidR="00E21C8B" w:rsidRPr="00E21C8B" w:rsidRDefault="00E21C8B" w:rsidP="00E21C8B">
            <w:pPr>
              <w:jc w:val="center"/>
              <w:rPr>
                <w:b/>
                <w:bCs/>
                <w:lang w:val="en-US"/>
              </w:rPr>
            </w:pPr>
            <w:r w:rsidRPr="00E21C8B">
              <w:rPr>
                <w:b/>
                <w:bCs/>
                <w:lang w:val="en-GB"/>
              </w:rPr>
              <w:t>Actual</w:t>
            </w:r>
          </w:p>
        </w:tc>
        <w:tc>
          <w:tcPr>
            <w:tcW w:w="1242" w:type="pct"/>
            <w:shd w:val="clear" w:color="auto" w:fill="5F0500"/>
          </w:tcPr>
          <w:p w14:paraId="1E86657F" w14:textId="77777777" w:rsidR="00E21C8B" w:rsidRPr="00E21C8B" w:rsidRDefault="00E21C8B" w:rsidP="00E21C8B">
            <w:pPr>
              <w:jc w:val="center"/>
              <w:rPr>
                <w:b/>
                <w:bCs/>
                <w:lang w:val="en-US"/>
              </w:rPr>
            </w:pPr>
            <w:r w:rsidRPr="00E21C8B">
              <w:rPr>
                <w:b/>
                <w:bCs/>
                <w:lang w:val="en-GB"/>
              </w:rPr>
              <w:t>Forecast</w:t>
            </w:r>
          </w:p>
        </w:tc>
        <w:tc>
          <w:tcPr>
            <w:tcW w:w="1246" w:type="pct"/>
            <w:shd w:val="clear" w:color="auto" w:fill="5F0500"/>
          </w:tcPr>
          <w:p w14:paraId="24F080C5" w14:textId="77777777" w:rsidR="00E21C8B" w:rsidRPr="00E21C8B" w:rsidRDefault="00E21C8B" w:rsidP="00E21C8B">
            <w:pPr>
              <w:jc w:val="center"/>
              <w:rPr>
                <w:b/>
                <w:bCs/>
                <w:lang w:val="en-GB" w:eastAsia="en-US"/>
              </w:rPr>
            </w:pPr>
            <w:r w:rsidRPr="00E21C8B">
              <w:rPr>
                <w:b/>
                <w:bCs/>
                <w:lang w:val="en-GB"/>
              </w:rPr>
              <w:t>Delta (%)</w:t>
            </w:r>
          </w:p>
        </w:tc>
      </w:tr>
      <w:tr w:rsidR="00E21C8B" w:rsidRPr="00E21C8B" w14:paraId="7DEC1D20" w14:textId="77777777" w:rsidTr="00FE55DC">
        <w:trPr>
          <w:trHeight w:val="114"/>
        </w:trPr>
        <w:tc>
          <w:tcPr>
            <w:tcW w:w="1272" w:type="pct"/>
          </w:tcPr>
          <w:p w14:paraId="50EA01BB" w14:textId="77777777" w:rsidR="00E21C8B" w:rsidRPr="00E21C8B" w:rsidRDefault="00E21C8B" w:rsidP="00E21C8B">
            <w:pPr>
              <w:jc w:val="left"/>
              <w:rPr>
                <w:lang w:val="en-GB" w:eastAsia="en-US"/>
              </w:rPr>
            </w:pPr>
            <w:r w:rsidRPr="00E21C8B">
              <w:rPr>
                <w:bCs/>
                <w:lang w:val="en-US"/>
              </w:rPr>
              <w:t>Jan 23</w:t>
            </w:r>
          </w:p>
        </w:tc>
        <w:tc>
          <w:tcPr>
            <w:tcW w:w="1240" w:type="pct"/>
          </w:tcPr>
          <w:p w14:paraId="3C514936" w14:textId="77777777" w:rsidR="00E21C8B" w:rsidRPr="00E21C8B" w:rsidRDefault="00E21C8B" w:rsidP="00E21C8B">
            <w:pPr>
              <w:jc w:val="center"/>
              <w:rPr>
                <w:lang w:val="en-GB" w:eastAsia="en-US"/>
              </w:rPr>
            </w:pPr>
            <w:r w:rsidRPr="00E21C8B">
              <w:rPr>
                <w:bCs/>
                <w:lang w:val="en-US"/>
              </w:rPr>
              <w:t>231</w:t>
            </w:r>
          </w:p>
        </w:tc>
        <w:tc>
          <w:tcPr>
            <w:tcW w:w="1242" w:type="pct"/>
          </w:tcPr>
          <w:p w14:paraId="15727423" w14:textId="77777777" w:rsidR="00E21C8B" w:rsidRPr="00E21C8B" w:rsidRDefault="00E21C8B" w:rsidP="00E21C8B">
            <w:pPr>
              <w:jc w:val="center"/>
              <w:rPr>
                <w:lang w:val="en-GB" w:eastAsia="en-US"/>
              </w:rPr>
            </w:pPr>
            <w:r w:rsidRPr="00E21C8B">
              <w:rPr>
                <w:bCs/>
                <w:lang w:val="en-US"/>
              </w:rPr>
              <w:t>205</w:t>
            </w:r>
          </w:p>
        </w:tc>
        <w:tc>
          <w:tcPr>
            <w:tcW w:w="1246" w:type="pct"/>
          </w:tcPr>
          <w:p w14:paraId="62DE1C2F" w14:textId="77777777" w:rsidR="00E21C8B" w:rsidRPr="00E21C8B" w:rsidRDefault="00E21C8B" w:rsidP="00E21C8B">
            <w:pPr>
              <w:jc w:val="center"/>
              <w:rPr>
                <w:lang w:val="en-GB" w:eastAsia="en-US"/>
              </w:rPr>
            </w:pPr>
            <w:r w:rsidRPr="00E21C8B">
              <w:rPr>
                <w:bCs/>
                <w:lang w:val="en-US"/>
              </w:rPr>
              <w:t>12.64</w:t>
            </w:r>
          </w:p>
        </w:tc>
      </w:tr>
      <w:tr w:rsidR="00E21C8B" w:rsidRPr="00E21C8B" w14:paraId="52C85F97" w14:textId="77777777" w:rsidTr="00FE55DC">
        <w:trPr>
          <w:trHeight w:val="114"/>
        </w:trPr>
        <w:tc>
          <w:tcPr>
            <w:tcW w:w="1272" w:type="pct"/>
          </w:tcPr>
          <w:p w14:paraId="66263D99" w14:textId="77777777" w:rsidR="00E21C8B" w:rsidRPr="00E21C8B" w:rsidRDefault="00E21C8B" w:rsidP="00E21C8B">
            <w:pPr>
              <w:jc w:val="left"/>
              <w:rPr>
                <w:lang w:val="en-GB" w:eastAsia="en-US"/>
              </w:rPr>
            </w:pPr>
            <w:r w:rsidRPr="00E21C8B">
              <w:rPr>
                <w:bCs/>
                <w:lang w:val="en-US"/>
              </w:rPr>
              <w:t>Feb 23</w:t>
            </w:r>
          </w:p>
        </w:tc>
        <w:tc>
          <w:tcPr>
            <w:tcW w:w="1240" w:type="pct"/>
          </w:tcPr>
          <w:p w14:paraId="641602DA" w14:textId="77777777" w:rsidR="00E21C8B" w:rsidRPr="00E21C8B" w:rsidRDefault="00E21C8B" w:rsidP="00E21C8B">
            <w:pPr>
              <w:jc w:val="center"/>
              <w:rPr>
                <w:lang w:val="en-GB" w:eastAsia="en-US"/>
              </w:rPr>
            </w:pPr>
            <w:r w:rsidRPr="00E21C8B">
              <w:rPr>
                <w:bCs/>
                <w:lang w:val="en-US"/>
              </w:rPr>
              <w:t>160</w:t>
            </w:r>
          </w:p>
        </w:tc>
        <w:tc>
          <w:tcPr>
            <w:tcW w:w="1242" w:type="pct"/>
          </w:tcPr>
          <w:p w14:paraId="3B785118" w14:textId="77777777" w:rsidR="00E21C8B" w:rsidRPr="00E21C8B" w:rsidRDefault="00E21C8B" w:rsidP="00E21C8B">
            <w:pPr>
              <w:jc w:val="center"/>
              <w:rPr>
                <w:lang w:val="en-GB" w:eastAsia="en-US"/>
              </w:rPr>
            </w:pPr>
            <w:r w:rsidRPr="00E21C8B">
              <w:rPr>
                <w:bCs/>
                <w:lang w:val="en-US"/>
              </w:rPr>
              <w:t>174</w:t>
            </w:r>
          </w:p>
        </w:tc>
        <w:tc>
          <w:tcPr>
            <w:tcW w:w="1246" w:type="pct"/>
          </w:tcPr>
          <w:p w14:paraId="11CBCEC7" w14:textId="77777777" w:rsidR="00E21C8B" w:rsidRPr="00E21C8B" w:rsidRDefault="00E21C8B" w:rsidP="00E21C8B">
            <w:pPr>
              <w:jc w:val="center"/>
              <w:rPr>
                <w:lang w:val="en-GB" w:eastAsia="en-US"/>
              </w:rPr>
            </w:pPr>
            <w:r w:rsidRPr="00E21C8B">
              <w:rPr>
                <w:bCs/>
                <w:lang w:val="en-US"/>
              </w:rPr>
              <w:t>-8.11</w:t>
            </w:r>
          </w:p>
        </w:tc>
      </w:tr>
      <w:tr w:rsidR="00E21C8B" w:rsidRPr="00E21C8B" w14:paraId="7582EA9C" w14:textId="77777777" w:rsidTr="00FE55DC">
        <w:trPr>
          <w:trHeight w:val="114"/>
        </w:trPr>
        <w:tc>
          <w:tcPr>
            <w:tcW w:w="1272" w:type="pct"/>
          </w:tcPr>
          <w:p w14:paraId="6C07FFA4" w14:textId="77777777" w:rsidR="00E21C8B" w:rsidRPr="00E21C8B" w:rsidRDefault="00E21C8B" w:rsidP="00E21C8B">
            <w:pPr>
              <w:jc w:val="left"/>
              <w:rPr>
                <w:lang w:val="en-GB" w:eastAsia="en-US"/>
              </w:rPr>
            </w:pPr>
            <w:r w:rsidRPr="00E21C8B">
              <w:rPr>
                <w:bCs/>
                <w:lang w:val="en-US"/>
              </w:rPr>
              <w:t>Mar 23</w:t>
            </w:r>
          </w:p>
        </w:tc>
        <w:tc>
          <w:tcPr>
            <w:tcW w:w="1240" w:type="pct"/>
          </w:tcPr>
          <w:p w14:paraId="09E723FA" w14:textId="77777777" w:rsidR="00E21C8B" w:rsidRPr="00E21C8B" w:rsidRDefault="00E21C8B" w:rsidP="00E21C8B">
            <w:pPr>
              <w:jc w:val="center"/>
              <w:rPr>
                <w:lang w:val="en-GB" w:eastAsia="en-US"/>
              </w:rPr>
            </w:pPr>
            <w:r w:rsidRPr="00E21C8B">
              <w:rPr>
                <w:bCs/>
                <w:lang w:val="en-US"/>
              </w:rPr>
              <w:t>172</w:t>
            </w:r>
          </w:p>
        </w:tc>
        <w:tc>
          <w:tcPr>
            <w:tcW w:w="1242" w:type="pct"/>
          </w:tcPr>
          <w:p w14:paraId="035BE8CB" w14:textId="77777777" w:rsidR="00E21C8B" w:rsidRPr="00E21C8B" w:rsidRDefault="00E21C8B" w:rsidP="00E21C8B">
            <w:pPr>
              <w:jc w:val="center"/>
              <w:rPr>
                <w:lang w:val="en-GB" w:eastAsia="en-US"/>
              </w:rPr>
            </w:pPr>
            <w:r w:rsidRPr="00E21C8B">
              <w:rPr>
                <w:bCs/>
                <w:lang w:val="en-US"/>
              </w:rPr>
              <w:t>176</w:t>
            </w:r>
          </w:p>
        </w:tc>
        <w:tc>
          <w:tcPr>
            <w:tcW w:w="1246" w:type="pct"/>
          </w:tcPr>
          <w:p w14:paraId="77FE6558" w14:textId="77777777" w:rsidR="00E21C8B" w:rsidRPr="00E21C8B" w:rsidRDefault="00E21C8B" w:rsidP="00E21C8B">
            <w:pPr>
              <w:jc w:val="center"/>
              <w:rPr>
                <w:lang w:val="en-GB" w:eastAsia="en-US"/>
              </w:rPr>
            </w:pPr>
            <w:r w:rsidRPr="00E21C8B">
              <w:rPr>
                <w:bCs/>
                <w:lang w:val="en-US"/>
              </w:rPr>
              <w:t>-1.94</w:t>
            </w:r>
          </w:p>
        </w:tc>
      </w:tr>
      <w:tr w:rsidR="00E21C8B" w:rsidRPr="00E21C8B" w14:paraId="290CD086" w14:textId="77777777" w:rsidTr="00FE55DC">
        <w:trPr>
          <w:trHeight w:val="114"/>
        </w:trPr>
        <w:tc>
          <w:tcPr>
            <w:tcW w:w="1272" w:type="pct"/>
          </w:tcPr>
          <w:p w14:paraId="3A6F5670" w14:textId="77777777" w:rsidR="00E21C8B" w:rsidRPr="00E21C8B" w:rsidRDefault="00E21C8B" w:rsidP="00E21C8B">
            <w:pPr>
              <w:jc w:val="left"/>
              <w:rPr>
                <w:lang w:val="en-GB" w:eastAsia="en-US"/>
              </w:rPr>
            </w:pPr>
            <w:r w:rsidRPr="00E21C8B">
              <w:rPr>
                <w:bCs/>
                <w:lang w:val="en-US"/>
              </w:rPr>
              <w:t>Apr 23</w:t>
            </w:r>
          </w:p>
        </w:tc>
        <w:tc>
          <w:tcPr>
            <w:tcW w:w="1240" w:type="pct"/>
          </w:tcPr>
          <w:p w14:paraId="5C53D297" w14:textId="77777777" w:rsidR="00E21C8B" w:rsidRPr="00E21C8B" w:rsidRDefault="00E21C8B" w:rsidP="00E21C8B">
            <w:pPr>
              <w:jc w:val="center"/>
              <w:rPr>
                <w:lang w:val="en-GB" w:eastAsia="en-US"/>
              </w:rPr>
            </w:pPr>
            <w:r w:rsidRPr="00E21C8B">
              <w:rPr>
                <w:bCs/>
                <w:lang w:val="en-US"/>
              </w:rPr>
              <w:t>563</w:t>
            </w:r>
          </w:p>
        </w:tc>
        <w:tc>
          <w:tcPr>
            <w:tcW w:w="1242" w:type="pct"/>
          </w:tcPr>
          <w:p w14:paraId="16C2C4C6" w14:textId="77777777" w:rsidR="00E21C8B" w:rsidRPr="00E21C8B" w:rsidRDefault="00E21C8B" w:rsidP="00E21C8B">
            <w:pPr>
              <w:jc w:val="center"/>
              <w:rPr>
                <w:lang w:val="en-GB" w:eastAsia="en-US"/>
              </w:rPr>
            </w:pPr>
            <w:r w:rsidRPr="00E21C8B">
              <w:rPr>
                <w:bCs/>
                <w:lang w:val="en-US"/>
              </w:rPr>
              <w:t>555</w:t>
            </w:r>
          </w:p>
        </w:tc>
        <w:tc>
          <w:tcPr>
            <w:tcW w:w="1246" w:type="pct"/>
          </w:tcPr>
          <w:p w14:paraId="49039235" w14:textId="77777777" w:rsidR="00E21C8B" w:rsidRPr="00E21C8B" w:rsidRDefault="00E21C8B" w:rsidP="00E21C8B">
            <w:pPr>
              <w:jc w:val="center"/>
              <w:rPr>
                <w:lang w:val="en-GB" w:eastAsia="en-US"/>
              </w:rPr>
            </w:pPr>
            <w:r w:rsidRPr="00E21C8B">
              <w:rPr>
                <w:bCs/>
                <w:lang w:val="en-US"/>
              </w:rPr>
              <w:t>1.5</w:t>
            </w:r>
          </w:p>
        </w:tc>
      </w:tr>
    </w:tbl>
    <w:p w14:paraId="6BA87347" w14:textId="10BBD737" w:rsidR="0027049C" w:rsidRDefault="0027049C" w:rsidP="003D499A">
      <w:pPr>
        <w:pStyle w:val="Caption"/>
      </w:pPr>
      <w:bookmarkStart w:id="92" w:name="_Ref129205063"/>
      <w:bookmarkStart w:id="93" w:name="_Toc130236166"/>
      <w:r w:rsidRPr="00974694">
        <w:t xml:space="preserve">Table </w:t>
      </w:r>
      <w:r w:rsidR="00032ED4">
        <w:fldChar w:fldCharType="begin"/>
      </w:r>
      <w:r w:rsidR="00032ED4">
        <w:instrText xml:space="preserve"> STYLEREF 1 \s </w:instrText>
      </w:r>
      <w:r w:rsidR="00032ED4">
        <w:fldChar w:fldCharType="separate"/>
      </w:r>
      <w:r w:rsidR="00BA1CC9">
        <w:rPr>
          <w:noProof/>
        </w:rPr>
        <w:t>5</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2</w:t>
      </w:r>
      <w:r w:rsidR="00032ED4">
        <w:fldChar w:fldCharType="end"/>
      </w:r>
      <w:bookmarkEnd w:id="92"/>
      <w:r w:rsidRPr="00974694">
        <w:t xml:space="preserve">: </w:t>
      </w:r>
      <w:r>
        <w:t>Highveld</w:t>
      </w:r>
      <w:r w:rsidRPr="00974694">
        <w:t xml:space="preserve"> </w:t>
      </w:r>
      <w:r w:rsidR="00C81C28">
        <w:t>I</w:t>
      </w:r>
      <w:r w:rsidRPr="00974694">
        <w:t xml:space="preserve">rradiation </w:t>
      </w:r>
      <w:r>
        <w:t>and Forecast</w:t>
      </w:r>
      <w:bookmarkEnd w:id="93"/>
    </w:p>
    <w:p w14:paraId="385B5963" w14:textId="77777777" w:rsidR="00C3627C" w:rsidRPr="002A1D9F" w:rsidRDefault="00C3627C" w:rsidP="003D499A">
      <w:pPr>
        <w:rPr>
          <w:lang w:eastAsia="en-US"/>
        </w:rPr>
      </w:pPr>
    </w:p>
    <w:p w14:paraId="238108B4" w14:textId="77777777" w:rsidR="00D939D7" w:rsidRDefault="00F6626E" w:rsidP="003D499A">
      <w:pPr>
        <w:rPr>
          <w:lang w:eastAsia="en-US"/>
        </w:rPr>
      </w:pPr>
      <w:r w:rsidRPr="00F6626E">
        <w:rPr>
          <w:lang w:eastAsia="en-US"/>
        </w:rPr>
        <w:t>The actual irradiation was 231 kWh/m</w:t>
      </w:r>
      <w:r w:rsidRPr="0030123C">
        <w:rPr>
          <w:vertAlign w:val="superscript"/>
          <w:lang w:eastAsia="en-US"/>
        </w:rPr>
        <w:t>2</w:t>
      </w:r>
      <w:r w:rsidRPr="00F6626E">
        <w:rPr>
          <w:lang w:eastAsia="en-US"/>
        </w:rPr>
        <w:t xml:space="preserve">, </w:t>
      </w:r>
      <w:r w:rsidR="00FC6284" w:rsidRPr="00F6626E">
        <w:rPr>
          <w:lang w:eastAsia="en-US"/>
        </w:rPr>
        <w:t xml:space="preserve">14.77% </w:t>
      </w:r>
      <w:r w:rsidR="00FC6284">
        <w:rPr>
          <w:lang w:eastAsia="en-US"/>
        </w:rPr>
        <w:t>higher than</w:t>
      </w:r>
      <w:r w:rsidRPr="00F6626E">
        <w:rPr>
          <w:lang w:eastAsia="en-US"/>
        </w:rPr>
        <w:t xml:space="preserve"> the forecast 201 kWh/m</w:t>
      </w:r>
      <w:r w:rsidRPr="0030123C">
        <w:rPr>
          <w:vertAlign w:val="superscript"/>
          <w:lang w:eastAsia="en-US"/>
        </w:rPr>
        <w:t>2</w:t>
      </w:r>
      <w:r w:rsidRPr="00F6626E">
        <w:rPr>
          <w:lang w:eastAsia="en-US"/>
        </w:rPr>
        <w:t xml:space="preserve">. </w:t>
      </w:r>
      <w:r w:rsidR="00544F54">
        <w:rPr>
          <w:lang w:eastAsia="en-US"/>
        </w:rPr>
        <w:t>Ideally, this should have resulted in higher</w:t>
      </w:r>
      <w:r w:rsidRPr="00F6626E">
        <w:rPr>
          <w:lang w:eastAsia="en-US"/>
        </w:rPr>
        <w:t xml:space="preserve"> production</w:t>
      </w:r>
      <w:r w:rsidR="00C81C28">
        <w:rPr>
          <w:lang w:eastAsia="en-US"/>
        </w:rPr>
        <w:t>.</w:t>
      </w:r>
      <w:r w:rsidR="00D939D7" w:rsidRPr="00D939D7">
        <w:rPr>
          <w:lang w:eastAsia="en-US"/>
        </w:rPr>
        <w:t xml:space="preserve"> </w:t>
      </w:r>
      <w:r w:rsidR="00963172">
        <w:rPr>
          <w:lang w:eastAsia="en-US"/>
        </w:rPr>
        <w:t>O</w:t>
      </w:r>
      <w:r w:rsidR="00D939D7" w:rsidRPr="00D939D7">
        <w:rPr>
          <w:lang w:eastAsia="en-US"/>
        </w:rPr>
        <w:t xml:space="preserve">ther factors such as equipment issues or shading can still </w:t>
      </w:r>
      <w:r w:rsidR="00553242">
        <w:rPr>
          <w:lang w:eastAsia="en-US"/>
        </w:rPr>
        <w:t>reduce</w:t>
      </w:r>
      <w:r w:rsidR="00553242" w:rsidRPr="00D939D7">
        <w:rPr>
          <w:lang w:eastAsia="en-US"/>
        </w:rPr>
        <w:t xml:space="preserve"> </w:t>
      </w:r>
      <w:r w:rsidR="00D939D7" w:rsidRPr="00D939D7">
        <w:rPr>
          <w:lang w:eastAsia="en-US"/>
        </w:rPr>
        <w:t>the overall performance of the solar panel system.</w:t>
      </w:r>
      <w:r w:rsidR="00D939D7">
        <w:rPr>
          <w:lang w:eastAsia="en-US"/>
        </w:rPr>
        <w:t xml:space="preserve"> </w:t>
      </w:r>
    </w:p>
    <w:p w14:paraId="28379DC9" w14:textId="77777777" w:rsidR="00C3627C" w:rsidRPr="00953BC7" w:rsidRDefault="00C3627C" w:rsidP="003D499A">
      <w:pPr>
        <w:rPr>
          <w:lang w:eastAsia="en-US"/>
        </w:rPr>
      </w:pPr>
    </w:p>
    <w:p w14:paraId="78ACEAED" w14:textId="77777777" w:rsidR="00C3627C" w:rsidRDefault="00C3627C" w:rsidP="003D499A">
      <w:pPr>
        <w:pStyle w:val="Heading2"/>
      </w:pPr>
      <w:bookmarkStart w:id="94" w:name="_Toc130236220"/>
      <w:r w:rsidRPr="00A45B12">
        <w:t xml:space="preserve">Availability </w:t>
      </w:r>
      <w:r w:rsidR="009536CB">
        <w:t>v</w:t>
      </w:r>
      <w:r w:rsidRPr="00A45B12">
        <w:t xml:space="preserve">s </w:t>
      </w:r>
      <w:r>
        <w:t>Forecast</w:t>
      </w:r>
      <w:bookmarkEnd w:id="94"/>
    </w:p>
    <w:p w14:paraId="1CBD8E2B" w14:textId="77777777" w:rsidR="00C3627C" w:rsidRPr="00BB564D" w:rsidRDefault="00C3627C" w:rsidP="003D499A"/>
    <w:p w14:paraId="2F03DC11" w14:textId="77777777" w:rsidR="0061185A" w:rsidRDefault="00543DD6" w:rsidP="003D499A">
      <w:pPr>
        <w:rPr>
          <w:lang w:eastAsia="en-US"/>
        </w:rPr>
      </w:pPr>
      <w:r w:rsidRPr="00543DD6">
        <w:rPr>
          <w:lang w:eastAsia="en-US"/>
        </w:rPr>
        <w:t xml:space="preserve">The </w:t>
      </w:r>
      <w:r w:rsidRPr="00543DD6" w:rsidDel="00EE550C">
        <w:rPr>
          <w:lang w:eastAsia="en-US"/>
        </w:rPr>
        <w:t xml:space="preserve">Operator </w:t>
      </w:r>
      <w:r w:rsidRPr="00543DD6" w:rsidDel="00503393">
        <w:rPr>
          <w:lang w:eastAsia="en-US"/>
        </w:rPr>
        <w:t>has</w:t>
      </w:r>
      <w:r w:rsidRPr="00543DD6" w:rsidDel="007836B9">
        <w:rPr>
          <w:lang w:eastAsia="en-US"/>
        </w:rPr>
        <w:t xml:space="preserve"> </w:t>
      </w:r>
      <w:r w:rsidRPr="00543DD6">
        <w:rPr>
          <w:lang w:eastAsia="en-US"/>
        </w:rPr>
        <w:t>a minimum guaranteed availability of 95 %. Harmattan has compare</w:t>
      </w:r>
      <w:r w:rsidR="005E1BC8">
        <w:rPr>
          <w:lang w:eastAsia="en-US"/>
        </w:rPr>
        <w:t>d</w:t>
      </w:r>
      <w:r w:rsidRPr="00543DD6">
        <w:rPr>
          <w:lang w:eastAsia="en-US"/>
        </w:rPr>
        <w:t xml:space="preserve"> </w:t>
      </w:r>
      <w:r w:rsidR="006C48B7">
        <w:rPr>
          <w:lang w:eastAsia="en-US"/>
        </w:rPr>
        <w:t xml:space="preserve">this </w:t>
      </w:r>
      <w:r w:rsidRPr="00543DD6">
        <w:rPr>
          <w:lang w:eastAsia="en-US"/>
        </w:rPr>
        <w:t xml:space="preserve">with the actual availability </w:t>
      </w:r>
      <w:r w:rsidR="007615ED">
        <w:rPr>
          <w:lang w:eastAsia="en-US"/>
        </w:rPr>
        <w:t>recorded by</w:t>
      </w:r>
      <w:r w:rsidR="007615ED" w:rsidRPr="00543DD6">
        <w:rPr>
          <w:lang w:eastAsia="en-US"/>
        </w:rPr>
        <w:t xml:space="preserve"> </w:t>
      </w:r>
      <w:r w:rsidRPr="00543DD6">
        <w:rPr>
          <w:lang w:eastAsia="en-US"/>
        </w:rPr>
        <w:t xml:space="preserve">the </w:t>
      </w:r>
      <w:r w:rsidR="007F64B9">
        <w:rPr>
          <w:lang w:eastAsia="en-US"/>
        </w:rPr>
        <w:t>SCADA</w:t>
      </w:r>
      <w:r w:rsidR="005E1BC8">
        <w:rPr>
          <w:lang w:eastAsia="en-US"/>
        </w:rPr>
        <w:t xml:space="preserve"> for January 2023</w:t>
      </w:r>
      <w:r w:rsidR="00384689">
        <w:rPr>
          <w:lang w:eastAsia="en-US"/>
        </w:rPr>
        <w:t xml:space="preserve"> in </w:t>
      </w:r>
      <w:r w:rsidR="00384689">
        <w:rPr>
          <w:lang w:eastAsia="en-US"/>
        </w:rPr>
        <w:fldChar w:fldCharType="begin"/>
      </w:r>
      <w:ins w:id="95" w:author="Adam Terry" w:date="2023-03-08T22:03:00Z">
        <w:r w:rsidR="00384689">
          <w:rPr>
            <w:lang w:eastAsia="en-US"/>
          </w:rPr>
          <w:instrText xml:space="preserve"> REF _Ref129205413 \h </w:instrText>
        </w:r>
      </w:ins>
      <w:r w:rsidR="00384689">
        <w:rPr>
          <w:lang w:eastAsia="en-US"/>
        </w:rPr>
      </w:r>
      <w:r w:rsidR="00384689">
        <w:rPr>
          <w:lang w:eastAsia="en-US"/>
        </w:rPr>
        <w:fldChar w:fldCharType="separate"/>
      </w:r>
      <w:r w:rsidR="0087758B" w:rsidRPr="00974694">
        <w:t xml:space="preserve">Table </w:t>
      </w:r>
      <w:r w:rsidR="0087758B">
        <w:rPr>
          <w:noProof/>
        </w:rPr>
        <w:t>5</w:t>
      </w:r>
      <w:r w:rsidR="0087758B">
        <w:noBreakHyphen/>
      </w:r>
      <w:r w:rsidR="0087758B">
        <w:rPr>
          <w:noProof/>
        </w:rPr>
        <w:t>3</w:t>
      </w:r>
      <w:r w:rsidR="00384689">
        <w:rPr>
          <w:lang w:eastAsia="en-US"/>
        </w:rPr>
        <w:fldChar w:fldCharType="end"/>
      </w:r>
      <w:r>
        <w:rPr>
          <w:lang w:eastAsia="en-US"/>
        </w:rPr>
        <w:t>.</w:t>
      </w:r>
    </w:p>
    <w:p w14:paraId="421E46DA" w14:textId="77777777" w:rsidR="00E21C8B" w:rsidRDefault="00E21C8B" w:rsidP="003D499A">
      <w:pPr>
        <w:rPr>
          <w:lang w:eastAsia="en-US"/>
        </w:rPr>
      </w:pPr>
    </w:p>
    <w:tbl>
      <w:tblPr>
        <w:tblStyle w:val="TableGridLight"/>
        <w:tblW w:w="5000" w:type="pct"/>
        <w:tblLook w:val="04A0" w:firstRow="1" w:lastRow="0" w:firstColumn="1" w:lastColumn="0" w:noHBand="0" w:noVBand="1"/>
      </w:tblPr>
      <w:tblGrid>
        <w:gridCol w:w="3276"/>
        <w:gridCol w:w="3524"/>
        <w:gridCol w:w="2024"/>
        <w:gridCol w:w="715"/>
      </w:tblGrid>
      <w:tr w:rsidR="00E21C8B" w:rsidRPr="00E21C8B" w14:paraId="3830444E" w14:textId="77777777" w:rsidTr="00FE55DC">
        <w:trPr>
          <w:trHeight w:val="242"/>
        </w:trPr>
        <w:tc>
          <w:tcPr>
            <w:tcW w:w="5000" w:type="pct"/>
            <w:gridSpan w:val="4"/>
            <w:shd w:val="clear" w:color="auto" w:fill="5F0500"/>
          </w:tcPr>
          <w:p w14:paraId="1E90E866" w14:textId="77777777" w:rsidR="00E21C8B" w:rsidRPr="00E21C8B" w:rsidRDefault="00E21C8B" w:rsidP="00E21C8B">
            <w:pPr>
              <w:jc w:val="center"/>
              <w:rPr>
                <w:b/>
                <w:bCs/>
                <w:lang w:val="en-GB"/>
              </w:rPr>
            </w:pPr>
            <w:bookmarkStart w:id="96" w:name="_Hlk115297344"/>
            <w:r w:rsidRPr="00E21C8B">
              <w:rPr>
                <w:b/>
                <w:bCs/>
                <w:lang w:val="en-GB"/>
              </w:rPr>
              <w:t>Availability (%)</w:t>
            </w:r>
          </w:p>
        </w:tc>
      </w:tr>
      <w:tr w:rsidR="00E21C8B" w:rsidRPr="00E21C8B" w14:paraId="179C7E32" w14:textId="77777777" w:rsidTr="00FE55DC">
        <w:trPr>
          <w:trHeight w:val="242"/>
        </w:trPr>
        <w:tc>
          <w:tcPr>
            <w:tcW w:w="1717" w:type="pct"/>
            <w:shd w:val="clear" w:color="auto" w:fill="5F0500"/>
          </w:tcPr>
          <w:p w14:paraId="2EB94778" w14:textId="77777777" w:rsidR="00E21C8B" w:rsidRPr="00E21C8B" w:rsidRDefault="00E21C8B" w:rsidP="00E21C8B">
            <w:pPr>
              <w:jc w:val="left"/>
              <w:rPr>
                <w:lang w:val="en-GB" w:eastAsia="en-US"/>
              </w:rPr>
            </w:pPr>
            <w:r w:rsidRPr="00E21C8B">
              <w:rPr>
                <w:b/>
                <w:bCs/>
                <w:lang w:val="en-GB"/>
              </w:rPr>
              <w:t>Month</w:t>
            </w:r>
          </w:p>
        </w:tc>
        <w:tc>
          <w:tcPr>
            <w:tcW w:w="1847" w:type="pct"/>
            <w:shd w:val="clear" w:color="auto" w:fill="5F0500"/>
          </w:tcPr>
          <w:p w14:paraId="14F785FC" w14:textId="77777777" w:rsidR="00E21C8B" w:rsidRPr="00E21C8B" w:rsidRDefault="00E21C8B" w:rsidP="00E21C8B">
            <w:pPr>
              <w:jc w:val="center"/>
              <w:rPr>
                <w:b/>
                <w:bCs/>
                <w:lang w:val="en-US"/>
              </w:rPr>
            </w:pPr>
            <w:r w:rsidRPr="00E21C8B">
              <w:rPr>
                <w:b/>
                <w:bCs/>
                <w:lang w:val="en-GB"/>
              </w:rPr>
              <w:t>Actual</w:t>
            </w:r>
          </w:p>
        </w:tc>
        <w:tc>
          <w:tcPr>
            <w:tcW w:w="1061" w:type="pct"/>
            <w:shd w:val="clear" w:color="auto" w:fill="5F0500"/>
          </w:tcPr>
          <w:p w14:paraId="76DBE1A5" w14:textId="77777777" w:rsidR="00E21C8B" w:rsidRPr="00E21C8B" w:rsidRDefault="00E21C8B" w:rsidP="00E21C8B">
            <w:pPr>
              <w:jc w:val="center"/>
              <w:rPr>
                <w:b/>
                <w:bCs/>
                <w:lang w:val="en-US"/>
              </w:rPr>
            </w:pPr>
            <w:r w:rsidRPr="00E21C8B">
              <w:rPr>
                <w:b/>
                <w:bCs/>
                <w:lang w:val="en-GB"/>
              </w:rPr>
              <w:t>Forecast</w:t>
            </w:r>
          </w:p>
        </w:tc>
        <w:tc>
          <w:tcPr>
            <w:tcW w:w="375" w:type="pct"/>
            <w:shd w:val="clear" w:color="auto" w:fill="5F0500"/>
          </w:tcPr>
          <w:p w14:paraId="6C6C739F" w14:textId="77777777" w:rsidR="00E21C8B" w:rsidRPr="00E21C8B" w:rsidRDefault="00E21C8B" w:rsidP="00E21C8B">
            <w:pPr>
              <w:jc w:val="center"/>
              <w:rPr>
                <w:b/>
                <w:bCs/>
                <w:lang w:val="en-GB" w:eastAsia="en-US"/>
              </w:rPr>
            </w:pPr>
            <w:r w:rsidRPr="00E21C8B">
              <w:rPr>
                <w:b/>
                <w:bCs/>
                <w:lang w:val="en-GB"/>
              </w:rPr>
              <w:t>Delta (%)</w:t>
            </w:r>
          </w:p>
        </w:tc>
      </w:tr>
      <w:tr w:rsidR="00E21C8B" w:rsidRPr="00E21C8B" w14:paraId="33434AF8" w14:textId="77777777" w:rsidTr="00FE55DC">
        <w:trPr>
          <w:trHeight w:val="118"/>
        </w:trPr>
        <w:tc>
          <w:tcPr>
            <w:tcW w:w="1717" w:type="pct"/>
          </w:tcPr>
          <w:p w14:paraId="69A1F923" w14:textId="77777777" w:rsidR="00E21C8B" w:rsidRPr="00E21C8B" w:rsidRDefault="00E21C8B" w:rsidP="00E21C8B">
            <w:pPr>
              <w:jc w:val="left"/>
              <w:rPr>
                <w:lang w:val="en-GB" w:eastAsia="en-US"/>
              </w:rPr>
            </w:pPr>
            <w:r w:rsidRPr="00E21C8B">
              <w:rPr>
                <w:bCs/>
                <w:lang w:val="en-US"/>
              </w:rPr>
              <w:t>Jan 23</w:t>
            </w:r>
          </w:p>
        </w:tc>
        <w:tc>
          <w:tcPr>
            <w:tcW w:w="1847" w:type="pct"/>
          </w:tcPr>
          <w:p w14:paraId="05DF9DAB" w14:textId="77777777" w:rsidR="00E21C8B" w:rsidRPr="00E21C8B" w:rsidRDefault="00E21C8B" w:rsidP="00E21C8B">
            <w:pPr>
              <w:jc w:val="center"/>
              <w:rPr>
                <w:lang w:val="en-GB" w:eastAsia="en-US"/>
              </w:rPr>
            </w:pPr>
            <w:r w:rsidRPr="00E21C8B">
              <w:rPr>
                <w:bCs/>
                <w:lang w:val="en-US"/>
              </w:rPr>
              <w:t>74</w:t>
            </w:r>
          </w:p>
        </w:tc>
        <w:tc>
          <w:tcPr>
            <w:tcW w:w="1061" w:type="pct"/>
          </w:tcPr>
          <w:p w14:paraId="6EB05673" w14:textId="77777777" w:rsidR="00E21C8B" w:rsidRPr="00E21C8B" w:rsidRDefault="00E21C8B" w:rsidP="00E21C8B">
            <w:pPr>
              <w:jc w:val="center"/>
              <w:rPr>
                <w:lang w:val="en-GB" w:eastAsia="en-US"/>
              </w:rPr>
            </w:pPr>
            <w:r w:rsidRPr="00E21C8B">
              <w:rPr>
                <w:bCs/>
                <w:lang w:val="en-US"/>
              </w:rPr>
              <w:t>95</w:t>
            </w:r>
          </w:p>
        </w:tc>
        <w:tc>
          <w:tcPr>
            <w:tcW w:w="375" w:type="pct"/>
          </w:tcPr>
          <w:p w14:paraId="7DF175DB" w14:textId="77777777" w:rsidR="00E21C8B" w:rsidRPr="00E21C8B" w:rsidRDefault="00E21C8B" w:rsidP="00E21C8B">
            <w:pPr>
              <w:jc w:val="center"/>
              <w:rPr>
                <w:lang w:val="en-GB" w:eastAsia="en-US"/>
              </w:rPr>
            </w:pPr>
            <w:r w:rsidRPr="00E21C8B">
              <w:rPr>
                <w:bCs/>
                <w:lang w:val="en-US"/>
              </w:rPr>
              <w:t>-21.95</w:t>
            </w:r>
          </w:p>
        </w:tc>
      </w:tr>
      <w:tr w:rsidR="00E21C8B" w:rsidRPr="00E21C8B" w14:paraId="241670A2" w14:textId="77777777" w:rsidTr="00FE55DC">
        <w:trPr>
          <w:trHeight w:val="118"/>
        </w:trPr>
        <w:tc>
          <w:tcPr>
            <w:tcW w:w="1717" w:type="pct"/>
          </w:tcPr>
          <w:p w14:paraId="379FE20A" w14:textId="77777777" w:rsidR="00E21C8B" w:rsidRPr="00E21C8B" w:rsidRDefault="00E21C8B" w:rsidP="00E21C8B">
            <w:pPr>
              <w:jc w:val="left"/>
              <w:rPr>
                <w:lang w:val="en-GB" w:eastAsia="en-US"/>
              </w:rPr>
            </w:pPr>
            <w:r w:rsidRPr="00E21C8B">
              <w:rPr>
                <w:bCs/>
                <w:lang w:val="en-US"/>
              </w:rPr>
              <w:t>Feb 23</w:t>
            </w:r>
          </w:p>
        </w:tc>
        <w:tc>
          <w:tcPr>
            <w:tcW w:w="1847" w:type="pct"/>
          </w:tcPr>
          <w:p w14:paraId="0BAF5A39" w14:textId="77777777" w:rsidR="00E21C8B" w:rsidRPr="00E21C8B" w:rsidRDefault="00E21C8B" w:rsidP="00E21C8B">
            <w:pPr>
              <w:jc w:val="center"/>
              <w:rPr>
                <w:lang w:val="en-GB" w:eastAsia="en-US"/>
              </w:rPr>
            </w:pPr>
            <w:r w:rsidRPr="00E21C8B">
              <w:rPr>
                <w:bCs/>
                <w:lang w:val="en-US"/>
              </w:rPr>
              <w:t>70</w:t>
            </w:r>
          </w:p>
        </w:tc>
        <w:tc>
          <w:tcPr>
            <w:tcW w:w="1061" w:type="pct"/>
          </w:tcPr>
          <w:p w14:paraId="61250636" w14:textId="77777777" w:rsidR="00E21C8B" w:rsidRPr="00E21C8B" w:rsidRDefault="00E21C8B" w:rsidP="00E21C8B">
            <w:pPr>
              <w:jc w:val="center"/>
              <w:rPr>
                <w:lang w:val="en-GB" w:eastAsia="en-US"/>
              </w:rPr>
            </w:pPr>
            <w:r w:rsidRPr="00E21C8B">
              <w:rPr>
                <w:bCs/>
                <w:lang w:val="en-US"/>
              </w:rPr>
              <w:t>95</w:t>
            </w:r>
          </w:p>
        </w:tc>
        <w:tc>
          <w:tcPr>
            <w:tcW w:w="375" w:type="pct"/>
          </w:tcPr>
          <w:p w14:paraId="646C26B9" w14:textId="77777777" w:rsidR="00E21C8B" w:rsidRPr="00E21C8B" w:rsidRDefault="00E21C8B" w:rsidP="00E21C8B">
            <w:pPr>
              <w:jc w:val="center"/>
              <w:rPr>
                <w:lang w:val="en-GB" w:eastAsia="en-US"/>
              </w:rPr>
            </w:pPr>
            <w:r w:rsidRPr="00E21C8B">
              <w:rPr>
                <w:bCs/>
                <w:lang w:val="en-US"/>
              </w:rPr>
              <w:t>-26.06</w:t>
            </w:r>
          </w:p>
        </w:tc>
      </w:tr>
      <w:tr w:rsidR="00E21C8B" w:rsidRPr="00E21C8B" w14:paraId="0A96F9A8" w14:textId="77777777" w:rsidTr="00FE55DC">
        <w:trPr>
          <w:trHeight w:val="118"/>
        </w:trPr>
        <w:tc>
          <w:tcPr>
            <w:tcW w:w="1717" w:type="pct"/>
          </w:tcPr>
          <w:p w14:paraId="0BEBC023" w14:textId="77777777" w:rsidR="00E21C8B" w:rsidRPr="00E21C8B" w:rsidRDefault="00E21C8B" w:rsidP="00E21C8B">
            <w:pPr>
              <w:jc w:val="left"/>
              <w:rPr>
                <w:lang w:val="en-GB" w:eastAsia="en-US"/>
              </w:rPr>
            </w:pPr>
            <w:r w:rsidRPr="00E21C8B">
              <w:rPr>
                <w:bCs/>
                <w:lang w:val="en-US"/>
              </w:rPr>
              <w:t>Mar 23</w:t>
            </w:r>
          </w:p>
        </w:tc>
        <w:tc>
          <w:tcPr>
            <w:tcW w:w="1847" w:type="pct"/>
          </w:tcPr>
          <w:p w14:paraId="6E36A48D" w14:textId="77777777" w:rsidR="00E21C8B" w:rsidRPr="00E21C8B" w:rsidRDefault="00E21C8B" w:rsidP="00E21C8B">
            <w:pPr>
              <w:jc w:val="center"/>
              <w:rPr>
                <w:lang w:val="en-GB" w:eastAsia="en-US"/>
              </w:rPr>
            </w:pPr>
            <w:r w:rsidRPr="00E21C8B">
              <w:rPr>
                <w:bCs/>
                <w:lang w:val="en-US"/>
              </w:rPr>
              <w:t>83</w:t>
            </w:r>
          </w:p>
        </w:tc>
        <w:tc>
          <w:tcPr>
            <w:tcW w:w="1061" w:type="pct"/>
          </w:tcPr>
          <w:p w14:paraId="4153AB03" w14:textId="77777777" w:rsidR="00E21C8B" w:rsidRPr="00E21C8B" w:rsidRDefault="00E21C8B" w:rsidP="00E21C8B">
            <w:pPr>
              <w:jc w:val="center"/>
              <w:rPr>
                <w:lang w:val="en-GB" w:eastAsia="en-US"/>
              </w:rPr>
            </w:pPr>
            <w:r w:rsidRPr="00E21C8B">
              <w:rPr>
                <w:bCs/>
                <w:lang w:val="en-US"/>
              </w:rPr>
              <w:t>95</w:t>
            </w:r>
          </w:p>
        </w:tc>
        <w:tc>
          <w:tcPr>
            <w:tcW w:w="375" w:type="pct"/>
          </w:tcPr>
          <w:p w14:paraId="41D45A3F" w14:textId="77777777" w:rsidR="00E21C8B" w:rsidRPr="00E21C8B" w:rsidRDefault="00E21C8B" w:rsidP="00E21C8B">
            <w:pPr>
              <w:jc w:val="center"/>
              <w:rPr>
                <w:lang w:val="en-GB" w:eastAsia="en-US"/>
              </w:rPr>
            </w:pPr>
            <w:r w:rsidRPr="00E21C8B">
              <w:rPr>
                <w:bCs/>
                <w:lang w:val="en-US"/>
              </w:rPr>
              <w:t>-12.31</w:t>
            </w:r>
          </w:p>
        </w:tc>
      </w:tr>
      <w:tr w:rsidR="00E21C8B" w:rsidRPr="00E21C8B" w14:paraId="74C7CE2F" w14:textId="77777777" w:rsidTr="00FE55DC">
        <w:trPr>
          <w:trHeight w:val="118"/>
        </w:trPr>
        <w:tc>
          <w:tcPr>
            <w:tcW w:w="1717" w:type="pct"/>
          </w:tcPr>
          <w:p w14:paraId="5CF4628B" w14:textId="77777777" w:rsidR="00E21C8B" w:rsidRPr="00E21C8B" w:rsidRDefault="00E21C8B" w:rsidP="00E21C8B">
            <w:pPr>
              <w:jc w:val="left"/>
              <w:rPr>
                <w:lang w:val="en-GB" w:eastAsia="en-US"/>
              </w:rPr>
            </w:pPr>
            <w:r w:rsidRPr="00E21C8B">
              <w:rPr>
                <w:bCs/>
                <w:lang w:val="en-US"/>
              </w:rPr>
              <w:t>Apr 23</w:t>
            </w:r>
          </w:p>
        </w:tc>
        <w:tc>
          <w:tcPr>
            <w:tcW w:w="1847" w:type="pct"/>
          </w:tcPr>
          <w:p w14:paraId="26755766" w14:textId="77777777" w:rsidR="00E21C8B" w:rsidRPr="00E21C8B" w:rsidRDefault="00E21C8B" w:rsidP="00E21C8B">
            <w:pPr>
              <w:jc w:val="center"/>
              <w:rPr>
                <w:lang w:val="en-GB" w:eastAsia="en-US"/>
              </w:rPr>
            </w:pPr>
            <w:r w:rsidRPr="00E21C8B">
              <w:rPr>
                <w:bCs/>
                <w:lang w:val="en-US"/>
              </w:rPr>
              <w:t>76</w:t>
            </w:r>
          </w:p>
        </w:tc>
        <w:tc>
          <w:tcPr>
            <w:tcW w:w="1061" w:type="pct"/>
          </w:tcPr>
          <w:p w14:paraId="7EA6A2EB" w14:textId="77777777" w:rsidR="00E21C8B" w:rsidRPr="00E21C8B" w:rsidRDefault="00E21C8B" w:rsidP="00E21C8B">
            <w:pPr>
              <w:jc w:val="center"/>
              <w:rPr>
                <w:lang w:val="en-GB" w:eastAsia="en-US"/>
              </w:rPr>
            </w:pPr>
            <w:r w:rsidRPr="00E21C8B">
              <w:rPr>
                <w:bCs/>
                <w:lang w:val="en-US"/>
              </w:rPr>
              <w:t>95</w:t>
            </w:r>
          </w:p>
        </w:tc>
        <w:tc>
          <w:tcPr>
            <w:tcW w:w="375" w:type="pct"/>
          </w:tcPr>
          <w:p w14:paraId="59C4FA6B" w14:textId="77777777" w:rsidR="00E21C8B" w:rsidRPr="00E21C8B" w:rsidRDefault="00E21C8B" w:rsidP="00E21C8B">
            <w:pPr>
              <w:jc w:val="center"/>
              <w:rPr>
                <w:lang w:val="en-GB" w:eastAsia="en-US"/>
              </w:rPr>
            </w:pPr>
            <w:r w:rsidRPr="00E21C8B">
              <w:rPr>
                <w:bCs/>
                <w:lang w:val="en-US"/>
              </w:rPr>
              <w:t>-20.11</w:t>
            </w:r>
          </w:p>
        </w:tc>
      </w:tr>
    </w:tbl>
    <w:p w14:paraId="303DCFD2" w14:textId="1630038B" w:rsidR="00D478AC" w:rsidRPr="00953BC7" w:rsidRDefault="00D478AC" w:rsidP="003D499A">
      <w:pPr>
        <w:pStyle w:val="Caption"/>
        <w:rPr>
          <w:color w:val="666666"/>
          <w:sz w:val="24"/>
        </w:rPr>
      </w:pPr>
      <w:bookmarkStart w:id="97" w:name="_Ref129205413"/>
      <w:bookmarkStart w:id="98" w:name="_Toc115023702"/>
      <w:bookmarkStart w:id="99" w:name="_Toc130236167"/>
      <w:bookmarkEnd w:id="96"/>
      <w:r w:rsidRPr="00974694">
        <w:t xml:space="preserve">Table </w:t>
      </w:r>
      <w:r w:rsidR="00032ED4">
        <w:fldChar w:fldCharType="begin"/>
      </w:r>
      <w:r w:rsidR="00032ED4">
        <w:instrText xml:space="preserve"> STYLEREF 1 \s </w:instrText>
      </w:r>
      <w:r w:rsidR="00032ED4">
        <w:fldChar w:fldCharType="separate"/>
      </w:r>
      <w:r w:rsidR="00BA1CC9">
        <w:rPr>
          <w:noProof/>
        </w:rPr>
        <w:t>5</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3</w:t>
      </w:r>
      <w:r w:rsidR="00032ED4">
        <w:fldChar w:fldCharType="end"/>
      </w:r>
      <w:bookmarkEnd w:id="97"/>
      <w:r w:rsidRPr="00974694">
        <w:t xml:space="preserve">: </w:t>
      </w:r>
      <w:r>
        <w:t>Highveld</w:t>
      </w:r>
      <w:r w:rsidRPr="00974694">
        <w:t xml:space="preserve"> Availability </w:t>
      </w:r>
      <w:r>
        <w:t>and Forecast</w:t>
      </w:r>
      <w:bookmarkEnd w:id="98"/>
      <w:bookmarkEnd w:id="99"/>
    </w:p>
    <w:p w14:paraId="4E5A70BF" w14:textId="77777777" w:rsidR="00D478AC" w:rsidRPr="00D478AC" w:rsidRDefault="00D478AC" w:rsidP="003D499A"/>
    <w:p w14:paraId="7EA437D5" w14:textId="77777777" w:rsidR="00543DD6" w:rsidRDefault="00910C27" w:rsidP="003D499A">
      <w:r>
        <w:t xml:space="preserve">Achieved availability </w:t>
      </w:r>
      <w:r w:rsidR="00543DD6" w:rsidDel="00910C27">
        <w:t>was</w:t>
      </w:r>
      <w:r w:rsidR="00543DD6">
        <w:t xml:space="preserve"> 74%, while the forecast availability was 95%, resulting in a </w:t>
      </w:r>
      <w:r w:rsidR="006223A2">
        <w:t>variance of</w:t>
      </w:r>
      <w:r w:rsidR="00543DD6">
        <w:t xml:space="preserve"> -21.95%.</w:t>
      </w:r>
    </w:p>
    <w:p w14:paraId="7CFEEE85" w14:textId="77777777" w:rsidR="00864411" w:rsidRDefault="00864411" w:rsidP="003D499A"/>
    <w:p w14:paraId="5B11662A" w14:textId="77777777" w:rsidR="00864411" w:rsidRDefault="00864411" w:rsidP="003D499A">
      <w:r>
        <w:t xml:space="preserve">Availability is reduced by risks for which the </w:t>
      </w:r>
      <w:r w:rsidR="00A00AE9">
        <w:t>Operator</w:t>
      </w:r>
      <w:r>
        <w:t xml:space="preserve"> is</w:t>
      </w:r>
      <w:r w:rsidR="00A00AE9">
        <w:t xml:space="preserve"> not</w:t>
      </w:r>
      <w:r>
        <w:t xml:space="preserve"> responsible</w:t>
      </w:r>
      <w:r w:rsidR="0000278B">
        <w:t xml:space="preserve">. As an </w:t>
      </w:r>
      <w:r w:rsidR="00A67C3A">
        <w:t>example,</w:t>
      </w:r>
      <w:r w:rsidR="0021290C">
        <w:t xml:space="preserve"> equipment failures</w:t>
      </w:r>
      <w:r w:rsidR="00DF3398">
        <w:t xml:space="preserve"> affect</w:t>
      </w:r>
      <w:r w:rsidR="00804006">
        <w:t xml:space="preserve"> </w:t>
      </w:r>
      <w:r w:rsidR="00A67C3A">
        <w:t>availability</w:t>
      </w:r>
      <w:r w:rsidR="00804006">
        <w:t xml:space="preserve">, </w:t>
      </w:r>
      <w:r w:rsidR="0086316C">
        <w:t xml:space="preserve">but </w:t>
      </w:r>
      <w:r w:rsidR="0052422E">
        <w:t>Project switch offs due to force majeure would not.</w:t>
      </w:r>
      <w:r w:rsidR="0000278B">
        <w:t xml:space="preserve"> The full </w:t>
      </w:r>
      <w:r w:rsidR="0086316C">
        <w:t>calculation methodology can be found in</w:t>
      </w:r>
      <w:r w:rsidR="007D2CB7">
        <w:t xml:space="preserve"> </w:t>
      </w:r>
      <w:r w:rsidR="00AF6C69">
        <w:t>Appendix A1</w:t>
      </w:r>
      <w:r w:rsidR="0014691B">
        <w:t>.</w:t>
      </w:r>
    </w:p>
    <w:p w14:paraId="45895138" w14:textId="77777777" w:rsidR="00543DD6" w:rsidRDefault="00543DD6" w:rsidP="003D499A"/>
    <w:p w14:paraId="3FFDA3C4" w14:textId="77777777" w:rsidR="007461CB" w:rsidRPr="006819C0" w:rsidRDefault="007461CB" w:rsidP="007461CB">
      <w:r w:rsidRPr="006819C0">
        <w:t xml:space="preserve">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w:t>
      </w:r>
      <w:r>
        <w:t xml:space="preserve">The availability does not reconcile load shedding and thus the Operator must manually record loadshedding. </w:t>
      </w:r>
      <w:r w:rsidRPr="006819C0">
        <w:t>Furthermore, the Operator has stated that sometimes the power only goes off a little bit later and other times it's like clockwork. Additionally, the inverters take some time to start up, which also needs to be accounted for.</w:t>
      </w:r>
    </w:p>
    <w:p w14:paraId="0080688E" w14:textId="77777777" w:rsidR="002365CB" w:rsidRDefault="002365CB" w:rsidP="003D499A"/>
    <w:p w14:paraId="5937B499" w14:textId="77777777" w:rsidR="002365CB" w:rsidRDefault="002365CB" w:rsidP="003D499A">
      <w:r>
        <w:t>We recommend that the</w:t>
      </w:r>
      <w:r w:rsidR="00EC7DB8">
        <w:t xml:space="preserve"> Operator improve data logging on the system as it is not clear from the SCADA </w:t>
      </w:r>
      <w:r w:rsidR="00F86090">
        <w:t>w</w:t>
      </w:r>
      <w:r w:rsidR="00EC7DB8">
        <w:t>hen load</w:t>
      </w:r>
      <w:r w:rsidR="004A17A0">
        <w:t xml:space="preserve"> </w:t>
      </w:r>
      <w:r w:rsidR="00EC7DB8">
        <w:t xml:space="preserve">shedding </w:t>
      </w:r>
      <w:r w:rsidR="00F86090">
        <w:t>took place</w:t>
      </w:r>
      <w:r w:rsidR="002244EC">
        <w:t xml:space="preserve"> due to the unpredictability of loadshedding</w:t>
      </w:r>
      <w:r w:rsidR="007E3A71">
        <w:t xml:space="preserve">. </w:t>
      </w:r>
    </w:p>
    <w:p w14:paraId="49184772" w14:textId="77777777" w:rsidR="00E24BF8" w:rsidRDefault="00E24BF8" w:rsidP="003D499A"/>
    <w:p w14:paraId="4379BB01" w14:textId="77777777" w:rsidR="00C3627C" w:rsidRPr="006C57B1" w:rsidRDefault="00C3627C" w:rsidP="003D499A">
      <w:pPr>
        <w:pStyle w:val="Heading2"/>
      </w:pPr>
      <w:bookmarkStart w:id="100" w:name="_Toc129949279"/>
      <w:bookmarkStart w:id="101" w:name="_Toc129949280"/>
      <w:bookmarkStart w:id="102" w:name="_Toc129949281"/>
      <w:bookmarkStart w:id="103" w:name="_Toc129949282"/>
      <w:bookmarkStart w:id="104" w:name="_Toc129949283"/>
      <w:bookmarkStart w:id="105" w:name="_Toc130236221"/>
      <w:bookmarkEnd w:id="100"/>
      <w:bookmarkEnd w:id="101"/>
      <w:bookmarkEnd w:id="102"/>
      <w:bookmarkEnd w:id="103"/>
      <w:bookmarkEnd w:id="104"/>
      <w:r w:rsidRPr="006C57B1">
        <w:t xml:space="preserve">Performance Ratio </w:t>
      </w:r>
      <w:r w:rsidR="009536CB">
        <w:t>v</w:t>
      </w:r>
      <w:r w:rsidRPr="006C57B1">
        <w:t xml:space="preserve">s </w:t>
      </w:r>
      <w:bookmarkStart w:id="106" w:name="_Hlk112965074"/>
      <w:r>
        <w:t>Forecast</w:t>
      </w:r>
      <w:bookmarkEnd w:id="105"/>
      <w:bookmarkEnd w:id="106"/>
    </w:p>
    <w:p w14:paraId="3007DFFE" w14:textId="77777777" w:rsidR="00C3627C" w:rsidRPr="00953BC7" w:rsidRDefault="00C3627C" w:rsidP="003D499A">
      <w:pPr>
        <w:rPr>
          <w:lang w:eastAsia="en-US"/>
        </w:rPr>
      </w:pPr>
    </w:p>
    <w:p w14:paraId="3928E9D1" w14:textId="77777777" w:rsidR="00FD3709" w:rsidRDefault="00426E57" w:rsidP="003D499A">
      <w:r>
        <w:rPr>
          <w:lang w:eastAsia="en-US"/>
        </w:rPr>
        <w:fldChar w:fldCharType="begin"/>
      </w:r>
      <w:ins w:id="107" w:author="Adam Terry" w:date="2023-03-08T22:10:00Z">
        <w:r>
          <w:rPr>
            <w:lang w:eastAsia="en-US"/>
          </w:rPr>
          <w:instrText xml:space="preserve"> REF _Ref129205847 \h </w:instrText>
        </w:r>
      </w:ins>
      <w:r>
        <w:rPr>
          <w:lang w:eastAsia="en-US"/>
        </w:rPr>
      </w:r>
      <w:r>
        <w:rPr>
          <w:lang w:eastAsia="en-US"/>
        </w:rPr>
        <w:fldChar w:fldCharType="separate"/>
      </w:r>
      <w:r w:rsidR="0087758B" w:rsidRPr="00974694">
        <w:t xml:space="preserve">Table </w:t>
      </w:r>
      <w:r w:rsidR="0087758B">
        <w:rPr>
          <w:noProof/>
        </w:rPr>
        <w:t>5</w:t>
      </w:r>
      <w:r w:rsidR="0087758B">
        <w:noBreakHyphen/>
      </w:r>
      <w:r w:rsidR="0087758B">
        <w:rPr>
          <w:noProof/>
        </w:rPr>
        <w:t>4</w:t>
      </w:r>
      <w:r>
        <w:rPr>
          <w:lang w:eastAsia="en-US"/>
        </w:rPr>
        <w:fldChar w:fldCharType="end"/>
      </w:r>
      <w:r w:rsidR="00F6626E" w:rsidRPr="00F6626E" w:rsidDel="00426E57">
        <w:rPr>
          <w:lang w:eastAsia="en-US"/>
        </w:rPr>
        <w:t xml:space="preserve"> </w:t>
      </w:r>
      <w:r>
        <w:rPr>
          <w:lang w:eastAsia="en-US"/>
        </w:rPr>
        <w:t>shows</w:t>
      </w:r>
      <w:r w:rsidRPr="00F6626E">
        <w:rPr>
          <w:lang w:eastAsia="en-US"/>
        </w:rPr>
        <w:t xml:space="preserve"> </w:t>
      </w:r>
      <w:r w:rsidR="00C81C28">
        <w:rPr>
          <w:lang w:eastAsia="en-US"/>
        </w:rPr>
        <w:t xml:space="preserve">the </w:t>
      </w:r>
      <w:r w:rsidR="00F6626E" w:rsidRPr="00F6626E">
        <w:rPr>
          <w:lang w:eastAsia="en-US"/>
        </w:rPr>
        <w:t xml:space="preserve">measured </w:t>
      </w:r>
      <w:r>
        <w:rPr>
          <w:lang w:eastAsia="en-US"/>
        </w:rPr>
        <w:t xml:space="preserve">and forecast </w:t>
      </w:r>
      <w:r w:rsidR="00F6626E" w:rsidRPr="00F6626E">
        <w:rPr>
          <w:lang w:eastAsia="en-US"/>
        </w:rPr>
        <w:t>performance ratio (</w:t>
      </w:r>
      <w:r w:rsidR="006223A2" w:rsidRPr="00F6626E">
        <w:rPr>
          <w:lang w:eastAsia="en-US"/>
        </w:rPr>
        <w:t>PR) of</w:t>
      </w:r>
      <w:r w:rsidR="00F6626E" w:rsidRPr="00F6626E">
        <w:rPr>
          <w:lang w:eastAsia="en-US"/>
        </w:rPr>
        <w:t xml:space="preserve"> the </w:t>
      </w:r>
      <w:r>
        <w:rPr>
          <w:lang w:eastAsia="en-US"/>
        </w:rPr>
        <w:t>Project</w:t>
      </w:r>
      <w:r w:rsidR="00A142FA">
        <w:t>.</w:t>
      </w:r>
    </w:p>
    <w:p w14:paraId="719EC8E5" w14:textId="77777777" w:rsidR="00E21C8B" w:rsidRDefault="00E21C8B" w:rsidP="003D499A"/>
    <w:tbl>
      <w:tblPr>
        <w:tblStyle w:val="TableGridLight"/>
        <w:tblW w:w="5000" w:type="pct"/>
        <w:tblLook w:val="04A0" w:firstRow="1" w:lastRow="0" w:firstColumn="1" w:lastColumn="0" w:noHBand="0" w:noVBand="1"/>
      </w:tblPr>
      <w:tblGrid>
        <w:gridCol w:w="2641"/>
        <w:gridCol w:w="2232"/>
        <w:gridCol w:w="2417"/>
        <w:gridCol w:w="2249"/>
      </w:tblGrid>
      <w:tr w:rsidR="00E21C8B" w:rsidRPr="00E21C8B" w14:paraId="2701BC52" w14:textId="77777777" w:rsidTr="00FE55DC">
        <w:trPr>
          <w:trHeight w:val="225"/>
        </w:trPr>
        <w:tc>
          <w:tcPr>
            <w:tcW w:w="5000" w:type="pct"/>
            <w:gridSpan w:val="4"/>
            <w:shd w:val="clear" w:color="auto" w:fill="5F0500"/>
          </w:tcPr>
          <w:p w14:paraId="738DEE74" w14:textId="77777777" w:rsidR="00E21C8B" w:rsidRPr="00E21C8B" w:rsidRDefault="00E21C8B" w:rsidP="00E21C8B">
            <w:pPr>
              <w:jc w:val="center"/>
              <w:rPr>
                <w:b/>
                <w:bCs/>
                <w:lang w:val="en-GB"/>
              </w:rPr>
            </w:pPr>
            <w:r w:rsidRPr="00E21C8B">
              <w:rPr>
                <w:b/>
                <w:bCs/>
                <w:lang w:val="en-GB"/>
              </w:rPr>
              <w:t>Performance Ratio (%)</w:t>
            </w:r>
          </w:p>
        </w:tc>
      </w:tr>
      <w:tr w:rsidR="00E21C8B" w:rsidRPr="00E21C8B" w14:paraId="79FCF6D5" w14:textId="77777777" w:rsidTr="00FE55DC">
        <w:trPr>
          <w:trHeight w:val="225"/>
        </w:trPr>
        <w:tc>
          <w:tcPr>
            <w:tcW w:w="1384" w:type="pct"/>
            <w:shd w:val="clear" w:color="auto" w:fill="5F0500"/>
          </w:tcPr>
          <w:p w14:paraId="08A26A16" w14:textId="77777777" w:rsidR="00E21C8B" w:rsidRPr="00E21C8B" w:rsidRDefault="00E21C8B" w:rsidP="00E21C8B">
            <w:pPr>
              <w:jc w:val="left"/>
              <w:rPr>
                <w:b/>
                <w:bCs/>
                <w:lang w:val="en-GB" w:eastAsia="en-US"/>
              </w:rPr>
            </w:pPr>
            <w:r w:rsidRPr="00E21C8B">
              <w:rPr>
                <w:b/>
                <w:bCs/>
                <w:lang w:val="en-GB"/>
              </w:rPr>
              <w:t>Month</w:t>
            </w:r>
          </w:p>
        </w:tc>
        <w:tc>
          <w:tcPr>
            <w:tcW w:w="1170" w:type="pct"/>
            <w:shd w:val="clear" w:color="auto" w:fill="5F0500"/>
          </w:tcPr>
          <w:p w14:paraId="59CC8EBB" w14:textId="77777777" w:rsidR="00E21C8B" w:rsidRPr="00E21C8B" w:rsidRDefault="00E21C8B" w:rsidP="00E21C8B">
            <w:pPr>
              <w:jc w:val="center"/>
              <w:rPr>
                <w:b/>
                <w:bCs/>
                <w:lang w:val="en-US"/>
              </w:rPr>
            </w:pPr>
            <w:r w:rsidRPr="00E21C8B">
              <w:rPr>
                <w:b/>
                <w:bCs/>
                <w:lang w:val="en-GB"/>
              </w:rPr>
              <w:t>Actual</w:t>
            </w:r>
          </w:p>
        </w:tc>
        <w:tc>
          <w:tcPr>
            <w:tcW w:w="1267" w:type="pct"/>
            <w:shd w:val="clear" w:color="auto" w:fill="5F0500"/>
          </w:tcPr>
          <w:p w14:paraId="178C7361" w14:textId="77777777" w:rsidR="00E21C8B" w:rsidRPr="00E21C8B" w:rsidRDefault="00E21C8B" w:rsidP="00E21C8B">
            <w:pPr>
              <w:jc w:val="center"/>
              <w:rPr>
                <w:b/>
                <w:bCs/>
                <w:lang w:val="en-US"/>
              </w:rPr>
            </w:pPr>
            <w:r w:rsidRPr="00E21C8B">
              <w:rPr>
                <w:b/>
                <w:bCs/>
                <w:lang w:val="en-GB"/>
              </w:rPr>
              <w:t>Forecast</w:t>
            </w:r>
          </w:p>
        </w:tc>
        <w:tc>
          <w:tcPr>
            <w:tcW w:w="1179" w:type="pct"/>
            <w:shd w:val="clear" w:color="auto" w:fill="5F0500"/>
          </w:tcPr>
          <w:p w14:paraId="023302BE" w14:textId="77777777" w:rsidR="00E21C8B" w:rsidRPr="00E21C8B" w:rsidRDefault="00E21C8B" w:rsidP="00E21C8B">
            <w:pPr>
              <w:jc w:val="center"/>
              <w:rPr>
                <w:b/>
                <w:bCs/>
                <w:lang w:val="en-GB" w:eastAsia="en-US"/>
              </w:rPr>
            </w:pPr>
            <w:r w:rsidRPr="00E21C8B">
              <w:rPr>
                <w:b/>
                <w:bCs/>
                <w:lang w:val="en-GB"/>
              </w:rPr>
              <w:t>Delta (%)</w:t>
            </w:r>
          </w:p>
        </w:tc>
      </w:tr>
      <w:tr w:rsidR="00E21C8B" w:rsidRPr="00E21C8B" w14:paraId="3DEF3B74" w14:textId="77777777" w:rsidTr="00FE55DC">
        <w:trPr>
          <w:trHeight w:val="108"/>
        </w:trPr>
        <w:tc>
          <w:tcPr>
            <w:tcW w:w="1384" w:type="pct"/>
          </w:tcPr>
          <w:p w14:paraId="789631FA" w14:textId="77777777" w:rsidR="00E21C8B" w:rsidRPr="00E21C8B" w:rsidRDefault="00E21C8B" w:rsidP="00E21C8B">
            <w:pPr>
              <w:jc w:val="left"/>
              <w:rPr>
                <w:lang w:val="en-GB" w:eastAsia="en-US"/>
              </w:rPr>
            </w:pPr>
            <w:r w:rsidRPr="00E21C8B">
              <w:rPr>
                <w:bCs/>
                <w:lang w:val="en-US"/>
              </w:rPr>
              <w:t>Jan 23</w:t>
            </w:r>
          </w:p>
        </w:tc>
        <w:tc>
          <w:tcPr>
            <w:tcW w:w="1170" w:type="pct"/>
          </w:tcPr>
          <w:p w14:paraId="35084A9E" w14:textId="77777777" w:rsidR="00E21C8B" w:rsidRPr="00E21C8B" w:rsidRDefault="00E21C8B" w:rsidP="00E21C8B">
            <w:pPr>
              <w:jc w:val="center"/>
              <w:rPr>
                <w:lang w:val="en-GB" w:eastAsia="en-US"/>
              </w:rPr>
            </w:pPr>
            <w:r w:rsidRPr="00E21C8B">
              <w:rPr>
                <w:bCs/>
                <w:lang w:val="en-US"/>
              </w:rPr>
              <w:t>72</w:t>
            </w:r>
          </w:p>
        </w:tc>
        <w:tc>
          <w:tcPr>
            <w:tcW w:w="1267" w:type="pct"/>
          </w:tcPr>
          <w:p w14:paraId="1A23608C" w14:textId="77777777" w:rsidR="00E21C8B" w:rsidRPr="00E21C8B" w:rsidRDefault="00E21C8B" w:rsidP="00E21C8B">
            <w:pPr>
              <w:jc w:val="center"/>
              <w:rPr>
                <w:lang w:val="en-GB" w:eastAsia="en-US"/>
              </w:rPr>
            </w:pPr>
            <w:r w:rsidRPr="00E21C8B">
              <w:rPr>
                <w:bCs/>
                <w:lang w:val="en-US"/>
              </w:rPr>
              <w:t>76</w:t>
            </w:r>
          </w:p>
        </w:tc>
        <w:tc>
          <w:tcPr>
            <w:tcW w:w="1179" w:type="pct"/>
          </w:tcPr>
          <w:p w14:paraId="5A3BA9D5" w14:textId="77777777" w:rsidR="00E21C8B" w:rsidRPr="00E21C8B" w:rsidRDefault="00E21C8B" w:rsidP="00E21C8B">
            <w:pPr>
              <w:jc w:val="center"/>
              <w:rPr>
                <w:lang w:val="en-GB" w:eastAsia="en-US"/>
              </w:rPr>
            </w:pPr>
            <w:r w:rsidRPr="00E21C8B">
              <w:rPr>
                <w:bCs/>
                <w:lang w:val="en-US"/>
              </w:rPr>
              <w:t>-5.18</w:t>
            </w:r>
          </w:p>
        </w:tc>
      </w:tr>
      <w:tr w:rsidR="00E21C8B" w:rsidRPr="00E21C8B" w14:paraId="4CB74754" w14:textId="77777777" w:rsidTr="00FE55DC">
        <w:trPr>
          <w:trHeight w:val="108"/>
        </w:trPr>
        <w:tc>
          <w:tcPr>
            <w:tcW w:w="1384" w:type="pct"/>
          </w:tcPr>
          <w:p w14:paraId="1DC89A46" w14:textId="77777777" w:rsidR="00E21C8B" w:rsidRPr="00E21C8B" w:rsidRDefault="00E21C8B" w:rsidP="00E21C8B">
            <w:pPr>
              <w:jc w:val="left"/>
              <w:rPr>
                <w:lang w:val="en-GB" w:eastAsia="en-US"/>
              </w:rPr>
            </w:pPr>
            <w:r w:rsidRPr="00E21C8B">
              <w:rPr>
                <w:bCs/>
                <w:lang w:val="en-US"/>
              </w:rPr>
              <w:t>Feb 23</w:t>
            </w:r>
          </w:p>
        </w:tc>
        <w:tc>
          <w:tcPr>
            <w:tcW w:w="1170" w:type="pct"/>
          </w:tcPr>
          <w:p w14:paraId="33D32DB2" w14:textId="77777777" w:rsidR="00E21C8B" w:rsidRPr="00E21C8B" w:rsidRDefault="00E21C8B" w:rsidP="00E21C8B">
            <w:pPr>
              <w:jc w:val="center"/>
              <w:rPr>
                <w:lang w:val="en-GB" w:eastAsia="en-US"/>
              </w:rPr>
            </w:pPr>
            <w:r w:rsidRPr="00E21C8B">
              <w:rPr>
                <w:bCs/>
                <w:lang w:val="en-US"/>
              </w:rPr>
              <w:t>59</w:t>
            </w:r>
          </w:p>
        </w:tc>
        <w:tc>
          <w:tcPr>
            <w:tcW w:w="1267" w:type="pct"/>
          </w:tcPr>
          <w:p w14:paraId="478CDD54" w14:textId="77777777" w:rsidR="00E21C8B" w:rsidRPr="00E21C8B" w:rsidRDefault="00E21C8B" w:rsidP="00E21C8B">
            <w:pPr>
              <w:jc w:val="center"/>
              <w:rPr>
                <w:lang w:val="en-GB" w:eastAsia="en-US"/>
              </w:rPr>
            </w:pPr>
            <w:r w:rsidRPr="00E21C8B">
              <w:rPr>
                <w:bCs/>
                <w:lang w:val="en-US"/>
              </w:rPr>
              <w:t>76</w:t>
            </w:r>
          </w:p>
        </w:tc>
        <w:tc>
          <w:tcPr>
            <w:tcW w:w="1179" w:type="pct"/>
          </w:tcPr>
          <w:p w14:paraId="0213CD4A" w14:textId="77777777" w:rsidR="00E21C8B" w:rsidRPr="00E21C8B" w:rsidRDefault="00E21C8B" w:rsidP="00E21C8B">
            <w:pPr>
              <w:jc w:val="center"/>
              <w:rPr>
                <w:lang w:val="en-GB" w:eastAsia="en-US"/>
              </w:rPr>
            </w:pPr>
            <w:r w:rsidRPr="00E21C8B">
              <w:rPr>
                <w:bCs/>
                <w:lang w:val="en-US"/>
              </w:rPr>
              <w:t>-21.87</w:t>
            </w:r>
          </w:p>
        </w:tc>
      </w:tr>
      <w:tr w:rsidR="00E21C8B" w:rsidRPr="00E21C8B" w14:paraId="0EB4E978" w14:textId="77777777" w:rsidTr="00FE55DC">
        <w:trPr>
          <w:trHeight w:val="108"/>
        </w:trPr>
        <w:tc>
          <w:tcPr>
            <w:tcW w:w="1384" w:type="pct"/>
          </w:tcPr>
          <w:p w14:paraId="2E384B3E" w14:textId="77777777" w:rsidR="00E21C8B" w:rsidRPr="00E21C8B" w:rsidRDefault="00E21C8B" w:rsidP="00E21C8B">
            <w:pPr>
              <w:jc w:val="left"/>
              <w:rPr>
                <w:lang w:val="en-GB" w:eastAsia="en-US"/>
              </w:rPr>
            </w:pPr>
            <w:r w:rsidRPr="00E21C8B">
              <w:rPr>
                <w:bCs/>
                <w:lang w:val="en-US"/>
              </w:rPr>
              <w:t>Mar 23</w:t>
            </w:r>
          </w:p>
        </w:tc>
        <w:tc>
          <w:tcPr>
            <w:tcW w:w="1170" w:type="pct"/>
          </w:tcPr>
          <w:p w14:paraId="40AB5F51" w14:textId="77777777" w:rsidR="00E21C8B" w:rsidRPr="00E21C8B" w:rsidRDefault="00E21C8B" w:rsidP="00E21C8B">
            <w:pPr>
              <w:jc w:val="center"/>
              <w:rPr>
                <w:lang w:val="en-GB" w:eastAsia="en-US"/>
              </w:rPr>
            </w:pPr>
            <w:r w:rsidRPr="00E21C8B">
              <w:rPr>
                <w:bCs/>
                <w:lang w:val="en-US"/>
              </w:rPr>
              <w:t>0</w:t>
            </w:r>
          </w:p>
        </w:tc>
        <w:tc>
          <w:tcPr>
            <w:tcW w:w="1267" w:type="pct"/>
          </w:tcPr>
          <w:p w14:paraId="09747F72" w14:textId="77777777" w:rsidR="00E21C8B" w:rsidRPr="00E21C8B" w:rsidRDefault="00E21C8B" w:rsidP="00E21C8B">
            <w:pPr>
              <w:jc w:val="center"/>
              <w:rPr>
                <w:lang w:val="en-GB" w:eastAsia="en-US"/>
              </w:rPr>
            </w:pPr>
            <w:r w:rsidRPr="00E21C8B">
              <w:rPr>
                <w:bCs/>
                <w:lang w:val="en-US"/>
              </w:rPr>
              <w:t>76</w:t>
            </w:r>
          </w:p>
        </w:tc>
        <w:tc>
          <w:tcPr>
            <w:tcW w:w="1179" w:type="pct"/>
          </w:tcPr>
          <w:p w14:paraId="5549E3CC" w14:textId="77777777" w:rsidR="00E21C8B" w:rsidRPr="00E21C8B" w:rsidRDefault="00E21C8B" w:rsidP="00E21C8B">
            <w:pPr>
              <w:jc w:val="center"/>
              <w:rPr>
                <w:lang w:val="en-GB" w:eastAsia="en-US"/>
              </w:rPr>
            </w:pPr>
            <w:r w:rsidRPr="00E21C8B">
              <w:rPr>
                <w:bCs/>
                <w:lang w:val="en-US"/>
              </w:rPr>
              <w:t>-100.0</w:t>
            </w:r>
          </w:p>
        </w:tc>
      </w:tr>
      <w:tr w:rsidR="00E21C8B" w:rsidRPr="00E21C8B" w14:paraId="606A20B4" w14:textId="77777777" w:rsidTr="00FE55DC">
        <w:trPr>
          <w:trHeight w:val="108"/>
        </w:trPr>
        <w:tc>
          <w:tcPr>
            <w:tcW w:w="1384" w:type="pct"/>
          </w:tcPr>
          <w:p w14:paraId="4D6D6AB3" w14:textId="77777777" w:rsidR="00E21C8B" w:rsidRPr="00E21C8B" w:rsidRDefault="00E21C8B" w:rsidP="00E21C8B">
            <w:pPr>
              <w:jc w:val="left"/>
              <w:rPr>
                <w:lang w:val="en-GB" w:eastAsia="en-US"/>
              </w:rPr>
            </w:pPr>
            <w:r w:rsidRPr="00E21C8B">
              <w:rPr>
                <w:bCs/>
                <w:lang w:val="en-US"/>
              </w:rPr>
              <w:t>Apr 23</w:t>
            </w:r>
          </w:p>
        </w:tc>
        <w:tc>
          <w:tcPr>
            <w:tcW w:w="1170" w:type="pct"/>
          </w:tcPr>
          <w:p w14:paraId="79A32127" w14:textId="77777777" w:rsidR="00E21C8B" w:rsidRPr="00E21C8B" w:rsidRDefault="00E21C8B" w:rsidP="00E21C8B">
            <w:pPr>
              <w:jc w:val="center"/>
              <w:rPr>
                <w:lang w:val="en-GB" w:eastAsia="en-US"/>
              </w:rPr>
            </w:pPr>
            <w:r w:rsidRPr="00E21C8B">
              <w:rPr>
                <w:bCs/>
                <w:lang w:val="en-US"/>
              </w:rPr>
              <w:t>44</w:t>
            </w:r>
          </w:p>
        </w:tc>
        <w:tc>
          <w:tcPr>
            <w:tcW w:w="1267" w:type="pct"/>
          </w:tcPr>
          <w:p w14:paraId="023BC3FE" w14:textId="77777777" w:rsidR="00E21C8B" w:rsidRPr="00E21C8B" w:rsidRDefault="00E21C8B" w:rsidP="00E21C8B">
            <w:pPr>
              <w:jc w:val="center"/>
              <w:rPr>
                <w:lang w:val="en-GB" w:eastAsia="en-US"/>
              </w:rPr>
            </w:pPr>
            <w:r w:rsidRPr="00E21C8B">
              <w:rPr>
                <w:bCs/>
                <w:lang w:val="en-US"/>
              </w:rPr>
              <w:t>76</w:t>
            </w:r>
          </w:p>
        </w:tc>
        <w:tc>
          <w:tcPr>
            <w:tcW w:w="1179" w:type="pct"/>
          </w:tcPr>
          <w:p w14:paraId="49DA8D43" w14:textId="77777777" w:rsidR="00E21C8B" w:rsidRPr="00E21C8B" w:rsidRDefault="00E21C8B" w:rsidP="00E21C8B">
            <w:pPr>
              <w:jc w:val="center"/>
              <w:rPr>
                <w:lang w:val="en-GB" w:eastAsia="en-US"/>
              </w:rPr>
            </w:pPr>
            <w:r w:rsidRPr="00E21C8B">
              <w:rPr>
                <w:bCs/>
                <w:lang w:val="en-US"/>
              </w:rPr>
              <w:t>-42.41</w:t>
            </w:r>
          </w:p>
        </w:tc>
      </w:tr>
    </w:tbl>
    <w:p w14:paraId="6275704E" w14:textId="340A6288" w:rsidR="0061185A" w:rsidRDefault="0061185A" w:rsidP="003D499A">
      <w:pPr>
        <w:pStyle w:val="Caption"/>
      </w:pPr>
      <w:bookmarkStart w:id="108" w:name="_Ref129205847"/>
      <w:bookmarkStart w:id="109" w:name="_Toc130236168"/>
      <w:r w:rsidRPr="00974694">
        <w:t xml:space="preserve">Table </w:t>
      </w:r>
      <w:r w:rsidR="00032ED4">
        <w:fldChar w:fldCharType="begin"/>
      </w:r>
      <w:r w:rsidR="00032ED4">
        <w:instrText xml:space="preserve"> STYLEREF 1 \s </w:instrText>
      </w:r>
      <w:r w:rsidR="00032ED4">
        <w:fldChar w:fldCharType="separate"/>
      </w:r>
      <w:r w:rsidR="00BA1CC9">
        <w:rPr>
          <w:noProof/>
        </w:rPr>
        <w:t>5</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4</w:t>
      </w:r>
      <w:r w:rsidR="00032ED4">
        <w:fldChar w:fldCharType="end"/>
      </w:r>
      <w:bookmarkEnd w:id="108"/>
      <w:r w:rsidRPr="00974694">
        <w:t xml:space="preserve">: </w:t>
      </w:r>
      <w:r>
        <w:t>Highveld</w:t>
      </w:r>
      <w:r w:rsidRPr="00974694">
        <w:t xml:space="preserve"> PR </w:t>
      </w:r>
      <w:r>
        <w:t>and Forecast</w:t>
      </w:r>
      <w:bookmarkEnd w:id="109"/>
    </w:p>
    <w:p w14:paraId="4E625526" w14:textId="77777777" w:rsidR="00C3627C" w:rsidRPr="00953BC7" w:rsidRDefault="00C3627C" w:rsidP="003D499A">
      <w:pPr>
        <w:rPr>
          <w:lang w:eastAsia="en-US"/>
        </w:rPr>
      </w:pPr>
    </w:p>
    <w:p w14:paraId="2D697377" w14:textId="77777777" w:rsidR="00C3627C" w:rsidRDefault="00F6626E" w:rsidP="003D499A">
      <w:r w:rsidRPr="00F6626E">
        <w:t xml:space="preserve">In January 2023, the Performance Ratio was 72%, </w:t>
      </w:r>
      <w:r w:rsidR="00E91276" w:rsidRPr="00F6626E">
        <w:t xml:space="preserve">5.18%. </w:t>
      </w:r>
      <w:r w:rsidRPr="00F6626E">
        <w:t>lower than the forecasted value of 76%</w:t>
      </w:r>
      <w:r w:rsidR="00E91276">
        <w:t>.</w:t>
      </w:r>
      <w:r w:rsidRPr="00F6626E" w:rsidDel="00E91276">
        <w:t xml:space="preserve"> </w:t>
      </w:r>
      <w:r w:rsidRPr="00F6626E">
        <w:t xml:space="preserve">PR </w:t>
      </w:r>
      <w:r w:rsidR="00085EF5">
        <w:t xml:space="preserve">is </w:t>
      </w:r>
      <w:r w:rsidR="00A54B50">
        <w:t xml:space="preserve">likely </w:t>
      </w:r>
      <w:r w:rsidR="00085EF5" w:rsidRPr="00F6626E">
        <w:t>below</w:t>
      </w:r>
      <w:r w:rsidRPr="00F6626E">
        <w:t xml:space="preserve"> forecast due to frequent load </w:t>
      </w:r>
      <w:r w:rsidR="00A44EA7" w:rsidRPr="00F6626E">
        <w:t>sh</w:t>
      </w:r>
      <w:r w:rsidR="00A44EA7">
        <w:t>ed</w:t>
      </w:r>
      <w:r w:rsidR="00A44EA7" w:rsidRPr="00F6626E">
        <w:t xml:space="preserve">ding </w:t>
      </w:r>
      <w:r w:rsidRPr="00F6626E">
        <w:t>event</w:t>
      </w:r>
      <w:r w:rsidR="00A44EA7">
        <w:t>s</w:t>
      </w:r>
      <w:r w:rsidRPr="00F6626E">
        <w:t xml:space="preserve"> occurring across </w:t>
      </w:r>
      <w:r w:rsidR="00A44EA7">
        <w:t>S</w:t>
      </w:r>
      <w:r w:rsidRPr="00F6626E">
        <w:t>outh Africa</w:t>
      </w:r>
      <w:r w:rsidR="007C1B39">
        <w:t>.</w:t>
      </w:r>
      <w:r w:rsidRPr="00F6626E">
        <w:t xml:space="preserve"> </w:t>
      </w:r>
      <w:r w:rsidR="00DD049B">
        <w:t>L</w:t>
      </w:r>
      <w:r w:rsidR="006E5538">
        <w:t xml:space="preserve">oad shedding affects the Project for </w:t>
      </w:r>
      <w:r w:rsidRPr="00F6626E">
        <w:t xml:space="preserve">2-4 hours a day depending on the </w:t>
      </w:r>
      <w:r w:rsidR="00C81C28">
        <w:t>s</w:t>
      </w:r>
      <w:r w:rsidRPr="00F6626E">
        <w:t xml:space="preserve">tage of </w:t>
      </w:r>
      <w:r w:rsidR="00085EF5">
        <w:t>load shedding</w:t>
      </w:r>
      <w:r w:rsidRPr="00F6626E">
        <w:t>.</w:t>
      </w:r>
    </w:p>
    <w:p w14:paraId="417F5BD8" w14:textId="77777777" w:rsidR="00E24BF8" w:rsidRDefault="00E24BF8" w:rsidP="003D499A"/>
    <w:p w14:paraId="4DF34F79" w14:textId="77777777" w:rsidR="009536CB" w:rsidRDefault="009536CB" w:rsidP="003D499A">
      <w:pPr>
        <w:pStyle w:val="Heading2"/>
      </w:pPr>
      <w:bookmarkStart w:id="110" w:name="_Toc130236222"/>
      <w:r w:rsidRPr="00856B78">
        <w:t xml:space="preserve">Production </w:t>
      </w:r>
      <w:r>
        <w:t>v</w:t>
      </w:r>
      <w:r w:rsidRPr="00856B78">
        <w:t xml:space="preserve">s </w:t>
      </w:r>
      <w:r w:rsidRPr="00DD144D">
        <w:t>Forecast</w:t>
      </w:r>
      <w:bookmarkEnd w:id="110"/>
      <w:r w:rsidRPr="00856B78">
        <w:t xml:space="preserve"> </w:t>
      </w:r>
    </w:p>
    <w:p w14:paraId="0A3CC547" w14:textId="77777777" w:rsidR="009536CB" w:rsidRPr="00BB564D" w:rsidRDefault="009536CB" w:rsidP="003D499A"/>
    <w:p w14:paraId="5868F2FB" w14:textId="77777777" w:rsidR="00F5760E" w:rsidRDefault="0058471F" w:rsidP="003D499A">
      <w:r>
        <w:fldChar w:fldCharType="begin"/>
      </w:r>
      <w:ins w:id="111" w:author="Adam Terry" w:date="2023-03-08T22:13:00Z">
        <w:r>
          <w:instrText xml:space="preserve"> REF _Ref129206027 \h </w:instrText>
        </w:r>
      </w:ins>
      <w:r>
        <w:fldChar w:fldCharType="separate"/>
      </w:r>
      <w:r w:rsidR="0087758B" w:rsidRPr="00953BC7">
        <w:t xml:space="preserve">Table </w:t>
      </w:r>
      <w:r w:rsidR="0087758B">
        <w:rPr>
          <w:noProof/>
        </w:rPr>
        <w:t>5</w:t>
      </w:r>
      <w:r w:rsidR="0087758B">
        <w:noBreakHyphen/>
      </w:r>
      <w:r w:rsidR="0087758B">
        <w:rPr>
          <w:noProof/>
        </w:rPr>
        <w:t>5</w:t>
      </w:r>
      <w:r>
        <w:fldChar w:fldCharType="end"/>
      </w:r>
      <w:r w:rsidR="00F6626E" w:rsidRPr="00F6626E" w:rsidDel="0058471F">
        <w:t xml:space="preserve"> </w:t>
      </w:r>
      <w:r w:rsidR="00F6626E" w:rsidRPr="00F6626E">
        <w:t xml:space="preserve">shows the </w:t>
      </w:r>
      <w:r w:rsidR="00F717BF" w:rsidRPr="00F6626E">
        <w:t>January 2023</w:t>
      </w:r>
      <w:r w:rsidR="00F717BF">
        <w:t xml:space="preserve"> </w:t>
      </w:r>
      <w:r w:rsidR="00F6626E" w:rsidRPr="00F6626E">
        <w:t xml:space="preserve">actual production </w:t>
      </w:r>
      <w:r w:rsidR="00E112A7">
        <w:t>and</w:t>
      </w:r>
      <w:r w:rsidR="00F6626E" w:rsidRPr="00F6626E">
        <w:t xml:space="preserve"> compar</w:t>
      </w:r>
      <w:r w:rsidR="00E112A7">
        <w:t>isons</w:t>
      </w:r>
      <w:r w:rsidR="00F6626E" w:rsidRPr="00F6626E">
        <w:t xml:space="preserve"> to the original and</w:t>
      </w:r>
      <w:r w:rsidR="00F6626E" w:rsidRPr="00F6626E" w:rsidDel="003D216C">
        <w:t xml:space="preserve"> </w:t>
      </w:r>
      <w:r w:rsidR="00F6626E" w:rsidRPr="00F6626E">
        <w:t>weather adjusted forecast</w:t>
      </w:r>
      <w:r w:rsidR="003D216C">
        <w:t>s</w:t>
      </w:r>
      <w:r w:rsidR="00F6626E" w:rsidRPr="00F6626E">
        <w:t xml:space="preserve">. </w:t>
      </w:r>
    </w:p>
    <w:p w14:paraId="4D3E7E3F" w14:textId="77777777" w:rsidR="00F6626E" w:rsidRDefault="00F6626E" w:rsidP="003D499A">
      <w:pPr>
        <w:rPr>
          <w:lang w:eastAsia="en-US"/>
        </w:rPr>
      </w:pPr>
    </w:p>
    <w:tbl>
      <w:tblPr>
        <w:tblStyle w:val="TableGridLight"/>
        <w:tblW w:w="0" w:type="auto"/>
        <w:jc w:val="center"/>
        <w:tblLook w:val="04A0" w:firstRow="1" w:lastRow="0" w:firstColumn="1" w:lastColumn="0" w:noHBand="0" w:noVBand="1"/>
      </w:tblPr>
      <w:tblGrid>
        <w:gridCol w:w="1302"/>
        <w:gridCol w:w="1646"/>
        <w:gridCol w:w="1530"/>
        <w:gridCol w:w="1542"/>
        <w:gridCol w:w="1519"/>
        <w:gridCol w:w="1784"/>
      </w:tblGrid>
      <w:tr w:rsidR="00E21C8B" w:rsidRPr="00E21C8B" w14:paraId="618086F6" w14:textId="77777777" w:rsidTr="00FE55DC">
        <w:trPr>
          <w:trHeight w:val="86"/>
          <w:jc w:val="center"/>
        </w:trPr>
        <w:tc>
          <w:tcPr>
            <w:tcW w:w="1302" w:type="dxa"/>
            <w:shd w:val="clear" w:color="auto" w:fill="5F0505"/>
            <w:noWrap/>
          </w:tcPr>
          <w:p w14:paraId="717E0269" w14:textId="77777777" w:rsidR="00E21C8B" w:rsidRPr="00E21C8B" w:rsidRDefault="00E21C8B" w:rsidP="00E21C8B">
            <w:pPr>
              <w:jc w:val="left"/>
              <w:rPr>
                <w:b/>
                <w:bCs/>
                <w:lang w:val="en-GB"/>
              </w:rPr>
            </w:pPr>
            <w:bookmarkStart w:id="112" w:name="_Ref129206027"/>
            <w:bookmarkStart w:id="113" w:name="_Toc115023700"/>
            <w:bookmarkStart w:id="114" w:name="_Toc130236169"/>
            <w:r w:rsidRPr="00E21C8B">
              <w:rPr>
                <w:b/>
                <w:bCs/>
                <w:lang w:val="en-GB"/>
              </w:rPr>
              <w:t>Month</w:t>
            </w:r>
          </w:p>
        </w:tc>
        <w:tc>
          <w:tcPr>
            <w:tcW w:w="4718" w:type="dxa"/>
            <w:gridSpan w:val="3"/>
            <w:shd w:val="clear" w:color="auto" w:fill="5F0505"/>
          </w:tcPr>
          <w:p w14:paraId="0A2F79F2" w14:textId="77777777" w:rsidR="00E21C8B" w:rsidRPr="00E21C8B" w:rsidRDefault="00E21C8B" w:rsidP="00E21C8B">
            <w:pPr>
              <w:jc w:val="center"/>
              <w:rPr>
                <w:b/>
                <w:bCs/>
                <w:lang w:val="en-GB"/>
              </w:rPr>
            </w:pPr>
            <w:r w:rsidRPr="00E21C8B">
              <w:rPr>
                <w:b/>
                <w:bCs/>
                <w:lang w:val="en-GB"/>
              </w:rPr>
              <w:t>Production (kWh)</w:t>
            </w:r>
          </w:p>
        </w:tc>
        <w:tc>
          <w:tcPr>
            <w:tcW w:w="1519" w:type="dxa"/>
            <w:vMerge w:val="restart"/>
            <w:shd w:val="clear" w:color="auto" w:fill="5F0505"/>
          </w:tcPr>
          <w:p w14:paraId="5A65FFDF" w14:textId="77777777" w:rsidR="00E21C8B" w:rsidRPr="00E21C8B" w:rsidRDefault="00E21C8B" w:rsidP="00E21C8B">
            <w:pPr>
              <w:jc w:val="center"/>
              <w:rPr>
                <w:b/>
                <w:bCs/>
                <w:lang w:val="en-GB"/>
              </w:rPr>
            </w:pPr>
            <w:r w:rsidRPr="00E21C8B">
              <w:rPr>
                <w:b/>
                <w:bCs/>
                <w:lang w:val="en-GB"/>
              </w:rPr>
              <w:t>Actual vs Original Forecast (%)</w:t>
            </w:r>
          </w:p>
        </w:tc>
        <w:tc>
          <w:tcPr>
            <w:tcW w:w="1784" w:type="dxa"/>
            <w:vMerge w:val="restart"/>
            <w:shd w:val="clear" w:color="auto" w:fill="5F0505"/>
          </w:tcPr>
          <w:p w14:paraId="1615E861" w14:textId="77777777" w:rsidR="00E21C8B" w:rsidRPr="00E21C8B" w:rsidRDefault="00E21C8B" w:rsidP="00E21C8B">
            <w:pPr>
              <w:jc w:val="center"/>
              <w:rPr>
                <w:b/>
                <w:bCs/>
                <w:lang w:val="en-GB"/>
              </w:rPr>
            </w:pPr>
            <w:r w:rsidRPr="00E21C8B">
              <w:rPr>
                <w:b/>
                <w:bCs/>
                <w:lang w:val="en-GB"/>
              </w:rPr>
              <w:t>Actual vs Weather Adjusted Forecast (%)</w:t>
            </w:r>
          </w:p>
        </w:tc>
      </w:tr>
      <w:tr w:rsidR="00E21C8B" w:rsidRPr="00E21C8B" w14:paraId="670C3700" w14:textId="77777777" w:rsidTr="00FE55DC">
        <w:trPr>
          <w:trHeight w:val="86"/>
          <w:jc w:val="center"/>
        </w:trPr>
        <w:tc>
          <w:tcPr>
            <w:tcW w:w="1302" w:type="dxa"/>
            <w:shd w:val="clear" w:color="auto" w:fill="5F0505"/>
            <w:noWrap/>
          </w:tcPr>
          <w:p w14:paraId="1AC66E46" w14:textId="77777777" w:rsidR="00E21C8B" w:rsidRPr="00E21C8B" w:rsidRDefault="00E21C8B" w:rsidP="00E21C8B">
            <w:pPr>
              <w:jc w:val="left"/>
              <w:rPr>
                <w:b/>
                <w:lang w:val="en-US"/>
              </w:rPr>
            </w:pPr>
          </w:p>
        </w:tc>
        <w:tc>
          <w:tcPr>
            <w:tcW w:w="1646" w:type="dxa"/>
            <w:shd w:val="clear" w:color="auto" w:fill="5F0505"/>
            <w:noWrap/>
          </w:tcPr>
          <w:p w14:paraId="49814447" w14:textId="77777777" w:rsidR="00E21C8B" w:rsidRPr="00E21C8B" w:rsidRDefault="00E21C8B" w:rsidP="00E21C8B">
            <w:pPr>
              <w:jc w:val="center"/>
              <w:rPr>
                <w:b/>
                <w:bCs/>
                <w:lang w:val="en-US"/>
              </w:rPr>
            </w:pPr>
            <w:r w:rsidRPr="00E21C8B">
              <w:rPr>
                <w:b/>
                <w:bCs/>
                <w:lang w:val="en-US"/>
              </w:rPr>
              <w:t>Original Forecast</w:t>
            </w:r>
          </w:p>
        </w:tc>
        <w:tc>
          <w:tcPr>
            <w:tcW w:w="1530" w:type="dxa"/>
            <w:shd w:val="clear" w:color="auto" w:fill="5F0505"/>
            <w:noWrap/>
          </w:tcPr>
          <w:p w14:paraId="7F253141" w14:textId="77777777" w:rsidR="00E21C8B" w:rsidRPr="00E21C8B" w:rsidRDefault="00E21C8B" w:rsidP="00E21C8B">
            <w:pPr>
              <w:jc w:val="center"/>
              <w:rPr>
                <w:b/>
                <w:bCs/>
                <w:lang w:val="en-US"/>
              </w:rPr>
            </w:pPr>
            <w:r w:rsidRPr="00E21C8B">
              <w:rPr>
                <w:b/>
                <w:bCs/>
                <w:lang w:val="en-GB"/>
              </w:rPr>
              <w:t>Weather Adjusted Forecast</w:t>
            </w:r>
          </w:p>
        </w:tc>
        <w:tc>
          <w:tcPr>
            <w:tcW w:w="1542" w:type="dxa"/>
            <w:shd w:val="clear" w:color="auto" w:fill="5F0505"/>
            <w:noWrap/>
          </w:tcPr>
          <w:p w14:paraId="50DF862B" w14:textId="77777777" w:rsidR="00E21C8B" w:rsidRPr="00E21C8B" w:rsidRDefault="00E21C8B" w:rsidP="00E21C8B">
            <w:pPr>
              <w:jc w:val="center"/>
              <w:rPr>
                <w:b/>
                <w:bCs/>
                <w:lang w:val="en-US"/>
              </w:rPr>
            </w:pPr>
            <w:r w:rsidRPr="00E21C8B">
              <w:rPr>
                <w:b/>
                <w:bCs/>
                <w:lang w:val="en-US"/>
              </w:rPr>
              <w:t>Actual Production</w:t>
            </w:r>
          </w:p>
        </w:tc>
        <w:tc>
          <w:tcPr>
            <w:tcW w:w="1519" w:type="dxa"/>
            <w:vMerge/>
            <w:shd w:val="clear" w:color="auto" w:fill="5F0505"/>
          </w:tcPr>
          <w:p w14:paraId="2A2B0DB1" w14:textId="77777777" w:rsidR="00E21C8B" w:rsidRPr="00E21C8B" w:rsidRDefault="00E21C8B" w:rsidP="00E21C8B">
            <w:pPr>
              <w:jc w:val="center"/>
              <w:rPr>
                <w:b/>
                <w:bCs/>
                <w:lang w:val="en-GB"/>
              </w:rPr>
            </w:pPr>
          </w:p>
        </w:tc>
        <w:tc>
          <w:tcPr>
            <w:tcW w:w="1784" w:type="dxa"/>
            <w:vMerge/>
            <w:shd w:val="clear" w:color="auto" w:fill="5F0505"/>
          </w:tcPr>
          <w:p w14:paraId="50B9129F" w14:textId="77777777" w:rsidR="00E21C8B" w:rsidRPr="00E21C8B" w:rsidRDefault="00E21C8B" w:rsidP="00E21C8B">
            <w:pPr>
              <w:jc w:val="center"/>
              <w:rPr>
                <w:b/>
                <w:bCs/>
                <w:lang w:val="en-GB"/>
              </w:rPr>
            </w:pPr>
          </w:p>
        </w:tc>
      </w:tr>
      <w:tr w:rsidR="00E21C8B" w:rsidRPr="00E21C8B" w14:paraId="319BDBA8" w14:textId="77777777" w:rsidTr="00FE55DC">
        <w:trPr>
          <w:trHeight w:val="224"/>
          <w:jc w:val="center"/>
        </w:trPr>
        <w:tc>
          <w:tcPr>
            <w:tcW w:w="1302" w:type="dxa"/>
            <w:noWrap/>
          </w:tcPr>
          <w:p w14:paraId="5AA6E1A7" w14:textId="77777777" w:rsidR="00E21C8B" w:rsidRPr="00E21C8B" w:rsidRDefault="00E21C8B" w:rsidP="00E21C8B">
            <w:pPr>
              <w:rPr>
                <w:bCs/>
                <w:lang w:val="en-US"/>
              </w:rPr>
            </w:pPr>
            <w:r w:rsidRPr="00E21C8B">
              <w:rPr>
                <w:bCs/>
                <w:lang w:val="en-US"/>
              </w:rPr>
              <w:t>Jan 23</w:t>
            </w:r>
          </w:p>
        </w:tc>
        <w:tc>
          <w:tcPr>
            <w:tcW w:w="1646" w:type="dxa"/>
            <w:noWrap/>
          </w:tcPr>
          <w:p w14:paraId="4F2B97A9" w14:textId="77777777" w:rsidR="00E21C8B" w:rsidRPr="00E21C8B" w:rsidRDefault="00E21C8B" w:rsidP="00E21C8B">
            <w:pPr>
              <w:jc w:val="center"/>
              <w:rPr>
                <w:bCs/>
                <w:lang w:val="en-US"/>
              </w:rPr>
            </w:pPr>
            <w:r w:rsidRPr="00E21C8B">
              <w:rPr>
                <w:bCs/>
                <w:lang w:val="en-US"/>
              </w:rPr>
              <w:t>40,997</w:t>
            </w:r>
          </w:p>
        </w:tc>
        <w:tc>
          <w:tcPr>
            <w:tcW w:w="1530" w:type="dxa"/>
            <w:noWrap/>
          </w:tcPr>
          <w:p w14:paraId="56661FFC" w14:textId="77777777" w:rsidR="00E21C8B" w:rsidRPr="00E21C8B" w:rsidRDefault="00E21C8B" w:rsidP="00E21C8B">
            <w:pPr>
              <w:jc w:val="center"/>
              <w:rPr>
                <w:lang w:val="en-GB" w:eastAsia="en-US"/>
              </w:rPr>
            </w:pPr>
            <w:r w:rsidRPr="00E21C8B">
              <w:rPr>
                <w:lang w:val="en-GB" w:eastAsia="en-US"/>
              </w:rPr>
              <w:t>46,179</w:t>
            </w:r>
          </w:p>
        </w:tc>
        <w:tc>
          <w:tcPr>
            <w:tcW w:w="1542" w:type="dxa"/>
            <w:noWrap/>
          </w:tcPr>
          <w:p w14:paraId="26E5EE79" w14:textId="77777777" w:rsidR="00E21C8B" w:rsidRPr="00E21C8B" w:rsidRDefault="00E21C8B" w:rsidP="00E21C8B">
            <w:pPr>
              <w:jc w:val="center"/>
              <w:rPr>
                <w:bCs/>
                <w:lang w:val="en-US"/>
              </w:rPr>
            </w:pPr>
            <w:r w:rsidRPr="00E21C8B">
              <w:rPr>
                <w:bCs/>
                <w:lang w:val="en-US"/>
              </w:rPr>
              <w:t>32,109</w:t>
            </w:r>
          </w:p>
        </w:tc>
        <w:tc>
          <w:tcPr>
            <w:tcW w:w="1519" w:type="dxa"/>
          </w:tcPr>
          <w:p w14:paraId="5DFA6F52" w14:textId="77777777" w:rsidR="00E21C8B" w:rsidRPr="00E21C8B" w:rsidRDefault="00E21C8B" w:rsidP="00E21C8B">
            <w:pPr>
              <w:jc w:val="center"/>
              <w:rPr>
                <w:bCs/>
                <w:lang w:val="en-US"/>
              </w:rPr>
            </w:pPr>
            <w:r w:rsidRPr="00E21C8B">
              <w:rPr>
                <w:bCs/>
                <w:lang w:val="en-US"/>
              </w:rPr>
              <w:t>-21.68</w:t>
            </w:r>
          </w:p>
        </w:tc>
        <w:tc>
          <w:tcPr>
            <w:tcW w:w="1784" w:type="dxa"/>
          </w:tcPr>
          <w:p w14:paraId="6B8D950C" w14:textId="77777777" w:rsidR="00E21C8B" w:rsidRPr="00E21C8B" w:rsidRDefault="00E21C8B" w:rsidP="00E21C8B">
            <w:pPr>
              <w:jc w:val="center"/>
              <w:rPr>
                <w:bCs/>
                <w:lang w:val="en-US"/>
              </w:rPr>
            </w:pPr>
            <w:r w:rsidRPr="00E21C8B">
              <w:rPr>
                <w:bCs/>
                <w:lang w:val="en-US"/>
              </w:rPr>
              <w:t>-30.47</w:t>
            </w:r>
          </w:p>
        </w:tc>
      </w:tr>
      <w:tr w:rsidR="00E21C8B" w:rsidRPr="00E21C8B" w14:paraId="0CD8A609" w14:textId="77777777" w:rsidTr="00FE55DC">
        <w:trPr>
          <w:trHeight w:val="224"/>
          <w:jc w:val="center"/>
        </w:trPr>
        <w:tc>
          <w:tcPr>
            <w:tcW w:w="1302" w:type="dxa"/>
            <w:noWrap/>
          </w:tcPr>
          <w:p w14:paraId="43467DE5" w14:textId="77777777" w:rsidR="00E21C8B" w:rsidRPr="00E21C8B" w:rsidRDefault="00E21C8B" w:rsidP="00E21C8B">
            <w:pPr>
              <w:rPr>
                <w:bCs/>
                <w:lang w:val="en-US"/>
              </w:rPr>
            </w:pPr>
            <w:r w:rsidRPr="00E21C8B">
              <w:rPr>
                <w:bCs/>
                <w:lang w:val="en-US"/>
              </w:rPr>
              <w:t>Feb 23</w:t>
            </w:r>
          </w:p>
        </w:tc>
        <w:tc>
          <w:tcPr>
            <w:tcW w:w="1646" w:type="dxa"/>
            <w:noWrap/>
          </w:tcPr>
          <w:p w14:paraId="02588712" w14:textId="77777777" w:rsidR="00E21C8B" w:rsidRPr="00E21C8B" w:rsidRDefault="00E21C8B" w:rsidP="00E21C8B">
            <w:pPr>
              <w:jc w:val="center"/>
              <w:rPr>
                <w:bCs/>
                <w:lang w:val="en-US"/>
              </w:rPr>
            </w:pPr>
            <w:r w:rsidRPr="00E21C8B">
              <w:rPr>
                <w:bCs/>
                <w:lang w:val="en-US"/>
              </w:rPr>
              <w:t>36,012</w:t>
            </w:r>
          </w:p>
        </w:tc>
        <w:tc>
          <w:tcPr>
            <w:tcW w:w="1530" w:type="dxa"/>
            <w:noWrap/>
          </w:tcPr>
          <w:p w14:paraId="19427EF4" w14:textId="77777777" w:rsidR="00E21C8B" w:rsidRPr="00E21C8B" w:rsidRDefault="00E21C8B" w:rsidP="00E21C8B">
            <w:pPr>
              <w:jc w:val="center"/>
              <w:rPr>
                <w:lang w:val="en-GB" w:eastAsia="en-US"/>
              </w:rPr>
            </w:pPr>
            <w:r w:rsidRPr="00E21C8B">
              <w:rPr>
                <w:lang w:val="en-GB" w:eastAsia="en-US"/>
              </w:rPr>
              <w:t>33,090</w:t>
            </w:r>
          </w:p>
        </w:tc>
        <w:tc>
          <w:tcPr>
            <w:tcW w:w="1542" w:type="dxa"/>
            <w:noWrap/>
          </w:tcPr>
          <w:p w14:paraId="270D2013" w14:textId="77777777" w:rsidR="00E21C8B" w:rsidRPr="00E21C8B" w:rsidRDefault="00E21C8B" w:rsidP="00E21C8B">
            <w:pPr>
              <w:jc w:val="center"/>
              <w:rPr>
                <w:bCs/>
                <w:lang w:val="en-US"/>
              </w:rPr>
            </w:pPr>
            <w:r w:rsidRPr="00E21C8B">
              <w:rPr>
                <w:bCs/>
                <w:lang w:val="en-US"/>
              </w:rPr>
              <w:t>19,390</w:t>
            </w:r>
          </w:p>
        </w:tc>
        <w:tc>
          <w:tcPr>
            <w:tcW w:w="1519" w:type="dxa"/>
          </w:tcPr>
          <w:p w14:paraId="3D9443AE" w14:textId="77777777" w:rsidR="00E21C8B" w:rsidRPr="00E21C8B" w:rsidRDefault="00E21C8B" w:rsidP="00E21C8B">
            <w:pPr>
              <w:jc w:val="center"/>
              <w:rPr>
                <w:bCs/>
                <w:lang w:val="en-US"/>
              </w:rPr>
            </w:pPr>
            <w:r w:rsidRPr="00E21C8B">
              <w:rPr>
                <w:bCs/>
                <w:lang w:val="en-US"/>
              </w:rPr>
              <w:t>-46.16</w:t>
            </w:r>
          </w:p>
        </w:tc>
        <w:tc>
          <w:tcPr>
            <w:tcW w:w="1784" w:type="dxa"/>
          </w:tcPr>
          <w:p w14:paraId="7BF54EB0" w14:textId="77777777" w:rsidR="00E21C8B" w:rsidRPr="00E21C8B" w:rsidRDefault="00E21C8B" w:rsidP="00E21C8B">
            <w:pPr>
              <w:jc w:val="center"/>
              <w:rPr>
                <w:bCs/>
                <w:lang w:val="en-US"/>
              </w:rPr>
            </w:pPr>
            <w:r w:rsidRPr="00E21C8B">
              <w:rPr>
                <w:bCs/>
                <w:lang w:val="en-US"/>
              </w:rPr>
              <w:t>-41.4</w:t>
            </w:r>
          </w:p>
        </w:tc>
      </w:tr>
      <w:tr w:rsidR="00E21C8B" w:rsidRPr="00E21C8B" w14:paraId="7D936247" w14:textId="77777777" w:rsidTr="00FE55DC">
        <w:trPr>
          <w:trHeight w:val="224"/>
          <w:jc w:val="center"/>
        </w:trPr>
        <w:tc>
          <w:tcPr>
            <w:tcW w:w="1302" w:type="dxa"/>
            <w:noWrap/>
          </w:tcPr>
          <w:p w14:paraId="6E66508D" w14:textId="77777777" w:rsidR="00E21C8B" w:rsidRPr="00E21C8B" w:rsidRDefault="00E21C8B" w:rsidP="00E21C8B">
            <w:pPr>
              <w:rPr>
                <w:bCs/>
                <w:lang w:val="en-US"/>
              </w:rPr>
            </w:pPr>
            <w:r w:rsidRPr="00E21C8B">
              <w:rPr>
                <w:bCs/>
                <w:lang w:val="en-US"/>
              </w:rPr>
              <w:t>Mar 23</w:t>
            </w:r>
          </w:p>
        </w:tc>
        <w:tc>
          <w:tcPr>
            <w:tcW w:w="1646" w:type="dxa"/>
            <w:noWrap/>
          </w:tcPr>
          <w:p w14:paraId="662D34A5" w14:textId="77777777" w:rsidR="00E21C8B" w:rsidRPr="00E21C8B" w:rsidRDefault="00E21C8B" w:rsidP="00E21C8B">
            <w:pPr>
              <w:jc w:val="center"/>
              <w:rPr>
                <w:bCs/>
                <w:lang w:val="en-US"/>
              </w:rPr>
            </w:pPr>
            <w:r w:rsidRPr="00E21C8B">
              <w:rPr>
                <w:bCs/>
                <w:lang w:val="en-US"/>
              </w:rPr>
              <w:t>38,134</w:t>
            </w:r>
          </w:p>
        </w:tc>
        <w:tc>
          <w:tcPr>
            <w:tcW w:w="1530" w:type="dxa"/>
            <w:noWrap/>
          </w:tcPr>
          <w:p w14:paraId="6F498EDB" w14:textId="77777777" w:rsidR="00E21C8B" w:rsidRPr="00E21C8B" w:rsidRDefault="00E21C8B" w:rsidP="00E21C8B">
            <w:pPr>
              <w:jc w:val="center"/>
              <w:rPr>
                <w:lang w:val="en-GB" w:eastAsia="en-US"/>
              </w:rPr>
            </w:pPr>
            <w:r w:rsidRPr="00E21C8B">
              <w:rPr>
                <w:lang w:val="en-GB" w:eastAsia="en-US"/>
              </w:rPr>
              <w:t>37,394</w:t>
            </w:r>
          </w:p>
        </w:tc>
        <w:tc>
          <w:tcPr>
            <w:tcW w:w="1542" w:type="dxa"/>
            <w:noWrap/>
          </w:tcPr>
          <w:p w14:paraId="73FA5D7E" w14:textId="77777777" w:rsidR="00E21C8B" w:rsidRPr="00E21C8B" w:rsidRDefault="00E21C8B" w:rsidP="00E21C8B">
            <w:pPr>
              <w:jc w:val="center"/>
              <w:rPr>
                <w:bCs/>
                <w:lang w:val="en-US"/>
              </w:rPr>
            </w:pPr>
            <w:r w:rsidRPr="00E21C8B">
              <w:rPr>
                <w:bCs/>
                <w:lang w:val="en-US"/>
              </w:rPr>
              <w:t>27,780</w:t>
            </w:r>
          </w:p>
        </w:tc>
        <w:tc>
          <w:tcPr>
            <w:tcW w:w="1519" w:type="dxa"/>
          </w:tcPr>
          <w:p w14:paraId="66E1A761" w14:textId="77777777" w:rsidR="00E21C8B" w:rsidRPr="00E21C8B" w:rsidRDefault="00E21C8B" w:rsidP="00E21C8B">
            <w:pPr>
              <w:jc w:val="center"/>
              <w:rPr>
                <w:bCs/>
                <w:lang w:val="en-US"/>
              </w:rPr>
            </w:pPr>
            <w:r w:rsidRPr="00E21C8B">
              <w:rPr>
                <w:bCs/>
                <w:lang w:val="en-US"/>
              </w:rPr>
              <w:t>-27.15</w:t>
            </w:r>
          </w:p>
        </w:tc>
        <w:tc>
          <w:tcPr>
            <w:tcW w:w="1784" w:type="dxa"/>
          </w:tcPr>
          <w:p w14:paraId="79DF10C6" w14:textId="77777777" w:rsidR="00E21C8B" w:rsidRPr="00E21C8B" w:rsidRDefault="00E21C8B" w:rsidP="00E21C8B">
            <w:pPr>
              <w:jc w:val="center"/>
              <w:rPr>
                <w:bCs/>
                <w:lang w:val="en-US"/>
              </w:rPr>
            </w:pPr>
            <w:r w:rsidRPr="00E21C8B">
              <w:rPr>
                <w:bCs/>
                <w:lang w:val="en-US"/>
              </w:rPr>
              <w:t>-25.71</w:t>
            </w:r>
          </w:p>
        </w:tc>
      </w:tr>
      <w:tr w:rsidR="00E21C8B" w:rsidRPr="00E21C8B" w14:paraId="4A60336B" w14:textId="77777777" w:rsidTr="00FE55DC">
        <w:trPr>
          <w:trHeight w:val="224"/>
          <w:jc w:val="center"/>
        </w:trPr>
        <w:tc>
          <w:tcPr>
            <w:tcW w:w="1302" w:type="dxa"/>
            <w:noWrap/>
          </w:tcPr>
          <w:p w14:paraId="1A2E42CB" w14:textId="77777777" w:rsidR="00E21C8B" w:rsidRPr="00E21C8B" w:rsidRDefault="00E21C8B" w:rsidP="00E21C8B">
            <w:pPr>
              <w:rPr>
                <w:bCs/>
                <w:lang w:val="en-US"/>
              </w:rPr>
            </w:pPr>
            <w:r w:rsidRPr="00E21C8B">
              <w:rPr>
                <w:bCs/>
                <w:lang w:val="en-US"/>
              </w:rPr>
              <w:t>Apr 23</w:t>
            </w:r>
          </w:p>
        </w:tc>
        <w:tc>
          <w:tcPr>
            <w:tcW w:w="1646" w:type="dxa"/>
            <w:noWrap/>
          </w:tcPr>
          <w:p w14:paraId="7BC5291A" w14:textId="77777777" w:rsidR="00E21C8B" w:rsidRPr="00E21C8B" w:rsidRDefault="00E21C8B" w:rsidP="00E21C8B">
            <w:pPr>
              <w:jc w:val="center"/>
              <w:rPr>
                <w:bCs/>
                <w:lang w:val="en-US"/>
              </w:rPr>
            </w:pPr>
            <w:r w:rsidRPr="00E21C8B">
              <w:rPr>
                <w:bCs/>
                <w:lang w:val="en-US"/>
              </w:rPr>
              <w:t>0</w:t>
            </w:r>
          </w:p>
        </w:tc>
        <w:tc>
          <w:tcPr>
            <w:tcW w:w="1530" w:type="dxa"/>
            <w:noWrap/>
          </w:tcPr>
          <w:p w14:paraId="55C6D5F6" w14:textId="77777777" w:rsidR="00E21C8B" w:rsidRPr="00E21C8B" w:rsidRDefault="00E21C8B" w:rsidP="00E21C8B">
            <w:pPr>
              <w:jc w:val="center"/>
              <w:rPr>
                <w:lang w:val="en-GB" w:eastAsia="en-US"/>
              </w:rPr>
            </w:pPr>
            <w:r w:rsidRPr="00E21C8B">
              <w:rPr>
                <w:lang w:val="en-GB" w:eastAsia="en-US"/>
              </w:rPr>
              <w:t>0</w:t>
            </w:r>
          </w:p>
        </w:tc>
        <w:tc>
          <w:tcPr>
            <w:tcW w:w="1542" w:type="dxa"/>
            <w:noWrap/>
          </w:tcPr>
          <w:p w14:paraId="480B2099" w14:textId="77777777" w:rsidR="00E21C8B" w:rsidRPr="00E21C8B" w:rsidRDefault="00E21C8B" w:rsidP="00E21C8B">
            <w:pPr>
              <w:jc w:val="center"/>
              <w:rPr>
                <w:bCs/>
                <w:lang w:val="en-US"/>
              </w:rPr>
            </w:pPr>
            <w:r w:rsidRPr="00E21C8B">
              <w:rPr>
                <w:bCs/>
                <w:lang w:val="en-US"/>
              </w:rPr>
              <w:t>0</w:t>
            </w:r>
          </w:p>
        </w:tc>
        <w:tc>
          <w:tcPr>
            <w:tcW w:w="1519" w:type="dxa"/>
          </w:tcPr>
          <w:p w14:paraId="6DEE6C70" w14:textId="77777777" w:rsidR="00E21C8B" w:rsidRPr="00E21C8B" w:rsidRDefault="00E21C8B" w:rsidP="00E21C8B">
            <w:pPr>
              <w:jc w:val="center"/>
              <w:rPr>
                <w:bCs/>
                <w:lang w:val="en-US"/>
              </w:rPr>
            </w:pPr>
            <w:r w:rsidRPr="00E21C8B">
              <w:rPr>
                <w:bCs/>
                <w:lang w:val="en-US"/>
              </w:rPr>
              <w:t>0</w:t>
            </w:r>
          </w:p>
        </w:tc>
        <w:tc>
          <w:tcPr>
            <w:tcW w:w="1784" w:type="dxa"/>
          </w:tcPr>
          <w:p w14:paraId="6EC3033D" w14:textId="77777777" w:rsidR="00E21C8B" w:rsidRPr="00E21C8B" w:rsidRDefault="00E21C8B" w:rsidP="00E21C8B">
            <w:pPr>
              <w:jc w:val="center"/>
              <w:rPr>
                <w:bCs/>
                <w:lang w:val="en-US"/>
              </w:rPr>
            </w:pPr>
            <w:r w:rsidRPr="00E21C8B">
              <w:rPr>
                <w:bCs/>
                <w:lang w:val="en-US"/>
              </w:rPr>
              <w:t>0</w:t>
            </w:r>
          </w:p>
        </w:tc>
      </w:tr>
      <w:tr w:rsidR="00E21C8B" w:rsidRPr="00E21C8B" w14:paraId="203DE558" w14:textId="77777777" w:rsidTr="00FE55DC">
        <w:trPr>
          <w:trHeight w:val="224"/>
          <w:jc w:val="center"/>
        </w:trPr>
        <w:tc>
          <w:tcPr>
            <w:tcW w:w="1302" w:type="dxa"/>
            <w:noWrap/>
          </w:tcPr>
          <w:p w14:paraId="67A17E3D" w14:textId="77777777" w:rsidR="00E21C8B" w:rsidRPr="00E21C8B" w:rsidRDefault="00E21C8B" w:rsidP="00E21C8B">
            <w:pPr>
              <w:rPr>
                <w:b/>
                <w:lang w:val="en-US"/>
              </w:rPr>
            </w:pPr>
            <w:r w:rsidRPr="00E21C8B">
              <w:rPr>
                <w:b/>
                <w:lang w:val="en-US"/>
              </w:rPr>
              <w:t>Total</w:t>
            </w:r>
          </w:p>
        </w:tc>
        <w:tc>
          <w:tcPr>
            <w:tcW w:w="1646" w:type="dxa"/>
            <w:noWrap/>
          </w:tcPr>
          <w:p w14:paraId="3974D95B" w14:textId="77777777" w:rsidR="00E21C8B" w:rsidRPr="00E21C8B" w:rsidRDefault="00E21C8B" w:rsidP="00E21C8B">
            <w:pPr>
              <w:jc w:val="center"/>
              <w:rPr>
                <w:b/>
                <w:lang w:val="en-US"/>
              </w:rPr>
            </w:pPr>
            <w:bookmarkStart w:id="115" w:name="_Hlk135116853"/>
            <w:r w:rsidRPr="00E21C8B">
              <w:rPr>
                <w:b/>
                <w:lang w:val="en-US"/>
              </w:rPr>
              <w:t>115,143</w:t>
            </w:r>
            <w:bookmarkEnd w:id="115"/>
          </w:p>
        </w:tc>
        <w:tc>
          <w:tcPr>
            <w:tcW w:w="1530" w:type="dxa"/>
            <w:noWrap/>
          </w:tcPr>
          <w:p w14:paraId="52C340D0" w14:textId="77777777" w:rsidR="00E21C8B" w:rsidRPr="00E21C8B" w:rsidRDefault="00E21C8B" w:rsidP="00E21C8B">
            <w:pPr>
              <w:jc w:val="center"/>
              <w:rPr>
                <w:b/>
                <w:lang w:val="en-US"/>
              </w:rPr>
            </w:pPr>
            <w:r w:rsidRPr="00E21C8B">
              <w:rPr>
                <w:b/>
                <w:lang w:val="en-US"/>
              </w:rPr>
              <w:t>116,663</w:t>
            </w:r>
          </w:p>
        </w:tc>
        <w:tc>
          <w:tcPr>
            <w:tcW w:w="1542" w:type="dxa"/>
            <w:noWrap/>
          </w:tcPr>
          <w:p w14:paraId="279A53B7" w14:textId="77777777" w:rsidR="00E21C8B" w:rsidRPr="00E21C8B" w:rsidRDefault="00E21C8B" w:rsidP="00E21C8B">
            <w:pPr>
              <w:jc w:val="center"/>
              <w:rPr>
                <w:b/>
                <w:lang w:val="en-US"/>
              </w:rPr>
            </w:pPr>
            <w:bookmarkStart w:id="116" w:name="_Hlk135117311"/>
            <w:r w:rsidRPr="00E21C8B">
              <w:rPr>
                <w:b/>
                <w:lang w:val="en-US"/>
              </w:rPr>
              <w:t>79,279</w:t>
            </w:r>
            <w:bookmarkEnd w:id="116"/>
          </w:p>
        </w:tc>
        <w:tc>
          <w:tcPr>
            <w:tcW w:w="1519" w:type="dxa"/>
          </w:tcPr>
          <w:p w14:paraId="668A5963" w14:textId="77777777" w:rsidR="00E21C8B" w:rsidRPr="00E21C8B" w:rsidRDefault="00E21C8B" w:rsidP="00E21C8B">
            <w:pPr>
              <w:jc w:val="center"/>
              <w:rPr>
                <w:b/>
                <w:lang w:val="en-US"/>
              </w:rPr>
            </w:pPr>
            <w:bookmarkStart w:id="117" w:name="_Hlk135116871"/>
            <w:r w:rsidRPr="00E21C8B">
              <w:rPr>
                <w:b/>
                <w:lang w:val="en-US"/>
              </w:rPr>
              <w:t>-31.15</w:t>
            </w:r>
            <w:bookmarkEnd w:id="117"/>
          </w:p>
        </w:tc>
        <w:tc>
          <w:tcPr>
            <w:tcW w:w="1784" w:type="dxa"/>
          </w:tcPr>
          <w:p w14:paraId="649416DC" w14:textId="77777777" w:rsidR="00E21C8B" w:rsidRPr="00E21C8B" w:rsidRDefault="00E21C8B" w:rsidP="00E21C8B">
            <w:pPr>
              <w:jc w:val="center"/>
              <w:rPr>
                <w:b/>
                <w:lang w:val="en-US"/>
              </w:rPr>
            </w:pPr>
            <w:r w:rsidRPr="00E21C8B">
              <w:rPr>
                <w:b/>
                <w:lang w:val="en-US"/>
              </w:rPr>
              <w:t>-32.04</w:t>
            </w:r>
          </w:p>
        </w:tc>
      </w:tr>
    </w:tbl>
    <w:p w14:paraId="01941845" w14:textId="07B9B045" w:rsidR="00F5760E" w:rsidRDefault="00F5760E" w:rsidP="003D499A">
      <w:pPr>
        <w:pStyle w:val="Caption"/>
      </w:pPr>
      <w:r w:rsidRPr="00953BC7">
        <w:t xml:space="preserve">Table </w:t>
      </w:r>
      <w:r w:rsidR="00032ED4">
        <w:fldChar w:fldCharType="begin"/>
      </w:r>
      <w:r w:rsidR="00032ED4">
        <w:instrText xml:space="preserve"> STYLEREF 1 \s </w:instrText>
      </w:r>
      <w:r w:rsidR="00032ED4">
        <w:fldChar w:fldCharType="separate"/>
      </w:r>
      <w:r w:rsidR="00BA1CC9">
        <w:rPr>
          <w:noProof/>
        </w:rPr>
        <w:t>5</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5</w:t>
      </w:r>
      <w:r w:rsidR="00032ED4">
        <w:fldChar w:fldCharType="end"/>
      </w:r>
      <w:bookmarkEnd w:id="112"/>
      <w:r>
        <w:rPr>
          <w:noProof/>
        </w:rPr>
        <w:t xml:space="preserve">: </w:t>
      </w:r>
      <w:r w:rsidRPr="00977093">
        <w:rPr>
          <w:noProof/>
        </w:rPr>
        <w:t>Hermanus</w:t>
      </w:r>
      <w:r w:rsidRPr="00953BC7">
        <w:t xml:space="preserve"> Production </w:t>
      </w:r>
      <w:r>
        <w:t>and Forecast</w:t>
      </w:r>
      <w:bookmarkEnd w:id="113"/>
      <w:bookmarkEnd w:id="114"/>
    </w:p>
    <w:p w14:paraId="2973C47E" w14:textId="77777777" w:rsidR="009536CB" w:rsidRPr="00953BC7" w:rsidRDefault="009536CB" w:rsidP="003D499A">
      <w:pPr>
        <w:rPr>
          <w:lang w:eastAsia="en-US"/>
        </w:rPr>
      </w:pPr>
    </w:p>
    <w:p w14:paraId="5945DCCE" w14:textId="77777777" w:rsidR="00F642F8" w:rsidRDefault="005B3D4E" w:rsidP="003D499A">
      <w:r>
        <w:t>P</w:t>
      </w:r>
      <w:r w:rsidR="006223A2">
        <w:t xml:space="preserve">roduction </w:t>
      </w:r>
      <w:r>
        <w:t>of</w:t>
      </w:r>
      <w:r w:rsidR="006223A2">
        <w:t xml:space="preserve"> 32,109 kWh</w:t>
      </w:r>
      <w:r>
        <w:t xml:space="preserve"> was</w:t>
      </w:r>
      <w:r w:rsidR="009E1254">
        <w:t xml:space="preserve"> </w:t>
      </w:r>
      <w:r w:rsidR="00E20F5E">
        <w:t>19.54%</w:t>
      </w:r>
      <w:r w:rsidR="009E1254">
        <w:t xml:space="preserve"> below</w:t>
      </w:r>
      <w:r w:rsidR="00970969">
        <w:t xml:space="preserve"> </w:t>
      </w:r>
      <w:r w:rsidR="0074254B">
        <w:t xml:space="preserve">the </w:t>
      </w:r>
      <w:r w:rsidR="006223A2">
        <w:t xml:space="preserve">original forecast </w:t>
      </w:r>
      <w:r w:rsidR="0074254B">
        <w:t>of</w:t>
      </w:r>
      <w:r w:rsidR="006223A2">
        <w:t xml:space="preserve"> 39,908 kWh</w:t>
      </w:r>
      <w:r w:rsidR="00C81C28">
        <w:t xml:space="preserve">, </w:t>
      </w:r>
      <w:r w:rsidR="0074254B">
        <w:t xml:space="preserve">and </w:t>
      </w:r>
      <w:r w:rsidR="00407C66">
        <w:t xml:space="preserve">29.9% </w:t>
      </w:r>
      <w:r w:rsidR="00496CF2">
        <w:t>below t</w:t>
      </w:r>
      <w:r w:rsidR="006223A2">
        <w:t>he weather-adjusted forecast.</w:t>
      </w:r>
      <w:r w:rsidR="00F642F8">
        <w:t xml:space="preserve"> </w:t>
      </w:r>
      <w:r w:rsidR="00817F5F">
        <w:t>The low production in a period of high irradiance</w:t>
      </w:r>
      <w:r w:rsidR="001B59D9">
        <w:t>, likely reflects the curtailment due to load shedding.</w:t>
      </w:r>
    </w:p>
    <w:p w14:paraId="6834B7AB" w14:textId="77777777" w:rsidR="005041EF" w:rsidRDefault="005041EF" w:rsidP="003D499A">
      <w:r>
        <w:br w:type="page"/>
      </w:r>
      <w:bookmarkStart w:id="118" w:name="_Toc111090539"/>
    </w:p>
    <w:p w14:paraId="497701C6" w14:textId="77777777" w:rsidR="005041EF" w:rsidRDefault="005041EF" w:rsidP="003D499A">
      <w:pPr>
        <w:sectPr w:rsidR="005041EF" w:rsidSect="006C75D2">
          <w:pgSz w:w="11907" w:h="16840" w:code="9"/>
          <w:pgMar w:top="1985" w:right="1179" w:bottom="1134" w:left="1179" w:header="709" w:footer="425" w:gutter="0"/>
          <w:cols w:space="708"/>
          <w:docGrid w:linePitch="360"/>
        </w:sectPr>
      </w:pPr>
    </w:p>
    <w:p w14:paraId="758BDCEC" w14:textId="77777777" w:rsidR="00C3627C" w:rsidRPr="00B003E1" w:rsidRDefault="00C3627C" w:rsidP="003D499A">
      <w:pPr>
        <w:pStyle w:val="Heading1"/>
        <w:rPr>
          <w:bCs/>
        </w:rPr>
      </w:pPr>
      <w:bookmarkStart w:id="119" w:name="_Toc130236223"/>
      <w:r w:rsidRPr="00B003E1">
        <w:lastRenderedPageBreak/>
        <w:t>Durbanville Technical Performance</w:t>
      </w:r>
      <w:bookmarkEnd w:id="118"/>
      <w:bookmarkEnd w:id="119"/>
    </w:p>
    <w:p w14:paraId="11A73B54" w14:textId="77777777" w:rsidR="00C3627C" w:rsidRPr="00953BC7" w:rsidRDefault="00C3627C" w:rsidP="003D499A">
      <w:pPr>
        <w:rPr>
          <w:lang w:eastAsia="en-US"/>
        </w:rPr>
      </w:pPr>
    </w:p>
    <w:p w14:paraId="579BC714" w14:textId="77777777" w:rsidR="00C3627C" w:rsidRDefault="00C3627C" w:rsidP="003D499A">
      <w:pPr>
        <w:rPr>
          <w:shd w:val="clear" w:color="auto" w:fill="FFFFFF"/>
        </w:rPr>
      </w:pPr>
      <w:bookmarkStart w:id="120" w:name="_Hlk128721192"/>
      <w:r w:rsidRPr="00EB7CE9">
        <w:rPr>
          <w:shd w:val="clear" w:color="auto" w:fill="FFFFFF"/>
        </w:rPr>
        <w:t xml:space="preserve">The following tables and figures </w:t>
      </w:r>
      <w:r w:rsidR="00D939D7">
        <w:rPr>
          <w:shd w:val="clear" w:color="auto" w:fill="FFFFFF"/>
        </w:rPr>
        <w:t>describe</w:t>
      </w:r>
      <w:r w:rsidR="00C81C28">
        <w:rPr>
          <w:shd w:val="clear" w:color="auto" w:fill="FFFFFF"/>
        </w:rPr>
        <w:t xml:space="preserve"> </w:t>
      </w:r>
      <w:r w:rsidRPr="00EB7CE9">
        <w:rPr>
          <w:shd w:val="clear" w:color="auto" w:fill="FFFFFF"/>
        </w:rPr>
        <w:t>the technical performance</w:t>
      </w:r>
      <w:r w:rsidR="00C81C28">
        <w:rPr>
          <w:shd w:val="clear" w:color="auto" w:fill="FFFFFF"/>
        </w:rPr>
        <w:t xml:space="preserve"> of the plant compared with the</w:t>
      </w:r>
      <w:r w:rsidRPr="00EB7CE9">
        <w:rPr>
          <w:shd w:val="clear" w:color="auto" w:fill="FFFFFF"/>
        </w:rPr>
        <w:t xml:space="preserve"> forecast</w:t>
      </w:r>
      <w:r w:rsidR="00C81C28">
        <w:rPr>
          <w:shd w:val="clear" w:color="auto" w:fill="FFFFFF"/>
        </w:rPr>
        <w:t>.</w:t>
      </w:r>
      <w:r w:rsidRPr="00EB7CE9">
        <w:rPr>
          <w:shd w:val="clear" w:color="auto" w:fill="FFFFFF"/>
        </w:rPr>
        <w:t xml:space="preserve"> </w:t>
      </w:r>
      <w:r w:rsidR="00C81C28">
        <w:rPr>
          <w:shd w:val="clear" w:color="auto" w:fill="FFFFFF"/>
        </w:rPr>
        <w:t xml:space="preserve">We have evaluated </w:t>
      </w:r>
      <w:r w:rsidR="00D939D7">
        <w:rPr>
          <w:shd w:val="clear" w:color="auto" w:fill="FFFFFF"/>
        </w:rPr>
        <w:t>irradiation,</w:t>
      </w:r>
      <w:r w:rsidR="00C81C28">
        <w:rPr>
          <w:shd w:val="clear" w:color="auto" w:fill="FFFFFF"/>
        </w:rPr>
        <w:t xml:space="preserve"> </w:t>
      </w:r>
      <w:r w:rsidR="00D939D7">
        <w:rPr>
          <w:shd w:val="clear" w:color="auto" w:fill="FFFFFF"/>
        </w:rPr>
        <w:t xml:space="preserve">availability, performance ratio and production. </w:t>
      </w:r>
    </w:p>
    <w:p w14:paraId="0E3121A3" w14:textId="77777777" w:rsidR="006F0DA9" w:rsidRPr="00DD11CE" w:rsidRDefault="006F0DA9" w:rsidP="003D499A">
      <w:pPr>
        <w:rPr>
          <w:shd w:val="clear" w:color="auto" w:fill="FFFFFF"/>
        </w:rPr>
      </w:pPr>
    </w:p>
    <w:p w14:paraId="0DE415C0" w14:textId="77777777" w:rsidR="00234CE5" w:rsidRPr="00D82B8B" w:rsidRDefault="00234CE5" w:rsidP="0030123C">
      <w:pPr>
        <w:pStyle w:val="Heading2"/>
      </w:pPr>
      <w:bookmarkStart w:id="121" w:name="_Toc129949287"/>
      <w:bookmarkStart w:id="122" w:name="_Toc118269284"/>
      <w:bookmarkStart w:id="123" w:name="_Toc130236224"/>
      <w:bookmarkEnd w:id="120"/>
      <w:bookmarkEnd w:id="121"/>
      <w:r w:rsidRPr="00D82B8B">
        <w:t>System Design</w:t>
      </w:r>
      <w:bookmarkEnd w:id="122"/>
      <w:bookmarkEnd w:id="123"/>
      <w:r w:rsidRPr="00D82B8B">
        <w:t xml:space="preserve"> </w:t>
      </w:r>
    </w:p>
    <w:p w14:paraId="02232EAF" w14:textId="77777777" w:rsidR="00234CE5" w:rsidRPr="00D82B8B" w:rsidRDefault="00234CE5" w:rsidP="003D499A"/>
    <w:p w14:paraId="1AC2B170" w14:textId="77777777" w:rsidR="00467A84" w:rsidRDefault="00234CE5" w:rsidP="003D499A">
      <w:r w:rsidRPr="00D82B8B">
        <w:t xml:space="preserve">The plant is a </w:t>
      </w:r>
      <w:r w:rsidRPr="00D82B8B">
        <w:rPr>
          <w:rFonts w:cs="Calibri"/>
          <w:lang w:eastAsia="en-US"/>
        </w:rPr>
        <w:t>705.7</w:t>
      </w:r>
      <w:r w:rsidRPr="00D82B8B">
        <w:t xml:space="preserve">kWp system </w:t>
      </w:r>
      <w:r>
        <w:t>consisting of</w:t>
      </w:r>
      <w:r w:rsidRPr="00D82B8B">
        <w:t xml:space="preserve"> 535Wp JA Solar PV module</w:t>
      </w:r>
      <w:r>
        <w:t>s</w:t>
      </w:r>
      <w:r w:rsidRPr="00D82B8B">
        <w:t xml:space="preserve"> connected to 13 Huawei 50 kW inverters</w:t>
      </w:r>
      <w:r w:rsidR="00043510" w:rsidRPr="00043510">
        <w:t xml:space="preserve"> with key details noted in Table 6 1. The inverters installed by Mediclinic are grid tied with anti-islanding protection as explained in Chapter 5</w:t>
      </w:r>
    </w:p>
    <w:p w14:paraId="3A1DE291" w14:textId="77777777" w:rsidR="00043510" w:rsidRDefault="00043510" w:rsidP="003D499A"/>
    <w:tbl>
      <w:tblPr>
        <w:tblStyle w:val="TableGridLight"/>
        <w:tblW w:w="4016" w:type="pct"/>
        <w:jc w:val="center"/>
        <w:tblLook w:val="04A0" w:firstRow="1" w:lastRow="0" w:firstColumn="1" w:lastColumn="0" w:noHBand="0" w:noVBand="1"/>
      </w:tblPr>
      <w:tblGrid>
        <w:gridCol w:w="3829"/>
        <w:gridCol w:w="3833"/>
      </w:tblGrid>
      <w:tr w:rsidR="00484D7F" w:rsidRPr="00B003E1" w14:paraId="67C23214" w14:textId="77777777" w:rsidTr="00467A84">
        <w:trPr>
          <w:trHeight w:val="258"/>
          <w:jc w:val="center"/>
        </w:trPr>
        <w:tc>
          <w:tcPr>
            <w:tcW w:w="5000" w:type="pct"/>
            <w:gridSpan w:val="2"/>
            <w:shd w:val="clear" w:color="auto" w:fill="5F0500"/>
            <w:noWrap/>
          </w:tcPr>
          <w:p w14:paraId="2789AD18" w14:textId="77777777" w:rsidR="00484D7F" w:rsidRPr="00A2489C" w:rsidRDefault="00484D7F" w:rsidP="0030123C">
            <w:pPr>
              <w:rPr>
                <w:lang w:eastAsia="en-US"/>
              </w:rPr>
            </w:pPr>
            <w:r w:rsidRPr="00A2489C">
              <w:rPr>
                <w:lang w:eastAsia="en-US"/>
              </w:rPr>
              <w:t>Project Overview</w:t>
            </w:r>
          </w:p>
        </w:tc>
      </w:tr>
      <w:tr w:rsidR="00484D7F" w:rsidRPr="00B003E1" w14:paraId="4182E874" w14:textId="77777777" w:rsidTr="00467A84">
        <w:trPr>
          <w:trHeight w:val="258"/>
          <w:jc w:val="center"/>
        </w:trPr>
        <w:tc>
          <w:tcPr>
            <w:tcW w:w="2499" w:type="pct"/>
            <w:noWrap/>
            <w:hideMark/>
          </w:tcPr>
          <w:p w14:paraId="20082A98" w14:textId="77777777" w:rsidR="00484D7F" w:rsidRPr="00B003E1" w:rsidRDefault="00484D7F" w:rsidP="003D499A">
            <w:pPr>
              <w:rPr>
                <w:color w:val="000000"/>
                <w:lang w:eastAsia="en-ZA"/>
              </w:rPr>
            </w:pPr>
            <w:r>
              <w:rPr>
                <w:rFonts w:cs="Calibri"/>
                <w:lang w:eastAsia="en-US"/>
              </w:rPr>
              <w:t xml:space="preserve">Design </w:t>
            </w:r>
            <w:r w:rsidRPr="00B003E1">
              <w:rPr>
                <w:rFonts w:cs="Calibri"/>
                <w:lang w:eastAsia="en-US"/>
              </w:rPr>
              <w:t>Capacity DC</w:t>
            </w:r>
            <w:r>
              <w:rPr>
                <w:rFonts w:cs="Calibri"/>
                <w:lang w:eastAsia="en-US"/>
              </w:rPr>
              <w:t>/AC (kW)</w:t>
            </w:r>
          </w:p>
        </w:tc>
        <w:tc>
          <w:tcPr>
            <w:tcW w:w="2500" w:type="pct"/>
            <w:noWrap/>
            <w:hideMark/>
          </w:tcPr>
          <w:p w14:paraId="7456D053" w14:textId="77777777" w:rsidR="00484D7F" w:rsidRPr="00B003E1" w:rsidRDefault="00484D7F" w:rsidP="003D499A">
            <w:pPr>
              <w:rPr>
                <w:color w:val="000000"/>
                <w:lang w:eastAsia="en-ZA"/>
              </w:rPr>
            </w:pPr>
            <w:r w:rsidRPr="00297554">
              <w:rPr>
                <w:rFonts w:cs="Calibri"/>
                <w:lang w:eastAsia="en-US"/>
              </w:rPr>
              <w:t>704.6 / 650</w:t>
            </w:r>
          </w:p>
        </w:tc>
      </w:tr>
      <w:tr w:rsidR="00484D7F" w:rsidRPr="00B003E1" w14:paraId="68EC64B1" w14:textId="77777777" w:rsidTr="00467A84">
        <w:trPr>
          <w:trHeight w:val="258"/>
          <w:jc w:val="center"/>
        </w:trPr>
        <w:tc>
          <w:tcPr>
            <w:tcW w:w="2499" w:type="pct"/>
            <w:noWrap/>
          </w:tcPr>
          <w:p w14:paraId="561C7DFC" w14:textId="77777777" w:rsidR="00484D7F" w:rsidRDefault="00484D7F" w:rsidP="003D499A">
            <w:pPr>
              <w:rPr>
                <w:rFonts w:cs="Calibri"/>
                <w:lang w:eastAsia="en-US"/>
              </w:rPr>
            </w:pPr>
            <w:r>
              <w:rPr>
                <w:rFonts w:cs="Calibri"/>
                <w:lang w:eastAsia="en-US"/>
              </w:rPr>
              <w:t>Achieved</w:t>
            </w:r>
            <w:r w:rsidRPr="00DD5164">
              <w:rPr>
                <w:rFonts w:cs="Calibri"/>
                <w:lang w:eastAsia="en-US"/>
              </w:rPr>
              <w:t xml:space="preserve"> Capacity DC/AC (kW)</w:t>
            </w:r>
          </w:p>
        </w:tc>
        <w:tc>
          <w:tcPr>
            <w:tcW w:w="2500" w:type="pct"/>
            <w:noWrap/>
          </w:tcPr>
          <w:p w14:paraId="1E1A1034" w14:textId="77777777" w:rsidR="00484D7F" w:rsidRPr="00B003E1" w:rsidRDefault="00484D7F" w:rsidP="003D499A">
            <w:pPr>
              <w:rPr>
                <w:rFonts w:cs="Calibri"/>
                <w:lang w:eastAsia="en-US"/>
              </w:rPr>
            </w:pPr>
            <w:r w:rsidRPr="00297554">
              <w:rPr>
                <w:rFonts w:cs="Calibri"/>
                <w:lang w:eastAsia="en-US"/>
              </w:rPr>
              <w:t>705.7 / 650</w:t>
            </w:r>
          </w:p>
        </w:tc>
      </w:tr>
      <w:tr w:rsidR="00484D7F" w:rsidRPr="00B003E1" w14:paraId="56538FDC" w14:textId="77777777" w:rsidTr="00467A84">
        <w:trPr>
          <w:trHeight w:val="258"/>
          <w:jc w:val="center"/>
        </w:trPr>
        <w:tc>
          <w:tcPr>
            <w:tcW w:w="2499" w:type="pct"/>
            <w:noWrap/>
            <w:hideMark/>
          </w:tcPr>
          <w:p w14:paraId="4FDFD748" w14:textId="77777777" w:rsidR="00484D7F" w:rsidRPr="00B003E1" w:rsidRDefault="00484D7F" w:rsidP="003D499A">
            <w:pPr>
              <w:rPr>
                <w:color w:val="000000"/>
                <w:lang w:eastAsia="en-ZA"/>
              </w:rPr>
            </w:pPr>
            <w:r>
              <w:rPr>
                <w:rFonts w:cs="Calibri"/>
                <w:lang w:eastAsia="en-US"/>
              </w:rPr>
              <w:t>Technology</w:t>
            </w:r>
          </w:p>
        </w:tc>
        <w:tc>
          <w:tcPr>
            <w:tcW w:w="2500" w:type="pct"/>
            <w:noWrap/>
            <w:hideMark/>
          </w:tcPr>
          <w:p w14:paraId="5952BE18" w14:textId="77777777" w:rsidR="00484D7F" w:rsidRPr="00B003E1" w:rsidRDefault="00484D7F" w:rsidP="003D499A">
            <w:pPr>
              <w:rPr>
                <w:color w:val="000000"/>
                <w:lang w:eastAsia="en-ZA"/>
              </w:rPr>
            </w:pPr>
            <w:r w:rsidRPr="00B003E1">
              <w:rPr>
                <w:rFonts w:cs="Calibri"/>
                <w:lang w:eastAsia="en-US"/>
              </w:rPr>
              <w:t>Solar</w:t>
            </w:r>
          </w:p>
        </w:tc>
      </w:tr>
      <w:tr w:rsidR="00484D7F" w:rsidRPr="00B003E1" w14:paraId="4F90BD74" w14:textId="77777777" w:rsidTr="00467A84">
        <w:trPr>
          <w:trHeight w:val="258"/>
          <w:jc w:val="center"/>
        </w:trPr>
        <w:tc>
          <w:tcPr>
            <w:tcW w:w="2499" w:type="pct"/>
            <w:noWrap/>
            <w:hideMark/>
          </w:tcPr>
          <w:p w14:paraId="5EC2CF66" w14:textId="77777777" w:rsidR="00484D7F" w:rsidRPr="00B003E1" w:rsidRDefault="00484D7F" w:rsidP="003D499A">
            <w:pPr>
              <w:rPr>
                <w:color w:val="000000"/>
                <w:lang w:eastAsia="en-ZA"/>
              </w:rPr>
            </w:pPr>
            <w:r w:rsidRPr="00B003E1">
              <w:rPr>
                <w:rFonts w:cs="Calibri"/>
                <w:lang w:eastAsia="en-US"/>
              </w:rPr>
              <w:t>Project Company:</w:t>
            </w:r>
          </w:p>
        </w:tc>
        <w:tc>
          <w:tcPr>
            <w:tcW w:w="2500" w:type="pct"/>
            <w:noWrap/>
            <w:hideMark/>
          </w:tcPr>
          <w:p w14:paraId="729B6C25" w14:textId="77777777" w:rsidR="00484D7F" w:rsidRPr="00B003E1" w:rsidRDefault="00484D7F" w:rsidP="003D499A">
            <w:pPr>
              <w:rPr>
                <w:lang w:eastAsia="en-ZA"/>
              </w:rPr>
            </w:pPr>
            <w:proofErr w:type="spellStart"/>
            <w:r w:rsidRPr="00B003E1">
              <w:rPr>
                <w:lang w:eastAsia="en-ZA"/>
              </w:rPr>
              <w:t>Moshesh</w:t>
            </w:r>
            <w:proofErr w:type="spellEnd"/>
            <w:r w:rsidRPr="00B003E1">
              <w:rPr>
                <w:lang w:eastAsia="en-ZA"/>
              </w:rPr>
              <w:t xml:space="preserve"> Solar PV 1 (Pty) Ltd</w:t>
            </w:r>
          </w:p>
        </w:tc>
      </w:tr>
      <w:tr w:rsidR="00484D7F" w:rsidRPr="00B003E1" w14:paraId="76B4D849" w14:textId="77777777" w:rsidTr="00467A84">
        <w:trPr>
          <w:trHeight w:val="258"/>
          <w:jc w:val="center"/>
        </w:trPr>
        <w:tc>
          <w:tcPr>
            <w:tcW w:w="2499" w:type="pct"/>
            <w:noWrap/>
            <w:hideMark/>
          </w:tcPr>
          <w:p w14:paraId="7EC0E846" w14:textId="77777777" w:rsidR="00484D7F" w:rsidRPr="00B003E1" w:rsidRDefault="00484D7F" w:rsidP="003D499A">
            <w:pPr>
              <w:rPr>
                <w:color w:val="000000"/>
                <w:lang w:eastAsia="en-ZA"/>
              </w:rPr>
            </w:pPr>
            <w:r w:rsidRPr="00B003E1">
              <w:rPr>
                <w:lang w:eastAsia="en-ZA"/>
              </w:rPr>
              <w:t>Address:</w:t>
            </w:r>
          </w:p>
        </w:tc>
        <w:tc>
          <w:tcPr>
            <w:tcW w:w="2500" w:type="pct"/>
            <w:noWrap/>
            <w:hideMark/>
          </w:tcPr>
          <w:p w14:paraId="499BBD2A" w14:textId="77777777" w:rsidR="00484D7F" w:rsidRPr="00C03081" w:rsidRDefault="00484D7F" w:rsidP="003D499A">
            <w:pPr>
              <w:rPr>
                <w:w w:val="105"/>
                <w:lang w:eastAsia="en-ZA"/>
              </w:rPr>
            </w:pPr>
            <w:r w:rsidRPr="00B003E1">
              <w:rPr>
                <w:w w:val="105"/>
                <w:lang w:eastAsia="en-ZA"/>
              </w:rPr>
              <w:t>Wellington Road Durbanville</w:t>
            </w:r>
            <w:r>
              <w:rPr>
                <w:w w:val="105"/>
                <w:lang w:eastAsia="en-ZA"/>
              </w:rPr>
              <w:t xml:space="preserve"> </w:t>
            </w:r>
            <w:r w:rsidRPr="00B003E1">
              <w:rPr>
                <w:w w:val="105"/>
                <w:lang w:eastAsia="en-ZA"/>
              </w:rPr>
              <w:t>South Africa</w:t>
            </w:r>
          </w:p>
        </w:tc>
      </w:tr>
      <w:tr w:rsidR="00484D7F" w:rsidRPr="00B003E1" w14:paraId="33E42568" w14:textId="77777777" w:rsidTr="00467A84">
        <w:trPr>
          <w:trHeight w:val="258"/>
          <w:jc w:val="center"/>
        </w:trPr>
        <w:tc>
          <w:tcPr>
            <w:tcW w:w="2499" w:type="pct"/>
            <w:noWrap/>
          </w:tcPr>
          <w:p w14:paraId="12DA552B" w14:textId="77777777" w:rsidR="00484D7F" w:rsidRPr="00B003E1" w:rsidRDefault="00484D7F" w:rsidP="003D499A">
            <w:pPr>
              <w:rPr>
                <w:rFonts w:cs="Calibri"/>
                <w:spacing w:val="-2"/>
                <w:lang w:eastAsia="en-ZA"/>
              </w:rPr>
            </w:pPr>
            <w:r w:rsidRPr="00F64F0A">
              <w:rPr>
                <w:lang w:eastAsia="en-ZA"/>
              </w:rPr>
              <w:t>Commercial Operation Date</w:t>
            </w:r>
          </w:p>
        </w:tc>
        <w:tc>
          <w:tcPr>
            <w:tcW w:w="2500" w:type="pct"/>
            <w:noWrap/>
          </w:tcPr>
          <w:p w14:paraId="5D0214C8" w14:textId="77777777" w:rsidR="00484D7F" w:rsidRPr="00B003E1" w:rsidRDefault="00484D7F" w:rsidP="003D499A">
            <w:pPr>
              <w:rPr>
                <w:w w:val="105"/>
                <w:lang w:eastAsia="en-ZA"/>
              </w:rPr>
            </w:pPr>
            <w:r w:rsidRPr="00F64F0A">
              <w:rPr>
                <w:w w:val="105"/>
                <w:lang w:eastAsia="en-ZA"/>
              </w:rPr>
              <w:t>11 Nov</w:t>
            </w:r>
            <w:r>
              <w:rPr>
                <w:w w:val="105"/>
                <w:lang w:eastAsia="en-ZA"/>
              </w:rPr>
              <w:t>ember</w:t>
            </w:r>
            <w:r w:rsidRPr="00F64F0A">
              <w:rPr>
                <w:w w:val="105"/>
                <w:lang w:eastAsia="en-ZA"/>
              </w:rPr>
              <w:t xml:space="preserve"> </w:t>
            </w:r>
            <w:r>
              <w:rPr>
                <w:w w:val="105"/>
                <w:lang w:eastAsia="en-ZA"/>
              </w:rPr>
              <w:t>2022</w:t>
            </w:r>
          </w:p>
        </w:tc>
      </w:tr>
    </w:tbl>
    <w:p w14:paraId="527BDE12" w14:textId="4F6E59E6" w:rsidR="009134D2" w:rsidRPr="00467A84" w:rsidRDefault="00467A84" w:rsidP="003D499A">
      <w:pPr>
        <w:pStyle w:val="Caption"/>
      </w:pPr>
      <w:bookmarkStart w:id="124" w:name="_Toc130236170"/>
      <w:r w:rsidRPr="00856B78">
        <w:t xml:space="preserve">Table </w:t>
      </w:r>
      <w:r w:rsidR="00032ED4">
        <w:fldChar w:fldCharType="begin"/>
      </w:r>
      <w:r w:rsidR="00032ED4">
        <w:instrText xml:space="preserve"> STYLEREF 1 \s </w:instrText>
      </w:r>
      <w:r w:rsidR="00032ED4">
        <w:fldChar w:fldCharType="separate"/>
      </w:r>
      <w:r w:rsidR="00BA1CC9">
        <w:rPr>
          <w:noProof/>
        </w:rPr>
        <w:t>6</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1</w:t>
      </w:r>
      <w:r w:rsidR="00032ED4">
        <w:fldChar w:fldCharType="end"/>
      </w:r>
      <w:r w:rsidRPr="00856B78">
        <w:t>: Highveld</w:t>
      </w:r>
      <w:r>
        <w:t xml:space="preserve"> Project Overview</w:t>
      </w:r>
      <w:bookmarkEnd w:id="124"/>
    </w:p>
    <w:p w14:paraId="750349D4" w14:textId="77777777" w:rsidR="00C3627C" w:rsidRDefault="00C3627C" w:rsidP="0030123C">
      <w:pPr>
        <w:jc w:val="left"/>
        <w:rPr>
          <w:shd w:val="clear" w:color="auto" w:fill="FFFFFF"/>
        </w:rPr>
      </w:pPr>
      <w:bookmarkStart w:id="125" w:name="_Toc116637022"/>
      <w:bookmarkStart w:id="126" w:name="_Toc117850361"/>
      <w:bookmarkStart w:id="127" w:name="_Toc118269285"/>
      <w:bookmarkEnd w:id="125"/>
      <w:bookmarkEnd w:id="126"/>
      <w:bookmarkEnd w:id="127"/>
    </w:p>
    <w:p w14:paraId="1A343C6F" w14:textId="77777777" w:rsidR="00C3627C" w:rsidRDefault="00C3627C" w:rsidP="003D499A">
      <w:pPr>
        <w:pStyle w:val="Heading2"/>
      </w:pPr>
      <w:bookmarkStart w:id="128" w:name="_Toc130236225"/>
      <w:r w:rsidRPr="00953BC7">
        <w:t xml:space="preserve">Irradiation </w:t>
      </w:r>
      <w:r w:rsidR="003C4887">
        <w:t>v</w:t>
      </w:r>
      <w:r>
        <w:t>s Forecast</w:t>
      </w:r>
      <w:bookmarkEnd w:id="128"/>
      <w:r w:rsidRPr="00953BC7">
        <w:t xml:space="preserve"> </w:t>
      </w:r>
    </w:p>
    <w:p w14:paraId="60FF2FE3" w14:textId="77777777" w:rsidR="00C3627C" w:rsidRPr="00DD11CE" w:rsidRDefault="00C3627C" w:rsidP="003D499A"/>
    <w:p w14:paraId="38DCEED5" w14:textId="77777777" w:rsidR="00D25346" w:rsidRDefault="00D25346" w:rsidP="003D499A">
      <w:pPr>
        <w:rPr>
          <w:lang w:eastAsia="en-US"/>
        </w:rPr>
      </w:pPr>
      <w:r w:rsidRPr="00D25346">
        <w:rPr>
          <w:lang w:eastAsia="en-US"/>
        </w:rPr>
        <w:t>Table 6 2 shows the Project irradiance for January 2023 and compare to the pre-construction Helioscope P50 prediction. Harmattan notes that the irradiance data is satellite-based.</w:t>
      </w:r>
    </w:p>
    <w:p w14:paraId="0EC33347" w14:textId="77777777" w:rsidR="00E21C8B" w:rsidRPr="00D25346" w:rsidRDefault="00E21C8B" w:rsidP="003D499A">
      <w:pPr>
        <w:rPr>
          <w:lang w:eastAsia="en-US"/>
        </w:rPr>
      </w:pPr>
    </w:p>
    <w:tbl>
      <w:tblPr>
        <w:tblStyle w:val="TableGridLight"/>
        <w:tblW w:w="5000" w:type="pct"/>
        <w:tblLook w:val="04A0" w:firstRow="1" w:lastRow="0" w:firstColumn="1" w:lastColumn="0" w:noHBand="0" w:noVBand="1"/>
      </w:tblPr>
      <w:tblGrid>
        <w:gridCol w:w="2426"/>
        <w:gridCol w:w="2371"/>
        <w:gridCol w:w="2371"/>
        <w:gridCol w:w="2371"/>
      </w:tblGrid>
      <w:tr w:rsidR="00E21C8B" w:rsidRPr="00E21C8B" w14:paraId="2D768B6F" w14:textId="77777777" w:rsidTr="00FE55DC">
        <w:trPr>
          <w:trHeight w:val="207"/>
        </w:trPr>
        <w:tc>
          <w:tcPr>
            <w:tcW w:w="5000" w:type="pct"/>
            <w:gridSpan w:val="4"/>
            <w:shd w:val="clear" w:color="auto" w:fill="5F0500"/>
          </w:tcPr>
          <w:p w14:paraId="7192F2B9" w14:textId="77777777" w:rsidR="00E21C8B" w:rsidRPr="00E21C8B" w:rsidRDefault="00E21C8B" w:rsidP="00E21C8B">
            <w:pPr>
              <w:jc w:val="center"/>
              <w:rPr>
                <w:b/>
                <w:lang w:val="en-GB"/>
              </w:rPr>
            </w:pPr>
            <w:r w:rsidRPr="00E21C8B">
              <w:rPr>
                <w:b/>
                <w:lang w:val="en-GB"/>
              </w:rPr>
              <w:t>Irradiation kWh/m</w:t>
            </w:r>
            <w:r w:rsidRPr="00E21C8B">
              <w:rPr>
                <w:b/>
                <w:vertAlign w:val="superscript"/>
                <w:lang w:val="en-GB"/>
              </w:rPr>
              <w:t>2</w:t>
            </w:r>
          </w:p>
        </w:tc>
      </w:tr>
      <w:tr w:rsidR="00E21C8B" w:rsidRPr="00E21C8B" w14:paraId="555D8E85" w14:textId="77777777" w:rsidTr="00FE55DC">
        <w:trPr>
          <w:trHeight w:val="239"/>
        </w:trPr>
        <w:tc>
          <w:tcPr>
            <w:tcW w:w="1271" w:type="pct"/>
            <w:shd w:val="clear" w:color="auto" w:fill="5F0500"/>
          </w:tcPr>
          <w:p w14:paraId="37CFEE47" w14:textId="77777777" w:rsidR="00E21C8B" w:rsidRPr="00E21C8B" w:rsidRDefault="00E21C8B" w:rsidP="00E21C8B">
            <w:pPr>
              <w:jc w:val="left"/>
              <w:rPr>
                <w:b/>
                <w:lang w:val="en-GB" w:eastAsia="en-US"/>
              </w:rPr>
            </w:pPr>
            <w:r w:rsidRPr="00E21C8B">
              <w:rPr>
                <w:b/>
                <w:lang w:val="en-GB" w:eastAsia="en-US"/>
              </w:rPr>
              <w:t>Month</w:t>
            </w:r>
          </w:p>
        </w:tc>
        <w:tc>
          <w:tcPr>
            <w:tcW w:w="1243" w:type="pct"/>
            <w:shd w:val="clear" w:color="auto" w:fill="5F0500"/>
          </w:tcPr>
          <w:p w14:paraId="3EF4E22D" w14:textId="77777777" w:rsidR="00E21C8B" w:rsidRPr="00E21C8B" w:rsidRDefault="00E21C8B" w:rsidP="00E21C8B">
            <w:pPr>
              <w:jc w:val="center"/>
              <w:rPr>
                <w:b/>
                <w:lang w:val="en-US"/>
              </w:rPr>
            </w:pPr>
            <w:r w:rsidRPr="00E21C8B">
              <w:rPr>
                <w:b/>
                <w:lang w:val="en-US"/>
              </w:rPr>
              <w:t>Actual</w:t>
            </w:r>
          </w:p>
        </w:tc>
        <w:tc>
          <w:tcPr>
            <w:tcW w:w="1243" w:type="pct"/>
            <w:shd w:val="clear" w:color="auto" w:fill="5F0500"/>
          </w:tcPr>
          <w:p w14:paraId="53959DA8" w14:textId="77777777" w:rsidR="00E21C8B" w:rsidRPr="00E21C8B" w:rsidRDefault="00E21C8B" w:rsidP="00E21C8B">
            <w:pPr>
              <w:jc w:val="center"/>
              <w:rPr>
                <w:b/>
                <w:lang w:val="en-US"/>
              </w:rPr>
            </w:pPr>
            <w:r w:rsidRPr="00E21C8B">
              <w:rPr>
                <w:b/>
                <w:lang w:val="en-US"/>
              </w:rPr>
              <w:t>Forecast</w:t>
            </w:r>
          </w:p>
        </w:tc>
        <w:tc>
          <w:tcPr>
            <w:tcW w:w="1242" w:type="pct"/>
            <w:shd w:val="clear" w:color="auto" w:fill="5F0500"/>
          </w:tcPr>
          <w:p w14:paraId="2DCE108C" w14:textId="77777777" w:rsidR="00E21C8B" w:rsidRPr="00E21C8B" w:rsidRDefault="00E21C8B" w:rsidP="00E21C8B">
            <w:pPr>
              <w:jc w:val="center"/>
              <w:rPr>
                <w:b/>
                <w:lang w:val="en-GB" w:eastAsia="en-US"/>
              </w:rPr>
            </w:pPr>
            <w:r w:rsidRPr="00E21C8B">
              <w:rPr>
                <w:b/>
                <w:lang w:val="en-GB"/>
              </w:rPr>
              <w:t>Delta (%)</w:t>
            </w:r>
          </w:p>
        </w:tc>
      </w:tr>
      <w:tr w:rsidR="00E21C8B" w:rsidRPr="00E21C8B" w14:paraId="5A2552A0" w14:textId="77777777" w:rsidTr="00FE55DC">
        <w:trPr>
          <w:trHeight w:val="169"/>
        </w:trPr>
        <w:tc>
          <w:tcPr>
            <w:tcW w:w="1271" w:type="pct"/>
          </w:tcPr>
          <w:p w14:paraId="01315EFC" w14:textId="77777777" w:rsidR="00E21C8B" w:rsidRPr="00E21C8B" w:rsidRDefault="00E21C8B" w:rsidP="00E21C8B">
            <w:pPr>
              <w:jc w:val="left"/>
              <w:rPr>
                <w:lang w:val="en-GB" w:eastAsia="en-US"/>
              </w:rPr>
            </w:pPr>
            <w:r w:rsidRPr="00E21C8B">
              <w:rPr>
                <w:bCs/>
                <w:lang w:val="en-US"/>
              </w:rPr>
              <w:t>Jan 23</w:t>
            </w:r>
          </w:p>
        </w:tc>
        <w:tc>
          <w:tcPr>
            <w:tcW w:w="1243" w:type="pct"/>
          </w:tcPr>
          <w:p w14:paraId="5E1594C7" w14:textId="77777777" w:rsidR="00E21C8B" w:rsidRPr="00E21C8B" w:rsidRDefault="00E21C8B" w:rsidP="00E21C8B">
            <w:pPr>
              <w:jc w:val="center"/>
              <w:rPr>
                <w:lang w:val="en-GB" w:eastAsia="en-US"/>
              </w:rPr>
            </w:pPr>
            <w:r w:rsidRPr="00E21C8B">
              <w:rPr>
                <w:bCs/>
                <w:lang w:val="en-US"/>
              </w:rPr>
              <w:t>260</w:t>
            </w:r>
          </w:p>
        </w:tc>
        <w:tc>
          <w:tcPr>
            <w:tcW w:w="1243" w:type="pct"/>
          </w:tcPr>
          <w:p w14:paraId="7CF98F13" w14:textId="77777777" w:rsidR="00E21C8B" w:rsidRPr="00E21C8B" w:rsidRDefault="00E21C8B" w:rsidP="00E21C8B">
            <w:pPr>
              <w:jc w:val="center"/>
              <w:rPr>
                <w:lang w:val="en-GB" w:eastAsia="en-US"/>
              </w:rPr>
            </w:pPr>
            <w:r w:rsidRPr="00E21C8B">
              <w:rPr>
                <w:bCs/>
                <w:lang w:val="en-US"/>
              </w:rPr>
              <w:t>255</w:t>
            </w:r>
          </w:p>
        </w:tc>
        <w:tc>
          <w:tcPr>
            <w:tcW w:w="1242" w:type="pct"/>
          </w:tcPr>
          <w:p w14:paraId="0CF2D014" w14:textId="77777777" w:rsidR="00E21C8B" w:rsidRPr="00E21C8B" w:rsidRDefault="00E21C8B" w:rsidP="00E21C8B">
            <w:pPr>
              <w:jc w:val="center"/>
              <w:rPr>
                <w:lang w:val="en-GB" w:eastAsia="en-US"/>
              </w:rPr>
            </w:pPr>
            <w:r w:rsidRPr="00E21C8B">
              <w:rPr>
                <w:bCs/>
                <w:lang w:val="en-US"/>
              </w:rPr>
              <w:t>1.98</w:t>
            </w:r>
          </w:p>
        </w:tc>
      </w:tr>
      <w:tr w:rsidR="00E21C8B" w:rsidRPr="00E21C8B" w14:paraId="3EB1AF12" w14:textId="77777777" w:rsidTr="00FE55DC">
        <w:trPr>
          <w:trHeight w:val="169"/>
        </w:trPr>
        <w:tc>
          <w:tcPr>
            <w:tcW w:w="1271" w:type="pct"/>
          </w:tcPr>
          <w:p w14:paraId="64DFA947" w14:textId="77777777" w:rsidR="00E21C8B" w:rsidRPr="00E21C8B" w:rsidRDefault="00E21C8B" w:rsidP="00E21C8B">
            <w:pPr>
              <w:jc w:val="left"/>
              <w:rPr>
                <w:lang w:val="en-GB" w:eastAsia="en-US"/>
              </w:rPr>
            </w:pPr>
            <w:r w:rsidRPr="00E21C8B">
              <w:rPr>
                <w:bCs/>
                <w:lang w:val="en-US"/>
              </w:rPr>
              <w:t>Feb 23</w:t>
            </w:r>
          </w:p>
        </w:tc>
        <w:tc>
          <w:tcPr>
            <w:tcW w:w="1243" w:type="pct"/>
          </w:tcPr>
          <w:p w14:paraId="736DEADF" w14:textId="77777777" w:rsidR="00E21C8B" w:rsidRPr="00E21C8B" w:rsidRDefault="00E21C8B" w:rsidP="00E21C8B">
            <w:pPr>
              <w:jc w:val="center"/>
              <w:rPr>
                <w:lang w:val="en-GB" w:eastAsia="en-US"/>
              </w:rPr>
            </w:pPr>
            <w:r w:rsidRPr="00E21C8B">
              <w:rPr>
                <w:bCs/>
                <w:lang w:val="en-US"/>
              </w:rPr>
              <w:t>213</w:t>
            </w:r>
          </w:p>
        </w:tc>
        <w:tc>
          <w:tcPr>
            <w:tcW w:w="1243" w:type="pct"/>
          </w:tcPr>
          <w:p w14:paraId="5AD8644C" w14:textId="77777777" w:rsidR="00E21C8B" w:rsidRPr="00E21C8B" w:rsidRDefault="00E21C8B" w:rsidP="00E21C8B">
            <w:pPr>
              <w:jc w:val="center"/>
              <w:rPr>
                <w:lang w:val="en-GB" w:eastAsia="en-US"/>
              </w:rPr>
            </w:pPr>
            <w:r w:rsidRPr="00E21C8B">
              <w:rPr>
                <w:bCs/>
                <w:lang w:val="en-US"/>
              </w:rPr>
              <w:t>209</w:t>
            </w:r>
          </w:p>
        </w:tc>
        <w:tc>
          <w:tcPr>
            <w:tcW w:w="1242" w:type="pct"/>
          </w:tcPr>
          <w:p w14:paraId="3A8C980B" w14:textId="77777777" w:rsidR="00E21C8B" w:rsidRPr="00E21C8B" w:rsidRDefault="00E21C8B" w:rsidP="00E21C8B">
            <w:pPr>
              <w:jc w:val="center"/>
              <w:rPr>
                <w:lang w:val="en-GB" w:eastAsia="en-US"/>
              </w:rPr>
            </w:pPr>
            <w:r w:rsidRPr="00E21C8B">
              <w:rPr>
                <w:bCs/>
                <w:lang w:val="en-US"/>
              </w:rPr>
              <w:t>2.0</w:t>
            </w:r>
          </w:p>
        </w:tc>
      </w:tr>
      <w:tr w:rsidR="00E21C8B" w:rsidRPr="00E21C8B" w14:paraId="1D9BBA38" w14:textId="77777777" w:rsidTr="00FE55DC">
        <w:trPr>
          <w:trHeight w:val="169"/>
        </w:trPr>
        <w:tc>
          <w:tcPr>
            <w:tcW w:w="1271" w:type="pct"/>
          </w:tcPr>
          <w:p w14:paraId="41960D8C" w14:textId="77777777" w:rsidR="00E21C8B" w:rsidRPr="00E21C8B" w:rsidRDefault="00E21C8B" w:rsidP="00E21C8B">
            <w:pPr>
              <w:jc w:val="left"/>
              <w:rPr>
                <w:lang w:val="en-GB" w:eastAsia="en-US"/>
              </w:rPr>
            </w:pPr>
            <w:r w:rsidRPr="00E21C8B">
              <w:rPr>
                <w:bCs/>
                <w:lang w:val="en-US"/>
              </w:rPr>
              <w:t>Mar 23</w:t>
            </w:r>
          </w:p>
        </w:tc>
        <w:tc>
          <w:tcPr>
            <w:tcW w:w="1243" w:type="pct"/>
          </w:tcPr>
          <w:p w14:paraId="34927CB1" w14:textId="77777777" w:rsidR="00E21C8B" w:rsidRPr="00E21C8B" w:rsidRDefault="00E21C8B" w:rsidP="00E21C8B">
            <w:pPr>
              <w:jc w:val="center"/>
              <w:rPr>
                <w:lang w:val="en-GB" w:eastAsia="en-US"/>
              </w:rPr>
            </w:pPr>
            <w:r w:rsidRPr="00E21C8B">
              <w:rPr>
                <w:bCs/>
                <w:lang w:val="en-US"/>
              </w:rPr>
              <w:t>163</w:t>
            </w:r>
          </w:p>
        </w:tc>
        <w:tc>
          <w:tcPr>
            <w:tcW w:w="1243" w:type="pct"/>
          </w:tcPr>
          <w:p w14:paraId="72C65B0E" w14:textId="77777777" w:rsidR="00E21C8B" w:rsidRPr="00E21C8B" w:rsidRDefault="00E21C8B" w:rsidP="00E21C8B">
            <w:pPr>
              <w:jc w:val="center"/>
              <w:rPr>
                <w:lang w:val="en-GB" w:eastAsia="en-US"/>
              </w:rPr>
            </w:pPr>
            <w:r w:rsidRPr="00E21C8B">
              <w:rPr>
                <w:bCs/>
                <w:lang w:val="en-US"/>
              </w:rPr>
              <w:t>209</w:t>
            </w:r>
          </w:p>
        </w:tc>
        <w:tc>
          <w:tcPr>
            <w:tcW w:w="1242" w:type="pct"/>
          </w:tcPr>
          <w:p w14:paraId="3EA0103D" w14:textId="77777777" w:rsidR="00E21C8B" w:rsidRPr="00E21C8B" w:rsidRDefault="00E21C8B" w:rsidP="00E21C8B">
            <w:pPr>
              <w:jc w:val="center"/>
              <w:rPr>
                <w:lang w:val="en-GB" w:eastAsia="en-US"/>
              </w:rPr>
            </w:pPr>
            <w:r w:rsidRPr="00E21C8B">
              <w:rPr>
                <w:bCs/>
                <w:lang w:val="en-US"/>
              </w:rPr>
              <w:t>-21.88</w:t>
            </w:r>
          </w:p>
        </w:tc>
      </w:tr>
      <w:tr w:rsidR="00E21C8B" w:rsidRPr="00E21C8B" w14:paraId="7AB31597" w14:textId="77777777" w:rsidTr="00FE55DC">
        <w:trPr>
          <w:trHeight w:val="169"/>
        </w:trPr>
        <w:tc>
          <w:tcPr>
            <w:tcW w:w="1271" w:type="pct"/>
          </w:tcPr>
          <w:p w14:paraId="7A43C9D0" w14:textId="77777777" w:rsidR="00E21C8B" w:rsidRPr="00E21C8B" w:rsidRDefault="00E21C8B" w:rsidP="00E21C8B">
            <w:pPr>
              <w:jc w:val="left"/>
              <w:rPr>
                <w:lang w:val="en-GB" w:eastAsia="en-US"/>
              </w:rPr>
            </w:pPr>
            <w:r w:rsidRPr="00E21C8B">
              <w:rPr>
                <w:bCs/>
                <w:lang w:val="en-US"/>
              </w:rPr>
              <w:t>Apr 23</w:t>
            </w:r>
          </w:p>
        </w:tc>
        <w:tc>
          <w:tcPr>
            <w:tcW w:w="1243" w:type="pct"/>
          </w:tcPr>
          <w:p w14:paraId="15A217BE" w14:textId="77777777" w:rsidR="00E21C8B" w:rsidRPr="00E21C8B" w:rsidRDefault="00E21C8B" w:rsidP="00E21C8B">
            <w:pPr>
              <w:jc w:val="center"/>
              <w:rPr>
                <w:lang w:val="en-GB" w:eastAsia="en-US"/>
              </w:rPr>
            </w:pPr>
            <w:r w:rsidRPr="00E21C8B">
              <w:rPr>
                <w:bCs/>
                <w:lang w:val="en-US"/>
              </w:rPr>
              <w:t>636</w:t>
            </w:r>
          </w:p>
        </w:tc>
        <w:tc>
          <w:tcPr>
            <w:tcW w:w="1243" w:type="pct"/>
          </w:tcPr>
          <w:p w14:paraId="06758C26" w14:textId="77777777" w:rsidR="00E21C8B" w:rsidRPr="00E21C8B" w:rsidRDefault="00E21C8B" w:rsidP="00E21C8B">
            <w:pPr>
              <w:jc w:val="center"/>
              <w:rPr>
                <w:lang w:val="en-GB" w:eastAsia="en-US"/>
              </w:rPr>
            </w:pPr>
            <w:r w:rsidRPr="00E21C8B">
              <w:rPr>
                <w:bCs/>
                <w:lang w:val="en-US"/>
              </w:rPr>
              <w:t>673</w:t>
            </w:r>
          </w:p>
        </w:tc>
        <w:tc>
          <w:tcPr>
            <w:tcW w:w="1242" w:type="pct"/>
          </w:tcPr>
          <w:p w14:paraId="668E4327" w14:textId="77777777" w:rsidR="00E21C8B" w:rsidRPr="00E21C8B" w:rsidRDefault="00E21C8B" w:rsidP="00E21C8B">
            <w:pPr>
              <w:jc w:val="center"/>
              <w:rPr>
                <w:lang w:val="en-GB" w:eastAsia="en-US"/>
              </w:rPr>
            </w:pPr>
            <w:r w:rsidRPr="00E21C8B">
              <w:rPr>
                <w:bCs/>
                <w:lang w:val="en-US"/>
              </w:rPr>
              <w:t>-5.42</w:t>
            </w:r>
          </w:p>
        </w:tc>
      </w:tr>
    </w:tbl>
    <w:p w14:paraId="43504DAC" w14:textId="08463823" w:rsidR="00503393" w:rsidRPr="00503393" w:rsidRDefault="00F5760E" w:rsidP="003D499A">
      <w:pPr>
        <w:pStyle w:val="Caption"/>
      </w:pPr>
      <w:bookmarkStart w:id="129" w:name="_Toc130236171"/>
      <w:r w:rsidRPr="00953BC7">
        <w:t xml:space="preserve">Table </w:t>
      </w:r>
      <w:r w:rsidR="00032ED4">
        <w:fldChar w:fldCharType="begin"/>
      </w:r>
      <w:r w:rsidR="00032ED4">
        <w:instrText xml:space="preserve"> STYLEREF 1 \s </w:instrText>
      </w:r>
      <w:r w:rsidR="00032ED4">
        <w:fldChar w:fldCharType="separate"/>
      </w:r>
      <w:r w:rsidR="00BA1CC9">
        <w:rPr>
          <w:noProof/>
        </w:rPr>
        <w:t>6</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2</w:t>
      </w:r>
      <w:r w:rsidR="00032ED4">
        <w:fldChar w:fldCharType="end"/>
      </w:r>
      <w:r w:rsidRPr="00953BC7">
        <w:t xml:space="preserve">: </w:t>
      </w:r>
      <w:r>
        <w:t>Durbanville</w:t>
      </w:r>
      <w:r w:rsidRPr="00953BC7">
        <w:t xml:space="preserve"> </w:t>
      </w:r>
      <w:r w:rsidR="004E5844">
        <w:t>I</w:t>
      </w:r>
      <w:r w:rsidRPr="00953BC7">
        <w:t xml:space="preserve">rradiation </w:t>
      </w:r>
      <w:r>
        <w:t>and Forecast</w:t>
      </w:r>
      <w:bookmarkEnd w:id="129"/>
    </w:p>
    <w:p w14:paraId="7AC09739" w14:textId="77777777" w:rsidR="00F5760E" w:rsidRPr="00F5760E" w:rsidRDefault="00F5760E" w:rsidP="0030123C"/>
    <w:p w14:paraId="49765A72" w14:textId="77777777" w:rsidR="00F6626E" w:rsidRDefault="00F6626E" w:rsidP="003D499A">
      <w:pPr>
        <w:rPr>
          <w:lang w:eastAsia="en-US"/>
        </w:rPr>
      </w:pPr>
      <w:bookmarkStart w:id="130" w:name="_Hlk129682396"/>
      <w:r>
        <w:rPr>
          <w:lang w:eastAsia="en-US"/>
        </w:rPr>
        <w:t>The actual irradiation was 260 kWh/m</w:t>
      </w:r>
      <w:r w:rsidRPr="0030123C">
        <w:rPr>
          <w:vertAlign w:val="superscript"/>
          <w:lang w:eastAsia="en-US"/>
        </w:rPr>
        <w:t>2</w:t>
      </w:r>
      <w:r>
        <w:rPr>
          <w:lang w:eastAsia="en-US"/>
        </w:rPr>
        <w:t>,</w:t>
      </w:r>
      <w:r w:rsidR="0071729F" w:rsidRPr="0071729F">
        <w:t xml:space="preserve"> </w:t>
      </w:r>
      <w:r w:rsidR="0071729F" w:rsidRPr="0071729F">
        <w:rPr>
          <w:lang w:eastAsia="en-US"/>
        </w:rPr>
        <w:t>5.93</w:t>
      </w:r>
      <w:r w:rsidR="0071729F">
        <w:rPr>
          <w:lang w:eastAsia="en-US"/>
        </w:rPr>
        <w:t>%</w:t>
      </w:r>
      <w:r>
        <w:rPr>
          <w:lang w:eastAsia="en-US"/>
        </w:rPr>
        <w:t xml:space="preserve"> higher than the forecasted irradiation of 246 kWh/m</w:t>
      </w:r>
      <w:r w:rsidRPr="0030123C">
        <w:rPr>
          <w:vertAlign w:val="superscript"/>
          <w:lang w:eastAsia="en-US"/>
        </w:rPr>
        <w:t>2</w:t>
      </w:r>
      <w:r>
        <w:rPr>
          <w:lang w:eastAsia="en-US"/>
        </w:rPr>
        <w:t>.</w:t>
      </w:r>
      <w:r w:rsidR="00752D95">
        <w:rPr>
          <w:lang w:eastAsia="en-US"/>
        </w:rPr>
        <w:t xml:space="preserve"> </w:t>
      </w:r>
      <w:r>
        <w:rPr>
          <w:lang w:eastAsia="en-US"/>
        </w:rPr>
        <w:t>T</w:t>
      </w:r>
      <w:r w:rsidR="00EA6A82" w:rsidRPr="00EA6A82">
        <w:rPr>
          <w:lang w:eastAsia="en-US"/>
        </w:rPr>
        <w:t xml:space="preserve">his should have resulted in higher production. Other factors such as equipment issues or shading can still reduce the overall performance of the solar panel </w:t>
      </w:r>
      <w:r w:rsidR="00752D95" w:rsidRPr="00EA6A82">
        <w:rPr>
          <w:lang w:eastAsia="en-US"/>
        </w:rPr>
        <w:t>system.</w:t>
      </w:r>
      <w:r w:rsidR="00D939D7">
        <w:rPr>
          <w:lang w:eastAsia="en-US"/>
        </w:rPr>
        <w:t xml:space="preserve"> </w:t>
      </w:r>
    </w:p>
    <w:bookmarkEnd w:id="130"/>
    <w:p w14:paraId="5C78A140" w14:textId="77777777" w:rsidR="00C3627C" w:rsidRDefault="00C3627C" w:rsidP="003D499A">
      <w:pPr>
        <w:rPr>
          <w:lang w:eastAsia="en-US"/>
        </w:rPr>
      </w:pPr>
    </w:p>
    <w:p w14:paraId="1ACF0C4A" w14:textId="77777777" w:rsidR="00C3627C" w:rsidRDefault="00C3627C" w:rsidP="003D499A">
      <w:pPr>
        <w:pStyle w:val="Heading2"/>
      </w:pPr>
      <w:bookmarkStart w:id="131" w:name="_Toc129949290"/>
      <w:bookmarkStart w:id="132" w:name="_Toc130236226"/>
      <w:bookmarkEnd w:id="131"/>
      <w:r w:rsidRPr="00953BC7">
        <w:t xml:space="preserve">Availability </w:t>
      </w:r>
      <w:r w:rsidR="00073A34">
        <w:t>v</w:t>
      </w:r>
      <w:r>
        <w:t>s Forecast</w:t>
      </w:r>
      <w:bookmarkEnd w:id="132"/>
    </w:p>
    <w:p w14:paraId="141725E9" w14:textId="77777777" w:rsidR="00C3627C" w:rsidRPr="00DD11CE" w:rsidRDefault="00C3627C" w:rsidP="003D499A"/>
    <w:p w14:paraId="571629DE" w14:textId="77777777" w:rsidR="006A14D5" w:rsidRDefault="00543DD6" w:rsidP="003D499A">
      <w:pPr>
        <w:rPr>
          <w:lang w:eastAsia="en-US"/>
        </w:rPr>
      </w:pPr>
      <w:r w:rsidRPr="00543DD6">
        <w:rPr>
          <w:lang w:eastAsia="en-US"/>
        </w:rPr>
        <w:t xml:space="preserve">The </w:t>
      </w:r>
      <w:r w:rsidRPr="00543DD6" w:rsidDel="00EE550C">
        <w:rPr>
          <w:lang w:eastAsia="en-US"/>
        </w:rPr>
        <w:t xml:space="preserve">Operator </w:t>
      </w:r>
      <w:r w:rsidRPr="00543DD6" w:rsidDel="00A25E37">
        <w:rPr>
          <w:lang w:eastAsia="en-US"/>
        </w:rPr>
        <w:t>has</w:t>
      </w:r>
      <w:r w:rsidRPr="00543DD6">
        <w:rPr>
          <w:lang w:eastAsia="en-US"/>
        </w:rPr>
        <w:t xml:space="preserve"> stated a minimum guaranteed availability of 95 % in their monthly reports. Harmattan has used this guaranteed availability to compare with the actual availability from the </w:t>
      </w:r>
      <w:r w:rsidR="007F64B9">
        <w:rPr>
          <w:lang w:eastAsia="en-US"/>
        </w:rPr>
        <w:t>SCADA</w:t>
      </w:r>
      <w:r w:rsidRPr="00543DD6">
        <w:rPr>
          <w:lang w:eastAsia="en-US"/>
        </w:rPr>
        <w:t>.</w:t>
      </w:r>
    </w:p>
    <w:p w14:paraId="08511BC5" w14:textId="77777777" w:rsidR="00763106" w:rsidRDefault="00763106" w:rsidP="003D499A">
      <w:pPr>
        <w:rPr>
          <w:lang w:eastAsia="en-US"/>
        </w:rPr>
      </w:pPr>
    </w:p>
    <w:tbl>
      <w:tblPr>
        <w:tblStyle w:val="TableGridLight"/>
        <w:tblW w:w="5000" w:type="pct"/>
        <w:tblLook w:val="04A0" w:firstRow="1" w:lastRow="0" w:firstColumn="1" w:lastColumn="0" w:noHBand="0" w:noVBand="1"/>
      </w:tblPr>
      <w:tblGrid>
        <w:gridCol w:w="2456"/>
        <w:gridCol w:w="2354"/>
        <w:gridCol w:w="2371"/>
        <w:gridCol w:w="2358"/>
      </w:tblGrid>
      <w:tr w:rsidR="00763106" w:rsidRPr="00763106" w14:paraId="49649798" w14:textId="77777777" w:rsidTr="00FE55DC">
        <w:trPr>
          <w:trHeight w:val="250"/>
        </w:trPr>
        <w:tc>
          <w:tcPr>
            <w:tcW w:w="5000" w:type="pct"/>
            <w:gridSpan w:val="4"/>
            <w:shd w:val="clear" w:color="auto" w:fill="5F0500"/>
          </w:tcPr>
          <w:p w14:paraId="2AA2FA2F" w14:textId="77777777" w:rsidR="00763106" w:rsidRPr="00763106" w:rsidRDefault="00763106" w:rsidP="00763106">
            <w:pPr>
              <w:jc w:val="center"/>
              <w:rPr>
                <w:b/>
                <w:lang w:val="en-GB"/>
              </w:rPr>
            </w:pPr>
            <w:bookmarkStart w:id="133" w:name="_Hlk135073064"/>
            <w:r w:rsidRPr="00763106">
              <w:rPr>
                <w:b/>
                <w:lang w:val="en-GB"/>
              </w:rPr>
              <w:t>Availability (%)</w:t>
            </w:r>
          </w:p>
        </w:tc>
      </w:tr>
      <w:tr w:rsidR="00763106" w:rsidRPr="00763106" w14:paraId="4BFFE4BF" w14:textId="77777777" w:rsidTr="00FE55DC">
        <w:trPr>
          <w:trHeight w:val="250"/>
        </w:trPr>
        <w:tc>
          <w:tcPr>
            <w:tcW w:w="1287" w:type="pct"/>
            <w:shd w:val="clear" w:color="auto" w:fill="5F0500"/>
          </w:tcPr>
          <w:p w14:paraId="331876BD" w14:textId="77777777" w:rsidR="00763106" w:rsidRPr="00763106" w:rsidRDefault="00763106" w:rsidP="00763106">
            <w:pPr>
              <w:jc w:val="left"/>
              <w:rPr>
                <w:b/>
                <w:lang w:val="en-GB" w:eastAsia="en-US"/>
              </w:rPr>
            </w:pPr>
            <w:r w:rsidRPr="00763106">
              <w:rPr>
                <w:b/>
                <w:lang w:val="en-GB" w:eastAsia="en-US"/>
              </w:rPr>
              <w:t>Month</w:t>
            </w:r>
          </w:p>
        </w:tc>
        <w:tc>
          <w:tcPr>
            <w:tcW w:w="1234" w:type="pct"/>
            <w:shd w:val="clear" w:color="auto" w:fill="5F0500"/>
          </w:tcPr>
          <w:p w14:paraId="4C90064E" w14:textId="77777777" w:rsidR="00763106" w:rsidRPr="00763106" w:rsidRDefault="00763106" w:rsidP="00763106">
            <w:pPr>
              <w:jc w:val="center"/>
              <w:rPr>
                <w:b/>
                <w:lang w:val="en-US"/>
              </w:rPr>
            </w:pPr>
            <w:r w:rsidRPr="00763106">
              <w:rPr>
                <w:b/>
                <w:lang w:val="en-US"/>
              </w:rPr>
              <w:t>Actual</w:t>
            </w:r>
          </w:p>
        </w:tc>
        <w:tc>
          <w:tcPr>
            <w:tcW w:w="1243" w:type="pct"/>
            <w:shd w:val="clear" w:color="auto" w:fill="5F0500"/>
          </w:tcPr>
          <w:p w14:paraId="4C4EA96A" w14:textId="77777777" w:rsidR="00763106" w:rsidRPr="00763106" w:rsidRDefault="00763106" w:rsidP="00763106">
            <w:pPr>
              <w:jc w:val="center"/>
              <w:rPr>
                <w:b/>
                <w:lang w:val="en-US"/>
              </w:rPr>
            </w:pPr>
            <w:r w:rsidRPr="00763106">
              <w:rPr>
                <w:b/>
                <w:lang w:val="en-US"/>
              </w:rPr>
              <w:t>Forecast</w:t>
            </w:r>
          </w:p>
        </w:tc>
        <w:tc>
          <w:tcPr>
            <w:tcW w:w="1236" w:type="pct"/>
            <w:shd w:val="clear" w:color="auto" w:fill="5F0500"/>
          </w:tcPr>
          <w:p w14:paraId="00C62180" w14:textId="77777777" w:rsidR="00763106" w:rsidRPr="00763106" w:rsidRDefault="00763106" w:rsidP="00763106">
            <w:pPr>
              <w:jc w:val="center"/>
              <w:rPr>
                <w:b/>
                <w:lang w:val="en-GB" w:eastAsia="en-US"/>
              </w:rPr>
            </w:pPr>
            <w:r w:rsidRPr="00763106">
              <w:rPr>
                <w:b/>
                <w:lang w:val="en-GB"/>
              </w:rPr>
              <w:t>Delta (%)</w:t>
            </w:r>
          </w:p>
        </w:tc>
      </w:tr>
      <w:tr w:rsidR="00763106" w:rsidRPr="00763106" w14:paraId="68470944" w14:textId="77777777" w:rsidTr="00FE55DC">
        <w:trPr>
          <w:trHeight w:val="122"/>
        </w:trPr>
        <w:tc>
          <w:tcPr>
            <w:tcW w:w="1287" w:type="pct"/>
          </w:tcPr>
          <w:p w14:paraId="32F74489" w14:textId="77777777" w:rsidR="00763106" w:rsidRPr="00763106" w:rsidRDefault="00763106" w:rsidP="00763106">
            <w:pPr>
              <w:jc w:val="left"/>
              <w:rPr>
                <w:lang w:val="en-GB" w:eastAsia="en-US"/>
              </w:rPr>
            </w:pPr>
            <w:r w:rsidRPr="00763106">
              <w:rPr>
                <w:bCs/>
                <w:lang w:val="en-US"/>
              </w:rPr>
              <w:t>Jan 23</w:t>
            </w:r>
          </w:p>
        </w:tc>
        <w:tc>
          <w:tcPr>
            <w:tcW w:w="1234" w:type="pct"/>
          </w:tcPr>
          <w:p w14:paraId="530D1635" w14:textId="77777777" w:rsidR="00763106" w:rsidRPr="00763106" w:rsidRDefault="00763106" w:rsidP="00763106">
            <w:pPr>
              <w:jc w:val="center"/>
              <w:rPr>
                <w:lang w:val="en-GB" w:eastAsia="en-US"/>
              </w:rPr>
            </w:pPr>
            <w:r w:rsidRPr="00763106">
              <w:rPr>
                <w:bCs/>
                <w:lang w:val="en-US"/>
              </w:rPr>
              <w:t>77</w:t>
            </w:r>
          </w:p>
        </w:tc>
        <w:tc>
          <w:tcPr>
            <w:tcW w:w="1243" w:type="pct"/>
          </w:tcPr>
          <w:p w14:paraId="3819D24F" w14:textId="77777777" w:rsidR="00763106" w:rsidRPr="00763106" w:rsidRDefault="00763106" w:rsidP="00763106">
            <w:pPr>
              <w:jc w:val="center"/>
              <w:rPr>
                <w:lang w:val="en-GB" w:eastAsia="en-US"/>
              </w:rPr>
            </w:pPr>
            <w:r w:rsidRPr="00763106">
              <w:rPr>
                <w:bCs/>
                <w:lang w:val="en-US"/>
              </w:rPr>
              <w:t>95</w:t>
            </w:r>
          </w:p>
        </w:tc>
        <w:tc>
          <w:tcPr>
            <w:tcW w:w="1236" w:type="pct"/>
          </w:tcPr>
          <w:p w14:paraId="51A5FF7C" w14:textId="77777777" w:rsidR="00763106" w:rsidRPr="00763106" w:rsidRDefault="00763106" w:rsidP="00763106">
            <w:pPr>
              <w:jc w:val="center"/>
              <w:rPr>
                <w:lang w:val="en-GB" w:eastAsia="en-US"/>
              </w:rPr>
            </w:pPr>
            <w:r w:rsidRPr="00763106">
              <w:rPr>
                <w:bCs/>
                <w:lang w:val="en-US"/>
              </w:rPr>
              <w:t>-19.06</w:t>
            </w:r>
          </w:p>
        </w:tc>
      </w:tr>
      <w:tr w:rsidR="00763106" w:rsidRPr="00763106" w14:paraId="5DA709C9" w14:textId="77777777" w:rsidTr="00FE55DC">
        <w:trPr>
          <w:trHeight w:val="122"/>
        </w:trPr>
        <w:tc>
          <w:tcPr>
            <w:tcW w:w="1287" w:type="pct"/>
          </w:tcPr>
          <w:p w14:paraId="083B7203" w14:textId="77777777" w:rsidR="00763106" w:rsidRPr="00763106" w:rsidRDefault="00763106" w:rsidP="00763106">
            <w:pPr>
              <w:jc w:val="left"/>
              <w:rPr>
                <w:lang w:val="en-GB" w:eastAsia="en-US"/>
              </w:rPr>
            </w:pPr>
            <w:r w:rsidRPr="00763106">
              <w:rPr>
                <w:bCs/>
                <w:lang w:val="en-US"/>
              </w:rPr>
              <w:t>Feb 23</w:t>
            </w:r>
          </w:p>
        </w:tc>
        <w:tc>
          <w:tcPr>
            <w:tcW w:w="1234" w:type="pct"/>
          </w:tcPr>
          <w:p w14:paraId="6B919DAD" w14:textId="77777777" w:rsidR="00763106" w:rsidRPr="00763106" w:rsidRDefault="00763106" w:rsidP="00763106">
            <w:pPr>
              <w:jc w:val="center"/>
              <w:rPr>
                <w:lang w:val="en-GB" w:eastAsia="en-US"/>
              </w:rPr>
            </w:pPr>
            <w:r w:rsidRPr="00763106">
              <w:rPr>
                <w:bCs/>
                <w:lang w:val="en-US"/>
              </w:rPr>
              <w:t>63</w:t>
            </w:r>
          </w:p>
        </w:tc>
        <w:tc>
          <w:tcPr>
            <w:tcW w:w="1243" w:type="pct"/>
          </w:tcPr>
          <w:p w14:paraId="4C5AE5B7" w14:textId="77777777" w:rsidR="00763106" w:rsidRPr="00763106" w:rsidRDefault="00763106" w:rsidP="00763106">
            <w:pPr>
              <w:jc w:val="center"/>
              <w:rPr>
                <w:lang w:val="en-GB" w:eastAsia="en-US"/>
              </w:rPr>
            </w:pPr>
            <w:r w:rsidRPr="00763106">
              <w:rPr>
                <w:bCs/>
                <w:lang w:val="en-US"/>
              </w:rPr>
              <w:t>95</w:t>
            </w:r>
          </w:p>
        </w:tc>
        <w:tc>
          <w:tcPr>
            <w:tcW w:w="1236" w:type="pct"/>
          </w:tcPr>
          <w:p w14:paraId="562B7EA9" w14:textId="77777777" w:rsidR="00763106" w:rsidRPr="00763106" w:rsidRDefault="00763106" w:rsidP="00763106">
            <w:pPr>
              <w:jc w:val="center"/>
              <w:rPr>
                <w:lang w:val="en-GB" w:eastAsia="en-US"/>
              </w:rPr>
            </w:pPr>
            <w:r w:rsidRPr="00763106">
              <w:rPr>
                <w:bCs/>
                <w:lang w:val="en-US"/>
              </w:rPr>
              <w:t>-33.59</w:t>
            </w:r>
          </w:p>
        </w:tc>
      </w:tr>
      <w:tr w:rsidR="00763106" w:rsidRPr="00763106" w14:paraId="371F920B" w14:textId="77777777" w:rsidTr="00FE55DC">
        <w:trPr>
          <w:trHeight w:val="122"/>
        </w:trPr>
        <w:tc>
          <w:tcPr>
            <w:tcW w:w="1287" w:type="pct"/>
          </w:tcPr>
          <w:p w14:paraId="6C2F4F8A" w14:textId="77777777" w:rsidR="00763106" w:rsidRPr="00763106" w:rsidRDefault="00763106" w:rsidP="00763106">
            <w:pPr>
              <w:jc w:val="left"/>
              <w:rPr>
                <w:lang w:val="en-GB" w:eastAsia="en-US"/>
              </w:rPr>
            </w:pPr>
            <w:r w:rsidRPr="00763106">
              <w:rPr>
                <w:bCs/>
                <w:lang w:val="en-US"/>
              </w:rPr>
              <w:t>Mar 23</w:t>
            </w:r>
          </w:p>
        </w:tc>
        <w:tc>
          <w:tcPr>
            <w:tcW w:w="1234" w:type="pct"/>
          </w:tcPr>
          <w:p w14:paraId="6E0B5412" w14:textId="77777777" w:rsidR="00763106" w:rsidRPr="00763106" w:rsidRDefault="00763106" w:rsidP="00763106">
            <w:pPr>
              <w:jc w:val="center"/>
              <w:rPr>
                <w:lang w:val="en-GB" w:eastAsia="en-US"/>
              </w:rPr>
            </w:pPr>
            <w:r w:rsidRPr="00763106">
              <w:rPr>
                <w:bCs/>
                <w:lang w:val="en-US"/>
              </w:rPr>
              <w:t>85</w:t>
            </w:r>
          </w:p>
        </w:tc>
        <w:tc>
          <w:tcPr>
            <w:tcW w:w="1243" w:type="pct"/>
          </w:tcPr>
          <w:p w14:paraId="43A528F4" w14:textId="77777777" w:rsidR="00763106" w:rsidRPr="00763106" w:rsidRDefault="00763106" w:rsidP="00763106">
            <w:pPr>
              <w:jc w:val="center"/>
              <w:rPr>
                <w:lang w:val="en-GB" w:eastAsia="en-US"/>
              </w:rPr>
            </w:pPr>
            <w:r w:rsidRPr="00763106">
              <w:rPr>
                <w:bCs/>
                <w:lang w:val="en-US"/>
              </w:rPr>
              <w:t>95</w:t>
            </w:r>
          </w:p>
        </w:tc>
        <w:tc>
          <w:tcPr>
            <w:tcW w:w="1236" w:type="pct"/>
          </w:tcPr>
          <w:p w14:paraId="32210091" w14:textId="77777777" w:rsidR="00763106" w:rsidRPr="00763106" w:rsidRDefault="00763106" w:rsidP="00763106">
            <w:pPr>
              <w:jc w:val="center"/>
              <w:rPr>
                <w:lang w:val="en-GB" w:eastAsia="en-US"/>
              </w:rPr>
            </w:pPr>
            <w:r w:rsidRPr="00763106">
              <w:rPr>
                <w:bCs/>
                <w:lang w:val="en-US"/>
              </w:rPr>
              <w:t>-11.02</w:t>
            </w:r>
          </w:p>
        </w:tc>
      </w:tr>
      <w:tr w:rsidR="00763106" w:rsidRPr="00763106" w14:paraId="3732C34C" w14:textId="77777777" w:rsidTr="00FE55DC">
        <w:trPr>
          <w:trHeight w:val="122"/>
        </w:trPr>
        <w:tc>
          <w:tcPr>
            <w:tcW w:w="1287" w:type="pct"/>
          </w:tcPr>
          <w:p w14:paraId="513281E4" w14:textId="77777777" w:rsidR="00763106" w:rsidRPr="00763106" w:rsidRDefault="00763106" w:rsidP="00763106">
            <w:pPr>
              <w:jc w:val="left"/>
              <w:rPr>
                <w:lang w:val="en-GB" w:eastAsia="en-US"/>
              </w:rPr>
            </w:pPr>
            <w:r w:rsidRPr="00763106">
              <w:rPr>
                <w:bCs/>
                <w:lang w:val="en-US"/>
              </w:rPr>
              <w:t>Apr 23</w:t>
            </w:r>
          </w:p>
        </w:tc>
        <w:tc>
          <w:tcPr>
            <w:tcW w:w="1234" w:type="pct"/>
          </w:tcPr>
          <w:p w14:paraId="19ADF620" w14:textId="77777777" w:rsidR="00763106" w:rsidRPr="00763106" w:rsidRDefault="00763106" w:rsidP="00763106">
            <w:pPr>
              <w:jc w:val="center"/>
              <w:rPr>
                <w:lang w:val="en-GB" w:eastAsia="en-US"/>
              </w:rPr>
            </w:pPr>
            <w:r w:rsidRPr="00763106">
              <w:rPr>
                <w:bCs/>
                <w:lang w:val="en-US"/>
              </w:rPr>
              <w:t>75</w:t>
            </w:r>
          </w:p>
        </w:tc>
        <w:tc>
          <w:tcPr>
            <w:tcW w:w="1243" w:type="pct"/>
          </w:tcPr>
          <w:p w14:paraId="41C7EB7D" w14:textId="77777777" w:rsidR="00763106" w:rsidRPr="00763106" w:rsidRDefault="00763106" w:rsidP="00763106">
            <w:pPr>
              <w:jc w:val="center"/>
              <w:rPr>
                <w:lang w:val="en-GB" w:eastAsia="en-US"/>
              </w:rPr>
            </w:pPr>
            <w:r w:rsidRPr="00763106">
              <w:rPr>
                <w:bCs/>
                <w:lang w:val="en-US"/>
              </w:rPr>
              <w:t>95</w:t>
            </w:r>
          </w:p>
        </w:tc>
        <w:tc>
          <w:tcPr>
            <w:tcW w:w="1236" w:type="pct"/>
          </w:tcPr>
          <w:p w14:paraId="2DA1E74A" w14:textId="77777777" w:rsidR="00763106" w:rsidRPr="00763106" w:rsidRDefault="00763106" w:rsidP="00763106">
            <w:pPr>
              <w:jc w:val="center"/>
              <w:rPr>
                <w:lang w:val="en-GB" w:eastAsia="en-US"/>
              </w:rPr>
            </w:pPr>
            <w:r w:rsidRPr="00763106">
              <w:rPr>
                <w:bCs/>
                <w:lang w:val="en-US"/>
              </w:rPr>
              <w:t>-21.22</w:t>
            </w:r>
          </w:p>
        </w:tc>
      </w:tr>
    </w:tbl>
    <w:p w14:paraId="317B040A" w14:textId="7AFD5437" w:rsidR="006A14D5" w:rsidRDefault="006A14D5" w:rsidP="003D499A">
      <w:pPr>
        <w:pStyle w:val="Caption"/>
      </w:pPr>
      <w:bookmarkStart w:id="134" w:name="_Toc130236172"/>
      <w:bookmarkEnd w:id="133"/>
      <w:r w:rsidRPr="00953BC7">
        <w:t xml:space="preserve">Table </w:t>
      </w:r>
      <w:r w:rsidR="00032ED4">
        <w:fldChar w:fldCharType="begin"/>
      </w:r>
      <w:r w:rsidR="00032ED4">
        <w:instrText xml:space="preserve"> STYLEREF 1 \s </w:instrText>
      </w:r>
      <w:r w:rsidR="00032ED4">
        <w:fldChar w:fldCharType="separate"/>
      </w:r>
      <w:r w:rsidR="00BA1CC9">
        <w:rPr>
          <w:noProof/>
        </w:rPr>
        <w:t>6</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3</w:t>
      </w:r>
      <w:r w:rsidR="00032ED4">
        <w:fldChar w:fldCharType="end"/>
      </w:r>
      <w:r w:rsidRPr="00953BC7">
        <w:t xml:space="preserve">: </w:t>
      </w:r>
      <w:r>
        <w:t>Durbanville</w:t>
      </w:r>
      <w:r w:rsidRPr="00953BC7">
        <w:t xml:space="preserve"> Availability and </w:t>
      </w:r>
      <w:r>
        <w:t>Guaranteed</w:t>
      </w:r>
      <w:bookmarkEnd w:id="134"/>
    </w:p>
    <w:p w14:paraId="5756CDC5" w14:textId="77777777" w:rsidR="00010C37" w:rsidRDefault="00010C37" w:rsidP="003D499A"/>
    <w:p w14:paraId="3820EC1D" w14:textId="77777777" w:rsidR="005D033B" w:rsidRDefault="008908A6" w:rsidP="003D499A">
      <w:r w:rsidRPr="008908A6">
        <w:t>Achieved availability was 7</w:t>
      </w:r>
      <w:r>
        <w:t>7</w:t>
      </w:r>
      <w:r w:rsidRPr="008908A6">
        <w:t>%, while the forecast availability was 95%, resulting in a variance of -</w:t>
      </w:r>
      <w:r>
        <w:t>19.06</w:t>
      </w:r>
      <w:r w:rsidRPr="008908A6">
        <w:t>%.</w:t>
      </w:r>
      <w:r w:rsidRPr="00633546">
        <w:t xml:space="preserve"> </w:t>
      </w:r>
    </w:p>
    <w:p w14:paraId="620EDD70" w14:textId="77777777" w:rsidR="006819C0" w:rsidRPr="006819C0" w:rsidRDefault="006819C0" w:rsidP="003D499A"/>
    <w:p w14:paraId="6F5207C6" w14:textId="77777777" w:rsidR="006819C0" w:rsidRPr="006819C0" w:rsidRDefault="006819C0" w:rsidP="003D499A">
      <w:r w:rsidRPr="006819C0">
        <w:lastRenderedPageBreak/>
        <w:t>Availability is reduced by risks for which the Operator is not responsible. As an example, equipment failures affect availability, but Project switch offs due to force majeure would not. The full calculation methodology can be found in Appendix A1.</w:t>
      </w:r>
    </w:p>
    <w:p w14:paraId="39011AF6" w14:textId="77777777" w:rsidR="006819C0" w:rsidRPr="006819C0" w:rsidRDefault="006819C0" w:rsidP="003D499A"/>
    <w:p w14:paraId="7A7415B9" w14:textId="77777777" w:rsidR="006819C0" w:rsidRPr="006819C0" w:rsidRDefault="006819C0" w:rsidP="003D499A">
      <w:r w:rsidRPr="006819C0">
        <w:t xml:space="preserve">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w:t>
      </w:r>
      <w:r w:rsidR="00AB4330">
        <w:t xml:space="preserve">The </w:t>
      </w:r>
      <w:r w:rsidR="008E4D07">
        <w:t xml:space="preserve">availability does not reconcile load shedding and </w:t>
      </w:r>
      <w:r w:rsidR="001346F8">
        <w:t xml:space="preserve">thus the Operator </w:t>
      </w:r>
      <w:r w:rsidR="003A5F5B">
        <w:t>must</w:t>
      </w:r>
      <w:r w:rsidR="001346F8">
        <w:t xml:space="preserve"> manually record loadshedding</w:t>
      </w:r>
      <w:r w:rsidR="008E4D07">
        <w:t xml:space="preserve">. </w:t>
      </w:r>
      <w:r w:rsidRPr="006819C0">
        <w:t xml:space="preserve">Furthermore, the Operator has stated that sometimes the power only goes off a little bit later and other times it's like clockwork. Additionally, the inverters take some time to start up, </w:t>
      </w:r>
      <w:r w:rsidR="0068033F" w:rsidRPr="006819C0">
        <w:t>for which also needs to be accounted</w:t>
      </w:r>
      <w:r w:rsidRPr="006819C0">
        <w:t>.</w:t>
      </w:r>
    </w:p>
    <w:p w14:paraId="5272498D" w14:textId="77777777" w:rsidR="006819C0" w:rsidRPr="006819C0" w:rsidRDefault="006819C0" w:rsidP="003D499A"/>
    <w:p w14:paraId="057C7D12" w14:textId="77777777" w:rsidR="009864AD" w:rsidRDefault="006819C0" w:rsidP="003D499A">
      <w:r w:rsidRPr="006819C0">
        <w:t>We recommend that the Operator improve data logging on the system as it is not clear from the SCADA when load shedding took place due to the unpredictability of loadshedding</w:t>
      </w:r>
      <w:r w:rsidR="0068033F" w:rsidRPr="006819C0">
        <w:t xml:space="preserve">. </w:t>
      </w:r>
    </w:p>
    <w:p w14:paraId="13D6BCA9" w14:textId="77777777" w:rsidR="000C4466" w:rsidRPr="00633546" w:rsidRDefault="000C4466" w:rsidP="003D499A"/>
    <w:p w14:paraId="30105DD0" w14:textId="77777777" w:rsidR="00C3627C" w:rsidRDefault="00C3627C" w:rsidP="003D499A">
      <w:pPr>
        <w:pStyle w:val="Heading2"/>
      </w:pPr>
      <w:bookmarkStart w:id="135" w:name="_Ref129679239"/>
      <w:r w:rsidRPr="00873D69">
        <w:t xml:space="preserve"> </w:t>
      </w:r>
      <w:bookmarkStart w:id="136" w:name="_Toc130236227"/>
      <w:r w:rsidRPr="00873D69">
        <w:t xml:space="preserve">Performance Ratio </w:t>
      </w:r>
      <w:r w:rsidR="00073A34">
        <w:t>v</w:t>
      </w:r>
      <w:r w:rsidRPr="00873D69">
        <w:t>s Forecast</w:t>
      </w:r>
      <w:bookmarkEnd w:id="135"/>
      <w:bookmarkEnd w:id="136"/>
    </w:p>
    <w:p w14:paraId="7EEBB3CC" w14:textId="77777777" w:rsidR="00D7385B" w:rsidRDefault="00D7385B" w:rsidP="003D499A"/>
    <w:p w14:paraId="335DA500" w14:textId="77777777" w:rsidR="00F41F98" w:rsidRDefault="00F41F98" w:rsidP="003D499A">
      <w:r>
        <w:rPr>
          <w:lang w:eastAsia="en-US"/>
        </w:rPr>
        <w:fldChar w:fldCharType="begin"/>
      </w:r>
      <w:ins w:id="137" w:author="Mutali Nepfumbada" w:date="2023-03-14T09:40:00Z">
        <w:r>
          <w:rPr>
            <w:lang w:eastAsia="en-US"/>
          </w:rPr>
          <w:instrText xml:space="preserve"> REF _Ref129679267 \h </w:instrText>
        </w:r>
      </w:ins>
      <w:r>
        <w:rPr>
          <w:lang w:eastAsia="en-US"/>
        </w:rPr>
      </w:r>
      <w:r>
        <w:rPr>
          <w:lang w:eastAsia="en-US"/>
        </w:rPr>
        <w:fldChar w:fldCharType="separate"/>
      </w:r>
      <w:r w:rsidR="0087758B" w:rsidRPr="00953BC7">
        <w:t xml:space="preserve">Table </w:t>
      </w:r>
      <w:r w:rsidR="0087758B">
        <w:rPr>
          <w:noProof/>
        </w:rPr>
        <w:t>6</w:t>
      </w:r>
      <w:r w:rsidR="0087758B">
        <w:noBreakHyphen/>
      </w:r>
      <w:r w:rsidR="0087758B">
        <w:rPr>
          <w:noProof/>
        </w:rPr>
        <w:t>4</w:t>
      </w:r>
      <w:r>
        <w:rPr>
          <w:lang w:eastAsia="en-US"/>
        </w:rPr>
        <w:fldChar w:fldCharType="end"/>
      </w:r>
      <w:r w:rsidR="000E7E77">
        <w:rPr>
          <w:lang w:eastAsia="en-US"/>
        </w:rPr>
        <w:t xml:space="preserve"> </w:t>
      </w:r>
      <w:r>
        <w:rPr>
          <w:lang w:eastAsia="en-US"/>
        </w:rPr>
        <w:t>shows</w:t>
      </w:r>
      <w:r w:rsidRPr="00F6626E">
        <w:rPr>
          <w:lang w:eastAsia="en-US"/>
        </w:rPr>
        <w:t xml:space="preserve"> </w:t>
      </w:r>
      <w:r>
        <w:rPr>
          <w:lang w:eastAsia="en-US"/>
        </w:rPr>
        <w:t xml:space="preserve">the </w:t>
      </w:r>
      <w:r w:rsidRPr="00F6626E">
        <w:rPr>
          <w:lang w:eastAsia="en-US"/>
        </w:rPr>
        <w:t xml:space="preserve">measured </w:t>
      </w:r>
      <w:r>
        <w:rPr>
          <w:lang w:eastAsia="en-US"/>
        </w:rPr>
        <w:t xml:space="preserve">and forecast </w:t>
      </w:r>
      <w:r w:rsidRPr="00F6626E">
        <w:rPr>
          <w:lang w:eastAsia="en-US"/>
        </w:rPr>
        <w:t xml:space="preserve">performance ratio (PR) of the </w:t>
      </w:r>
      <w:r>
        <w:rPr>
          <w:lang w:eastAsia="en-US"/>
        </w:rPr>
        <w:t>Project</w:t>
      </w:r>
      <w:r>
        <w:t>.</w:t>
      </w:r>
    </w:p>
    <w:p w14:paraId="2A8FCFA3" w14:textId="77777777" w:rsidR="00C3627C" w:rsidRDefault="00C3627C" w:rsidP="003D499A">
      <w:pPr>
        <w:rPr>
          <w:lang w:eastAsia="en-US"/>
        </w:rPr>
      </w:pPr>
    </w:p>
    <w:tbl>
      <w:tblPr>
        <w:tblStyle w:val="TableGridLight"/>
        <w:tblW w:w="5000" w:type="pct"/>
        <w:tblLook w:val="04A0" w:firstRow="1" w:lastRow="0" w:firstColumn="1" w:lastColumn="0" w:noHBand="0" w:noVBand="1"/>
      </w:tblPr>
      <w:tblGrid>
        <w:gridCol w:w="2570"/>
        <w:gridCol w:w="2259"/>
        <w:gridCol w:w="2444"/>
        <w:gridCol w:w="2266"/>
      </w:tblGrid>
      <w:tr w:rsidR="00763106" w:rsidRPr="00763106" w14:paraId="047F03B0" w14:textId="77777777" w:rsidTr="00FE55DC">
        <w:trPr>
          <w:trHeight w:val="146"/>
        </w:trPr>
        <w:tc>
          <w:tcPr>
            <w:tcW w:w="5000" w:type="pct"/>
            <w:gridSpan w:val="4"/>
            <w:shd w:val="clear" w:color="auto" w:fill="5F0500"/>
          </w:tcPr>
          <w:p w14:paraId="6A1D6380" w14:textId="77777777" w:rsidR="00763106" w:rsidRPr="00763106" w:rsidRDefault="00763106" w:rsidP="00763106">
            <w:pPr>
              <w:jc w:val="center"/>
              <w:rPr>
                <w:b/>
                <w:lang w:val="en-GB"/>
              </w:rPr>
            </w:pPr>
            <w:bookmarkStart w:id="138" w:name="_Ref129679267"/>
            <w:bookmarkStart w:id="139" w:name="_Toc130236173"/>
            <w:r w:rsidRPr="00763106">
              <w:rPr>
                <w:b/>
                <w:lang w:val="en-GB"/>
              </w:rPr>
              <w:t>Performance Ratio (%)</w:t>
            </w:r>
          </w:p>
        </w:tc>
      </w:tr>
      <w:tr w:rsidR="00763106" w:rsidRPr="00763106" w14:paraId="55BF6532" w14:textId="77777777" w:rsidTr="00FE55DC">
        <w:trPr>
          <w:trHeight w:val="150"/>
        </w:trPr>
        <w:tc>
          <w:tcPr>
            <w:tcW w:w="1347" w:type="pct"/>
            <w:shd w:val="clear" w:color="auto" w:fill="5F0500"/>
          </w:tcPr>
          <w:p w14:paraId="17BD36C7" w14:textId="77777777" w:rsidR="00763106" w:rsidRPr="00763106" w:rsidRDefault="00763106" w:rsidP="00763106">
            <w:pPr>
              <w:jc w:val="left"/>
              <w:rPr>
                <w:b/>
                <w:lang w:val="en-GB" w:eastAsia="en-US"/>
              </w:rPr>
            </w:pPr>
            <w:r w:rsidRPr="00763106">
              <w:rPr>
                <w:b/>
                <w:lang w:val="en-GB" w:eastAsia="en-US"/>
              </w:rPr>
              <w:t>Month</w:t>
            </w:r>
          </w:p>
        </w:tc>
        <w:tc>
          <w:tcPr>
            <w:tcW w:w="1184" w:type="pct"/>
            <w:shd w:val="clear" w:color="auto" w:fill="5F0500"/>
          </w:tcPr>
          <w:p w14:paraId="50EB40D7" w14:textId="77777777" w:rsidR="00763106" w:rsidRPr="00763106" w:rsidRDefault="00763106" w:rsidP="00763106">
            <w:pPr>
              <w:jc w:val="center"/>
              <w:rPr>
                <w:b/>
                <w:lang w:val="en-US"/>
              </w:rPr>
            </w:pPr>
            <w:r w:rsidRPr="00763106">
              <w:rPr>
                <w:b/>
                <w:lang w:val="en-US"/>
              </w:rPr>
              <w:t>Actual</w:t>
            </w:r>
          </w:p>
        </w:tc>
        <w:tc>
          <w:tcPr>
            <w:tcW w:w="1281" w:type="pct"/>
            <w:shd w:val="clear" w:color="auto" w:fill="5F0500"/>
          </w:tcPr>
          <w:p w14:paraId="6C235C0F" w14:textId="77777777" w:rsidR="00763106" w:rsidRPr="00763106" w:rsidRDefault="00763106" w:rsidP="00763106">
            <w:pPr>
              <w:jc w:val="center"/>
              <w:rPr>
                <w:b/>
                <w:lang w:val="en-US"/>
              </w:rPr>
            </w:pPr>
            <w:r w:rsidRPr="00763106">
              <w:rPr>
                <w:b/>
                <w:lang w:val="en-US"/>
              </w:rPr>
              <w:t>Forecast</w:t>
            </w:r>
          </w:p>
        </w:tc>
        <w:tc>
          <w:tcPr>
            <w:tcW w:w="1187" w:type="pct"/>
            <w:shd w:val="clear" w:color="auto" w:fill="5F0500"/>
          </w:tcPr>
          <w:p w14:paraId="238F9121" w14:textId="77777777" w:rsidR="00763106" w:rsidRPr="00763106" w:rsidRDefault="00763106" w:rsidP="00763106">
            <w:pPr>
              <w:jc w:val="center"/>
              <w:rPr>
                <w:b/>
                <w:lang w:val="en-GB" w:eastAsia="en-US"/>
              </w:rPr>
            </w:pPr>
            <w:r w:rsidRPr="00763106">
              <w:rPr>
                <w:b/>
                <w:lang w:val="en-GB"/>
              </w:rPr>
              <w:t>Delta (%)</w:t>
            </w:r>
          </w:p>
        </w:tc>
      </w:tr>
      <w:tr w:rsidR="00763106" w:rsidRPr="00763106" w14:paraId="37CFC786" w14:textId="77777777" w:rsidTr="00FE55DC">
        <w:trPr>
          <w:trHeight w:val="132"/>
        </w:trPr>
        <w:tc>
          <w:tcPr>
            <w:tcW w:w="1347" w:type="pct"/>
          </w:tcPr>
          <w:p w14:paraId="2A9A1093" w14:textId="77777777" w:rsidR="00763106" w:rsidRPr="00763106" w:rsidRDefault="00763106" w:rsidP="00763106">
            <w:pPr>
              <w:jc w:val="left"/>
              <w:rPr>
                <w:lang w:val="en-GB" w:eastAsia="en-US"/>
              </w:rPr>
            </w:pPr>
            <w:r w:rsidRPr="00763106">
              <w:rPr>
                <w:bCs/>
                <w:lang w:val="en-US"/>
              </w:rPr>
              <w:t>Jan 23</w:t>
            </w:r>
          </w:p>
        </w:tc>
        <w:tc>
          <w:tcPr>
            <w:tcW w:w="1184" w:type="pct"/>
          </w:tcPr>
          <w:p w14:paraId="737A8FF8" w14:textId="77777777" w:rsidR="00763106" w:rsidRPr="00763106" w:rsidRDefault="00763106" w:rsidP="00763106">
            <w:pPr>
              <w:jc w:val="center"/>
              <w:rPr>
                <w:lang w:val="en-GB" w:eastAsia="en-US"/>
              </w:rPr>
            </w:pPr>
            <w:r w:rsidRPr="00763106">
              <w:rPr>
                <w:bCs/>
                <w:lang w:val="en-US"/>
              </w:rPr>
              <w:t>60</w:t>
            </w:r>
          </w:p>
        </w:tc>
        <w:tc>
          <w:tcPr>
            <w:tcW w:w="1281" w:type="pct"/>
          </w:tcPr>
          <w:p w14:paraId="3FF2229E" w14:textId="77777777" w:rsidR="00763106" w:rsidRPr="00763106" w:rsidRDefault="00763106" w:rsidP="00763106">
            <w:pPr>
              <w:jc w:val="center"/>
              <w:rPr>
                <w:lang w:val="en-GB" w:eastAsia="en-US"/>
              </w:rPr>
            </w:pPr>
            <w:r w:rsidRPr="00763106">
              <w:rPr>
                <w:bCs/>
                <w:lang w:val="en-US"/>
              </w:rPr>
              <w:t>74</w:t>
            </w:r>
          </w:p>
        </w:tc>
        <w:tc>
          <w:tcPr>
            <w:tcW w:w="1187" w:type="pct"/>
          </w:tcPr>
          <w:p w14:paraId="4726D540" w14:textId="77777777" w:rsidR="00763106" w:rsidRPr="00763106" w:rsidRDefault="00763106" w:rsidP="00763106">
            <w:pPr>
              <w:jc w:val="center"/>
              <w:rPr>
                <w:lang w:val="en-GB" w:eastAsia="en-US"/>
              </w:rPr>
            </w:pPr>
            <w:r w:rsidRPr="00763106">
              <w:rPr>
                <w:bCs/>
                <w:lang w:val="en-US"/>
              </w:rPr>
              <w:t>-18.37</w:t>
            </w:r>
          </w:p>
        </w:tc>
      </w:tr>
      <w:tr w:rsidR="00763106" w:rsidRPr="00763106" w14:paraId="69597E7D" w14:textId="77777777" w:rsidTr="00FE55DC">
        <w:trPr>
          <w:trHeight w:val="132"/>
        </w:trPr>
        <w:tc>
          <w:tcPr>
            <w:tcW w:w="1347" w:type="pct"/>
          </w:tcPr>
          <w:p w14:paraId="39264043" w14:textId="77777777" w:rsidR="00763106" w:rsidRPr="00763106" w:rsidRDefault="00763106" w:rsidP="00763106">
            <w:pPr>
              <w:jc w:val="left"/>
              <w:rPr>
                <w:lang w:val="en-GB" w:eastAsia="en-US"/>
              </w:rPr>
            </w:pPr>
            <w:r w:rsidRPr="00763106">
              <w:rPr>
                <w:bCs/>
                <w:lang w:val="en-US"/>
              </w:rPr>
              <w:t>Feb 23</w:t>
            </w:r>
          </w:p>
        </w:tc>
        <w:tc>
          <w:tcPr>
            <w:tcW w:w="1184" w:type="pct"/>
          </w:tcPr>
          <w:p w14:paraId="0B7C295A" w14:textId="77777777" w:rsidR="00763106" w:rsidRPr="00763106" w:rsidRDefault="00763106" w:rsidP="00763106">
            <w:pPr>
              <w:jc w:val="center"/>
              <w:rPr>
                <w:lang w:val="en-GB" w:eastAsia="en-US"/>
              </w:rPr>
            </w:pPr>
            <w:r w:rsidRPr="00763106">
              <w:rPr>
                <w:bCs/>
                <w:lang w:val="en-US"/>
              </w:rPr>
              <w:t>66</w:t>
            </w:r>
          </w:p>
        </w:tc>
        <w:tc>
          <w:tcPr>
            <w:tcW w:w="1281" w:type="pct"/>
          </w:tcPr>
          <w:p w14:paraId="354B2176" w14:textId="77777777" w:rsidR="00763106" w:rsidRPr="00763106" w:rsidRDefault="00763106" w:rsidP="00763106">
            <w:pPr>
              <w:jc w:val="center"/>
              <w:rPr>
                <w:lang w:val="en-GB" w:eastAsia="en-US"/>
              </w:rPr>
            </w:pPr>
            <w:r w:rsidRPr="00763106">
              <w:rPr>
                <w:bCs/>
                <w:lang w:val="en-US"/>
              </w:rPr>
              <w:t>74</w:t>
            </w:r>
          </w:p>
        </w:tc>
        <w:tc>
          <w:tcPr>
            <w:tcW w:w="1187" w:type="pct"/>
          </w:tcPr>
          <w:p w14:paraId="1E4F7573" w14:textId="77777777" w:rsidR="00763106" w:rsidRPr="00763106" w:rsidRDefault="00763106" w:rsidP="00763106">
            <w:pPr>
              <w:jc w:val="center"/>
              <w:rPr>
                <w:lang w:val="en-GB" w:eastAsia="en-US"/>
              </w:rPr>
            </w:pPr>
            <w:r w:rsidRPr="00763106">
              <w:rPr>
                <w:bCs/>
                <w:lang w:val="en-US"/>
              </w:rPr>
              <w:t>-10.3</w:t>
            </w:r>
          </w:p>
        </w:tc>
      </w:tr>
      <w:tr w:rsidR="00763106" w:rsidRPr="00763106" w14:paraId="1CB20526" w14:textId="77777777" w:rsidTr="00FE55DC">
        <w:trPr>
          <w:trHeight w:val="132"/>
        </w:trPr>
        <w:tc>
          <w:tcPr>
            <w:tcW w:w="1347" w:type="pct"/>
          </w:tcPr>
          <w:p w14:paraId="295666B7" w14:textId="77777777" w:rsidR="00763106" w:rsidRPr="00763106" w:rsidRDefault="00763106" w:rsidP="00763106">
            <w:pPr>
              <w:jc w:val="left"/>
              <w:rPr>
                <w:lang w:val="en-GB" w:eastAsia="en-US"/>
              </w:rPr>
            </w:pPr>
            <w:r w:rsidRPr="00763106">
              <w:rPr>
                <w:bCs/>
                <w:lang w:val="en-US"/>
              </w:rPr>
              <w:t>Mar 23</w:t>
            </w:r>
          </w:p>
        </w:tc>
        <w:tc>
          <w:tcPr>
            <w:tcW w:w="1184" w:type="pct"/>
          </w:tcPr>
          <w:p w14:paraId="72AF4422" w14:textId="77777777" w:rsidR="00763106" w:rsidRPr="00763106" w:rsidRDefault="00763106" w:rsidP="00763106">
            <w:pPr>
              <w:jc w:val="center"/>
              <w:rPr>
                <w:lang w:val="en-GB" w:eastAsia="en-US"/>
              </w:rPr>
            </w:pPr>
            <w:r w:rsidRPr="00763106">
              <w:rPr>
                <w:bCs/>
                <w:lang w:val="en-US"/>
              </w:rPr>
              <w:t>74</w:t>
            </w:r>
          </w:p>
        </w:tc>
        <w:tc>
          <w:tcPr>
            <w:tcW w:w="1281" w:type="pct"/>
          </w:tcPr>
          <w:p w14:paraId="48D5BB65" w14:textId="77777777" w:rsidR="00763106" w:rsidRPr="00763106" w:rsidRDefault="00763106" w:rsidP="00763106">
            <w:pPr>
              <w:jc w:val="center"/>
              <w:rPr>
                <w:lang w:val="en-GB" w:eastAsia="en-US"/>
              </w:rPr>
            </w:pPr>
            <w:r w:rsidRPr="00763106">
              <w:rPr>
                <w:bCs/>
                <w:lang w:val="en-US"/>
              </w:rPr>
              <w:t>74</w:t>
            </w:r>
          </w:p>
        </w:tc>
        <w:tc>
          <w:tcPr>
            <w:tcW w:w="1187" w:type="pct"/>
          </w:tcPr>
          <w:p w14:paraId="4A82F306" w14:textId="77777777" w:rsidR="00763106" w:rsidRPr="00763106" w:rsidRDefault="00763106" w:rsidP="00763106">
            <w:pPr>
              <w:jc w:val="center"/>
              <w:rPr>
                <w:lang w:val="en-GB" w:eastAsia="en-US"/>
              </w:rPr>
            </w:pPr>
            <w:r w:rsidRPr="00763106">
              <w:rPr>
                <w:bCs/>
                <w:lang w:val="en-US"/>
              </w:rPr>
              <w:t>0.32</w:t>
            </w:r>
          </w:p>
        </w:tc>
      </w:tr>
      <w:tr w:rsidR="00763106" w:rsidRPr="00763106" w14:paraId="23BD97F9" w14:textId="77777777" w:rsidTr="00FE55DC">
        <w:trPr>
          <w:trHeight w:val="132"/>
        </w:trPr>
        <w:tc>
          <w:tcPr>
            <w:tcW w:w="1347" w:type="pct"/>
          </w:tcPr>
          <w:p w14:paraId="747C3FB8" w14:textId="77777777" w:rsidR="00763106" w:rsidRPr="00763106" w:rsidRDefault="00763106" w:rsidP="00763106">
            <w:pPr>
              <w:jc w:val="left"/>
              <w:rPr>
                <w:lang w:val="en-GB" w:eastAsia="en-US"/>
              </w:rPr>
            </w:pPr>
            <w:r w:rsidRPr="00763106">
              <w:rPr>
                <w:bCs/>
                <w:lang w:val="en-US"/>
              </w:rPr>
              <w:t>Apr 23</w:t>
            </w:r>
          </w:p>
        </w:tc>
        <w:tc>
          <w:tcPr>
            <w:tcW w:w="1184" w:type="pct"/>
          </w:tcPr>
          <w:p w14:paraId="5DA56988" w14:textId="77777777" w:rsidR="00763106" w:rsidRPr="00763106" w:rsidRDefault="00763106" w:rsidP="00763106">
            <w:pPr>
              <w:jc w:val="center"/>
              <w:rPr>
                <w:lang w:val="en-GB" w:eastAsia="en-US"/>
              </w:rPr>
            </w:pPr>
            <w:r w:rsidRPr="00763106">
              <w:rPr>
                <w:bCs/>
                <w:lang w:val="en-US"/>
              </w:rPr>
              <w:t>67</w:t>
            </w:r>
          </w:p>
        </w:tc>
        <w:tc>
          <w:tcPr>
            <w:tcW w:w="1281" w:type="pct"/>
          </w:tcPr>
          <w:p w14:paraId="2DCE71A1" w14:textId="77777777" w:rsidR="00763106" w:rsidRPr="00763106" w:rsidRDefault="00763106" w:rsidP="00763106">
            <w:pPr>
              <w:jc w:val="center"/>
              <w:rPr>
                <w:lang w:val="en-GB" w:eastAsia="en-US"/>
              </w:rPr>
            </w:pPr>
            <w:r w:rsidRPr="00763106">
              <w:rPr>
                <w:bCs/>
                <w:lang w:val="en-US"/>
              </w:rPr>
              <w:t>74</w:t>
            </w:r>
          </w:p>
        </w:tc>
        <w:tc>
          <w:tcPr>
            <w:tcW w:w="1187" w:type="pct"/>
          </w:tcPr>
          <w:p w14:paraId="63EA048E" w14:textId="77777777" w:rsidR="00763106" w:rsidRPr="00763106" w:rsidRDefault="00763106" w:rsidP="00763106">
            <w:pPr>
              <w:jc w:val="center"/>
              <w:rPr>
                <w:lang w:val="en-GB" w:eastAsia="en-US"/>
              </w:rPr>
            </w:pPr>
            <w:bookmarkStart w:id="140" w:name="_Hlk135131778"/>
            <w:r w:rsidRPr="00763106">
              <w:rPr>
                <w:bCs/>
                <w:lang w:val="en-US"/>
              </w:rPr>
              <w:t>-9.43</w:t>
            </w:r>
            <w:bookmarkEnd w:id="140"/>
          </w:p>
        </w:tc>
      </w:tr>
    </w:tbl>
    <w:p w14:paraId="3B7C03DF" w14:textId="6BDE857C" w:rsidR="00F26B50" w:rsidRDefault="006A14D5" w:rsidP="003D499A">
      <w:pPr>
        <w:pStyle w:val="Caption"/>
      </w:pPr>
      <w:r w:rsidRPr="00953BC7">
        <w:t xml:space="preserve">Table </w:t>
      </w:r>
      <w:r w:rsidR="00032ED4">
        <w:fldChar w:fldCharType="begin"/>
      </w:r>
      <w:r w:rsidR="00032ED4">
        <w:instrText xml:space="preserve"> STYLEREF 1 \s </w:instrText>
      </w:r>
      <w:r w:rsidR="00032ED4">
        <w:fldChar w:fldCharType="separate"/>
      </w:r>
      <w:r w:rsidR="00BA1CC9">
        <w:rPr>
          <w:noProof/>
        </w:rPr>
        <w:t>6</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4</w:t>
      </w:r>
      <w:r w:rsidR="00032ED4">
        <w:fldChar w:fldCharType="end"/>
      </w:r>
      <w:bookmarkEnd w:id="138"/>
      <w:r w:rsidRPr="00953BC7">
        <w:t xml:space="preserve">: </w:t>
      </w:r>
      <w:r>
        <w:t>Durbanville</w:t>
      </w:r>
      <w:r w:rsidRPr="00953BC7">
        <w:t xml:space="preserve"> PR </w:t>
      </w:r>
      <w:r>
        <w:t>and Forecast</w:t>
      </w:r>
      <w:bookmarkEnd w:id="139"/>
    </w:p>
    <w:p w14:paraId="1FAD68BE" w14:textId="77777777" w:rsidR="00137507" w:rsidRDefault="00137507" w:rsidP="003D499A"/>
    <w:p w14:paraId="5A97F59F" w14:textId="77777777" w:rsidR="003931BD" w:rsidRDefault="003931BD" w:rsidP="003D499A">
      <w:r w:rsidRPr="00F6626E">
        <w:t xml:space="preserve">In January 2023, the Performance Ratio was </w:t>
      </w:r>
      <w:r w:rsidR="00047488">
        <w:t>60</w:t>
      </w:r>
      <w:r w:rsidRPr="00F6626E">
        <w:t xml:space="preserve">%, </w:t>
      </w:r>
      <w:r w:rsidR="00047488">
        <w:t>-18.37</w:t>
      </w:r>
      <w:r w:rsidRPr="00F6626E">
        <w:t>%. lower than the forecasted value of 7</w:t>
      </w:r>
      <w:r w:rsidR="00047488">
        <w:t>4</w:t>
      </w:r>
      <w:r w:rsidRPr="00F6626E">
        <w:t>%</w:t>
      </w:r>
      <w:r>
        <w:t>.</w:t>
      </w:r>
      <w:r w:rsidRPr="00F6626E" w:rsidDel="00E91276">
        <w:t xml:space="preserve"> </w:t>
      </w:r>
      <w:r w:rsidRPr="00F6626E">
        <w:t xml:space="preserve">PR </w:t>
      </w:r>
      <w:r>
        <w:t xml:space="preserve">is likely </w:t>
      </w:r>
      <w:r w:rsidRPr="00F6626E">
        <w:t>below forecast due to frequent load sh</w:t>
      </w:r>
      <w:r>
        <w:t>ed</w:t>
      </w:r>
      <w:r w:rsidRPr="00F6626E">
        <w:t>ding event</w:t>
      </w:r>
      <w:r>
        <w:t>s</w:t>
      </w:r>
      <w:r w:rsidRPr="00F6626E">
        <w:t xml:space="preserve"> occurring across </w:t>
      </w:r>
      <w:r>
        <w:t>S</w:t>
      </w:r>
      <w:r w:rsidRPr="00F6626E">
        <w:t>outh Africa</w:t>
      </w:r>
      <w:r>
        <w:t>.</w:t>
      </w:r>
      <w:r w:rsidRPr="00F6626E">
        <w:t xml:space="preserve"> </w:t>
      </w:r>
      <w:r>
        <w:t xml:space="preserve">Load shedding affects the Project for </w:t>
      </w:r>
      <w:r w:rsidRPr="00F6626E">
        <w:t xml:space="preserve">2-4 hours a day depending on the </w:t>
      </w:r>
      <w:r>
        <w:t>s</w:t>
      </w:r>
      <w:r w:rsidRPr="00F6626E">
        <w:t xml:space="preserve">tage of </w:t>
      </w:r>
      <w:r>
        <w:t>load shedding</w:t>
      </w:r>
      <w:r w:rsidRPr="00F6626E">
        <w:t>.</w:t>
      </w:r>
    </w:p>
    <w:p w14:paraId="12B6C23C" w14:textId="77777777" w:rsidR="00010C37" w:rsidRDefault="00010C37" w:rsidP="003D499A"/>
    <w:p w14:paraId="084639BD" w14:textId="77777777" w:rsidR="00633546" w:rsidRDefault="00633546" w:rsidP="003D499A">
      <w:r>
        <w:t xml:space="preserve">A negative </w:t>
      </w:r>
      <w:r w:rsidR="00F26B50">
        <w:t>variance</w:t>
      </w:r>
      <w:r>
        <w:t xml:space="preserve"> </w:t>
      </w:r>
      <w:r w:rsidR="00D105C9">
        <w:t xml:space="preserve">shows </w:t>
      </w:r>
      <w:r>
        <w:t xml:space="preserve">that the actual performance was significantly lower than expected or planned. This </w:t>
      </w:r>
      <w:r w:rsidR="00F412C9">
        <w:t>is likely to be</w:t>
      </w:r>
      <w:r>
        <w:t xml:space="preserve"> due to </w:t>
      </w:r>
      <w:r w:rsidR="007A7A53">
        <w:t xml:space="preserve">frequent </w:t>
      </w:r>
      <w:r w:rsidR="00085EF5">
        <w:t>load shedding</w:t>
      </w:r>
      <w:r w:rsidR="007A7A53">
        <w:t xml:space="preserve"> event</w:t>
      </w:r>
      <w:r w:rsidR="00F412C9">
        <w:t>s</w:t>
      </w:r>
      <w:r w:rsidR="007A7A53">
        <w:t xml:space="preserve"> as the plant had low availability that contributed to production losses</w:t>
      </w:r>
      <w:r w:rsidR="00F412C9">
        <w:t xml:space="preserve">, although the precise </w:t>
      </w:r>
      <w:r w:rsidR="00220406">
        <w:t>number of hours of loadshedding was no</w:t>
      </w:r>
      <w:r w:rsidR="007122A2">
        <w:t>t recorded by the SCADA system</w:t>
      </w:r>
      <w:r w:rsidR="007A7A53">
        <w:t>.</w:t>
      </w:r>
      <w:r w:rsidR="00506252">
        <w:t xml:space="preserve"> </w:t>
      </w:r>
    </w:p>
    <w:p w14:paraId="0921B525" w14:textId="77777777" w:rsidR="007B2F80" w:rsidRDefault="007B2F80" w:rsidP="003D499A"/>
    <w:p w14:paraId="6D2F09BB" w14:textId="77777777" w:rsidR="006A14D5" w:rsidRDefault="006A14D5" w:rsidP="003D499A">
      <w:pPr>
        <w:pStyle w:val="Heading2"/>
      </w:pPr>
      <w:bookmarkStart w:id="141" w:name="_Toc129949293"/>
      <w:bookmarkStart w:id="142" w:name="_Toc130236228"/>
      <w:bookmarkEnd w:id="141"/>
      <w:r w:rsidRPr="00B003E1">
        <w:t xml:space="preserve">Production </w:t>
      </w:r>
      <w:r w:rsidR="00E24BF8">
        <w:t>v</w:t>
      </w:r>
      <w:r>
        <w:t>s Forecast</w:t>
      </w:r>
      <w:bookmarkEnd w:id="142"/>
    </w:p>
    <w:p w14:paraId="40953B1A" w14:textId="77777777" w:rsidR="007B2F80" w:rsidRPr="007B2F80" w:rsidRDefault="007B2F80" w:rsidP="003D499A"/>
    <w:p w14:paraId="38092B23" w14:textId="77777777" w:rsidR="006A14D5" w:rsidRDefault="007F1F05" w:rsidP="003D499A">
      <w:pPr>
        <w:rPr>
          <w:lang w:eastAsia="en-US"/>
        </w:rPr>
      </w:pPr>
      <w:r>
        <w:rPr>
          <w:lang w:eastAsia="en-US"/>
        </w:rPr>
        <w:fldChar w:fldCharType="begin"/>
      </w:r>
      <w:r>
        <w:rPr>
          <w:lang w:eastAsia="en-US"/>
        </w:rPr>
        <w:instrText xml:space="preserve"> REF _Ref129684758 \h </w:instrText>
      </w:r>
      <w:r>
        <w:rPr>
          <w:lang w:eastAsia="en-US"/>
        </w:rPr>
      </w:r>
      <w:r>
        <w:rPr>
          <w:lang w:eastAsia="en-US"/>
        </w:rPr>
        <w:fldChar w:fldCharType="separate"/>
      </w:r>
      <w:r w:rsidR="0087758B" w:rsidRPr="00953BC7">
        <w:t xml:space="preserve">Table </w:t>
      </w:r>
      <w:r w:rsidR="0087758B">
        <w:rPr>
          <w:noProof/>
        </w:rPr>
        <w:t>6</w:t>
      </w:r>
      <w:r w:rsidR="0087758B">
        <w:noBreakHyphen/>
      </w:r>
      <w:r w:rsidR="0087758B">
        <w:rPr>
          <w:noProof/>
        </w:rPr>
        <w:t>5</w:t>
      </w:r>
      <w:r>
        <w:rPr>
          <w:lang w:eastAsia="en-US"/>
        </w:rPr>
        <w:fldChar w:fldCharType="end"/>
      </w:r>
      <w:r w:rsidR="00B60612">
        <w:rPr>
          <w:lang w:eastAsia="en-US"/>
        </w:rPr>
        <w:t xml:space="preserve"> shows </w:t>
      </w:r>
      <w:r w:rsidR="0084130A" w:rsidRPr="0084130A">
        <w:rPr>
          <w:lang w:eastAsia="en-US"/>
        </w:rPr>
        <w:t xml:space="preserve">the January 2023 actual production and </w:t>
      </w:r>
      <w:r w:rsidR="00D94BE6" w:rsidRPr="0084130A">
        <w:rPr>
          <w:lang w:eastAsia="en-US"/>
        </w:rPr>
        <w:t>comparison</w:t>
      </w:r>
      <w:r w:rsidR="0084130A" w:rsidRPr="0084130A">
        <w:rPr>
          <w:lang w:eastAsia="en-US"/>
        </w:rPr>
        <w:t xml:space="preserve"> to the original forecast and the weather adjusted forecasts.</w:t>
      </w:r>
    </w:p>
    <w:p w14:paraId="52C8BD9F" w14:textId="77777777" w:rsidR="00763106" w:rsidRDefault="00763106" w:rsidP="003D499A">
      <w:pPr>
        <w:rPr>
          <w:lang w:eastAsia="en-US"/>
        </w:rPr>
      </w:pPr>
    </w:p>
    <w:tbl>
      <w:tblPr>
        <w:tblStyle w:val="TableGridLight"/>
        <w:tblW w:w="0" w:type="auto"/>
        <w:jc w:val="center"/>
        <w:tblLook w:val="04A0" w:firstRow="1" w:lastRow="0" w:firstColumn="1" w:lastColumn="0" w:noHBand="0" w:noVBand="1"/>
      </w:tblPr>
      <w:tblGrid>
        <w:gridCol w:w="1302"/>
        <w:gridCol w:w="1646"/>
        <w:gridCol w:w="1530"/>
        <w:gridCol w:w="1542"/>
        <w:gridCol w:w="1519"/>
        <w:gridCol w:w="1784"/>
      </w:tblGrid>
      <w:tr w:rsidR="00763106" w:rsidRPr="00763106" w14:paraId="7D662AAA" w14:textId="77777777" w:rsidTr="00FE55DC">
        <w:trPr>
          <w:trHeight w:val="154"/>
          <w:jc w:val="center"/>
        </w:trPr>
        <w:tc>
          <w:tcPr>
            <w:tcW w:w="1302" w:type="dxa"/>
            <w:shd w:val="clear" w:color="auto" w:fill="5F0505"/>
            <w:noWrap/>
          </w:tcPr>
          <w:p w14:paraId="7A1F69C7" w14:textId="77777777" w:rsidR="00763106" w:rsidRPr="00763106" w:rsidRDefault="00763106" w:rsidP="00763106">
            <w:pPr>
              <w:jc w:val="left"/>
              <w:rPr>
                <w:b/>
                <w:bCs/>
                <w:lang w:val="en-GB"/>
              </w:rPr>
            </w:pPr>
            <w:r w:rsidRPr="00763106">
              <w:rPr>
                <w:b/>
                <w:lang w:val="en-US"/>
              </w:rPr>
              <w:t>Month</w:t>
            </w:r>
          </w:p>
        </w:tc>
        <w:tc>
          <w:tcPr>
            <w:tcW w:w="4718" w:type="dxa"/>
            <w:gridSpan w:val="3"/>
            <w:shd w:val="clear" w:color="auto" w:fill="5F0505"/>
          </w:tcPr>
          <w:p w14:paraId="222A0283" w14:textId="77777777" w:rsidR="00763106" w:rsidRPr="00763106" w:rsidRDefault="00763106" w:rsidP="00763106">
            <w:pPr>
              <w:jc w:val="center"/>
              <w:rPr>
                <w:b/>
                <w:bCs/>
                <w:lang w:val="en-GB"/>
              </w:rPr>
            </w:pPr>
            <w:r w:rsidRPr="00763106">
              <w:rPr>
                <w:b/>
                <w:bCs/>
                <w:lang w:val="en-GB"/>
              </w:rPr>
              <w:t>Production (kWh)</w:t>
            </w:r>
          </w:p>
        </w:tc>
        <w:tc>
          <w:tcPr>
            <w:tcW w:w="1519" w:type="dxa"/>
            <w:vMerge w:val="restart"/>
            <w:shd w:val="clear" w:color="auto" w:fill="5F0505"/>
          </w:tcPr>
          <w:p w14:paraId="40AF21F3" w14:textId="77777777" w:rsidR="00763106" w:rsidRPr="00763106" w:rsidRDefault="00763106" w:rsidP="00763106">
            <w:pPr>
              <w:jc w:val="center"/>
              <w:rPr>
                <w:b/>
                <w:bCs/>
                <w:lang w:val="en-GB"/>
              </w:rPr>
            </w:pPr>
            <w:r w:rsidRPr="00763106">
              <w:rPr>
                <w:b/>
                <w:bCs/>
                <w:lang w:val="en-GB"/>
              </w:rPr>
              <w:t>Actual vs Original Forecast</w:t>
            </w:r>
            <w:r w:rsidRPr="00763106">
              <w:rPr>
                <w:b/>
                <w:bCs/>
                <w:lang w:val="en-US"/>
              </w:rPr>
              <w:t xml:space="preserve"> (%)</w:t>
            </w:r>
          </w:p>
        </w:tc>
        <w:tc>
          <w:tcPr>
            <w:tcW w:w="1784" w:type="dxa"/>
            <w:vMerge w:val="restart"/>
            <w:shd w:val="clear" w:color="auto" w:fill="5F0505"/>
          </w:tcPr>
          <w:p w14:paraId="19B63043" w14:textId="77777777" w:rsidR="00763106" w:rsidRPr="00763106" w:rsidRDefault="00763106" w:rsidP="00763106">
            <w:pPr>
              <w:jc w:val="center"/>
              <w:rPr>
                <w:b/>
                <w:bCs/>
                <w:lang w:val="en-GB"/>
              </w:rPr>
            </w:pPr>
            <w:r w:rsidRPr="00763106">
              <w:rPr>
                <w:b/>
                <w:bCs/>
                <w:lang w:val="en-GB"/>
              </w:rPr>
              <w:t>Actual vs Weather Adjusted Forecast (%)</w:t>
            </w:r>
          </w:p>
        </w:tc>
      </w:tr>
      <w:tr w:rsidR="00763106" w:rsidRPr="00763106" w14:paraId="3C630FC8" w14:textId="77777777" w:rsidTr="00FE55DC">
        <w:trPr>
          <w:trHeight w:val="86"/>
          <w:jc w:val="center"/>
        </w:trPr>
        <w:tc>
          <w:tcPr>
            <w:tcW w:w="1302" w:type="dxa"/>
            <w:shd w:val="clear" w:color="auto" w:fill="5F0505"/>
            <w:noWrap/>
          </w:tcPr>
          <w:p w14:paraId="537FC207" w14:textId="77777777" w:rsidR="00763106" w:rsidRPr="00763106" w:rsidRDefault="00763106" w:rsidP="00763106">
            <w:pPr>
              <w:jc w:val="left"/>
              <w:rPr>
                <w:b/>
                <w:lang w:val="en-US"/>
              </w:rPr>
            </w:pPr>
          </w:p>
        </w:tc>
        <w:tc>
          <w:tcPr>
            <w:tcW w:w="1646" w:type="dxa"/>
            <w:shd w:val="clear" w:color="auto" w:fill="5F0505"/>
            <w:noWrap/>
          </w:tcPr>
          <w:p w14:paraId="67437390" w14:textId="77777777" w:rsidR="00763106" w:rsidRPr="00763106" w:rsidRDefault="00763106" w:rsidP="00763106">
            <w:pPr>
              <w:jc w:val="center"/>
              <w:rPr>
                <w:b/>
                <w:bCs/>
                <w:lang w:val="en-US"/>
              </w:rPr>
            </w:pPr>
            <w:r w:rsidRPr="00763106">
              <w:rPr>
                <w:b/>
                <w:bCs/>
                <w:lang w:val="en-US"/>
              </w:rPr>
              <w:t>Original Forecast</w:t>
            </w:r>
          </w:p>
        </w:tc>
        <w:tc>
          <w:tcPr>
            <w:tcW w:w="1530" w:type="dxa"/>
            <w:shd w:val="clear" w:color="auto" w:fill="5F0505"/>
            <w:noWrap/>
          </w:tcPr>
          <w:p w14:paraId="21B5402B" w14:textId="77777777" w:rsidR="00763106" w:rsidRPr="00763106" w:rsidRDefault="00763106" w:rsidP="00763106">
            <w:pPr>
              <w:jc w:val="center"/>
              <w:rPr>
                <w:b/>
                <w:bCs/>
                <w:lang w:val="en-US"/>
              </w:rPr>
            </w:pPr>
            <w:r w:rsidRPr="00763106">
              <w:rPr>
                <w:b/>
                <w:bCs/>
                <w:lang w:val="en-GB"/>
              </w:rPr>
              <w:t>Weather Adjusted Forecast</w:t>
            </w:r>
          </w:p>
        </w:tc>
        <w:tc>
          <w:tcPr>
            <w:tcW w:w="1542" w:type="dxa"/>
            <w:shd w:val="clear" w:color="auto" w:fill="5F0505"/>
            <w:noWrap/>
          </w:tcPr>
          <w:p w14:paraId="416B77D4" w14:textId="77777777" w:rsidR="00763106" w:rsidRPr="00763106" w:rsidRDefault="00763106" w:rsidP="00763106">
            <w:pPr>
              <w:jc w:val="center"/>
              <w:rPr>
                <w:b/>
                <w:bCs/>
                <w:lang w:val="en-US"/>
              </w:rPr>
            </w:pPr>
            <w:r w:rsidRPr="00763106">
              <w:rPr>
                <w:b/>
                <w:bCs/>
                <w:lang w:val="en-US"/>
              </w:rPr>
              <w:t>Actual Production</w:t>
            </w:r>
          </w:p>
        </w:tc>
        <w:tc>
          <w:tcPr>
            <w:tcW w:w="1519" w:type="dxa"/>
            <w:vMerge/>
            <w:shd w:val="clear" w:color="auto" w:fill="5F0505"/>
          </w:tcPr>
          <w:p w14:paraId="52E0E16C" w14:textId="77777777" w:rsidR="00763106" w:rsidRPr="00763106" w:rsidRDefault="00763106" w:rsidP="00763106">
            <w:pPr>
              <w:jc w:val="center"/>
              <w:rPr>
                <w:b/>
                <w:bCs/>
                <w:lang w:val="en-GB"/>
              </w:rPr>
            </w:pPr>
          </w:p>
        </w:tc>
        <w:tc>
          <w:tcPr>
            <w:tcW w:w="1784" w:type="dxa"/>
            <w:vMerge/>
            <w:shd w:val="clear" w:color="auto" w:fill="5F0505"/>
          </w:tcPr>
          <w:p w14:paraId="1834CB2C" w14:textId="77777777" w:rsidR="00763106" w:rsidRPr="00763106" w:rsidRDefault="00763106" w:rsidP="00763106">
            <w:pPr>
              <w:jc w:val="center"/>
              <w:rPr>
                <w:b/>
                <w:bCs/>
                <w:lang w:val="en-GB"/>
              </w:rPr>
            </w:pPr>
          </w:p>
        </w:tc>
      </w:tr>
      <w:tr w:rsidR="00763106" w:rsidRPr="00763106" w14:paraId="2D303C69" w14:textId="77777777" w:rsidTr="00FE55DC">
        <w:trPr>
          <w:trHeight w:val="224"/>
          <w:jc w:val="center"/>
        </w:trPr>
        <w:tc>
          <w:tcPr>
            <w:tcW w:w="1302" w:type="dxa"/>
            <w:noWrap/>
          </w:tcPr>
          <w:p w14:paraId="3F61395B" w14:textId="77777777" w:rsidR="00763106" w:rsidRPr="00763106" w:rsidRDefault="00763106" w:rsidP="00763106">
            <w:pPr>
              <w:jc w:val="left"/>
              <w:rPr>
                <w:bCs/>
                <w:lang w:val="en-US"/>
              </w:rPr>
            </w:pPr>
            <w:r w:rsidRPr="00763106">
              <w:rPr>
                <w:bCs/>
                <w:lang w:val="en-US"/>
              </w:rPr>
              <w:t>Jan 23</w:t>
            </w:r>
          </w:p>
        </w:tc>
        <w:tc>
          <w:tcPr>
            <w:tcW w:w="1646" w:type="dxa"/>
            <w:noWrap/>
          </w:tcPr>
          <w:p w14:paraId="0FE23FC3" w14:textId="77777777" w:rsidR="00763106" w:rsidRPr="00763106" w:rsidRDefault="00763106" w:rsidP="00763106">
            <w:pPr>
              <w:jc w:val="center"/>
              <w:rPr>
                <w:bCs/>
                <w:lang w:val="en-US"/>
              </w:rPr>
            </w:pPr>
            <w:r w:rsidRPr="00763106">
              <w:rPr>
                <w:bCs/>
                <w:lang w:val="en-US"/>
              </w:rPr>
              <w:t>127,670</w:t>
            </w:r>
          </w:p>
        </w:tc>
        <w:tc>
          <w:tcPr>
            <w:tcW w:w="1530" w:type="dxa"/>
            <w:noWrap/>
          </w:tcPr>
          <w:p w14:paraId="75B4DE4C" w14:textId="77777777" w:rsidR="00763106" w:rsidRPr="00763106" w:rsidRDefault="00763106" w:rsidP="00763106">
            <w:pPr>
              <w:jc w:val="center"/>
              <w:rPr>
                <w:bCs/>
                <w:lang w:val="en-US"/>
              </w:rPr>
            </w:pPr>
            <w:r w:rsidRPr="00763106">
              <w:rPr>
                <w:bCs/>
                <w:lang w:val="en-US"/>
              </w:rPr>
              <w:t>130,197</w:t>
            </w:r>
          </w:p>
        </w:tc>
        <w:tc>
          <w:tcPr>
            <w:tcW w:w="1542" w:type="dxa"/>
            <w:noWrap/>
          </w:tcPr>
          <w:p w14:paraId="36C10E3C" w14:textId="77777777" w:rsidR="00763106" w:rsidRPr="00763106" w:rsidRDefault="00763106" w:rsidP="00763106">
            <w:pPr>
              <w:jc w:val="center"/>
              <w:rPr>
                <w:bCs/>
                <w:lang w:val="en-US"/>
              </w:rPr>
            </w:pPr>
            <w:r w:rsidRPr="00763106">
              <w:rPr>
                <w:bCs/>
                <w:lang w:val="en-US"/>
              </w:rPr>
              <w:t>79,512</w:t>
            </w:r>
          </w:p>
        </w:tc>
        <w:tc>
          <w:tcPr>
            <w:tcW w:w="1519" w:type="dxa"/>
          </w:tcPr>
          <w:p w14:paraId="274BDAC1" w14:textId="77777777" w:rsidR="00763106" w:rsidRPr="00763106" w:rsidRDefault="00763106" w:rsidP="00763106">
            <w:pPr>
              <w:jc w:val="center"/>
              <w:rPr>
                <w:bCs/>
                <w:lang w:val="en-US"/>
              </w:rPr>
            </w:pPr>
            <w:r w:rsidRPr="00763106">
              <w:rPr>
                <w:bCs/>
                <w:lang w:val="en-US"/>
              </w:rPr>
              <w:t>-37.72</w:t>
            </w:r>
          </w:p>
        </w:tc>
        <w:tc>
          <w:tcPr>
            <w:tcW w:w="1784" w:type="dxa"/>
          </w:tcPr>
          <w:p w14:paraId="2413F87B" w14:textId="77777777" w:rsidR="00763106" w:rsidRPr="00763106" w:rsidRDefault="00763106" w:rsidP="00763106">
            <w:pPr>
              <w:jc w:val="center"/>
              <w:rPr>
                <w:bCs/>
                <w:lang w:val="en-US"/>
              </w:rPr>
            </w:pPr>
            <w:r w:rsidRPr="00763106">
              <w:rPr>
                <w:bCs/>
                <w:lang w:val="en-US"/>
              </w:rPr>
              <w:t>-38.93</w:t>
            </w:r>
          </w:p>
        </w:tc>
      </w:tr>
      <w:tr w:rsidR="00763106" w:rsidRPr="00763106" w14:paraId="622DDD76" w14:textId="77777777" w:rsidTr="00FE55DC">
        <w:trPr>
          <w:trHeight w:val="224"/>
          <w:jc w:val="center"/>
        </w:trPr>
        <w:tc>
          <w:tcPr>
            <w:tcW w:w="1302" w:type="dxa"/>
            <w:noWrap/>
          </w:tcPr>
          <w:p w14:paraId="2E8A44B0" w14:textId="77777777" w:rsidR="00763106" w:rsidRPr="00763106" w:rsidRDefault="00763106" w:rsidP="00763106">
            <w:pPr>
              <w:jc w:val="left"/>
              <w:rPr>
                <w:bCs/>
                <w:lang w:val="en-US"/>
              </w:rPr>
            </w:pPr>
            <w:r w:rsidRPr="00763106">
              <w:rPr>
                <w:bCs/>
                <w:lang w:val="en-US"/>
              </w:rPr>
              <w:t>Feb 23</w:t>
            </w:r>
          </w:p>
        </w:tc>
        <w:tc>
          <w:tcPr>
            <w:tcW w:w="1646" w:type="dxa"/>
            <w:noWrap/>
          </w:tcPr>
          <w:p w14:paraId="0979E4CA" w14:textId="77777777" w:rsidR="00763106" w:rsidRPr="00763106" w:rsidRDefault="00763106" w:rsidP="00763106">
            <w:pPr>
              <w:jc w:val="center"/>
              <w:rPr>
                <w:bCs/>
                <w:lang w:val="en-US"/>
              </w:rPr>
            </w:pPr>
            <w:r w:rsidRPr="00763106">
              <w:rPr>
                <w:bCs/>
                <w:lang w:val="en-US"/>
              </w:rPr>
              <w:t>109,018</w:t>
            </w:r>
          </w:p>
        </w:tc>
        <w:tc>
          <w:tcPr>
            <w:tcW w:w="1530" w:type="dxa"/>
            <w:noWrap/>
          </w:tcPr>
          <w:p w14:paraId="244ACC7C" w14:textId="77777777" w:rsidR="00763106" w:rsidRPr="00763106" w:rsidRDefault="00763106" w:rsidP="00763106">
            <w:pPr>
              <w:jc w:val="center"/>
              <w:rPr>
                <w:bCs/>
                <w:lang w:val="en-US"/>
              </w:rPr>
            </w:pPr>
            <w:r w:rsidRPr="00763106">
              <w:rPr>
                <w:bCs/>
                <w:lang w:val="en-US"/>
              </w:rPr>
              <w:t>111,199</w:t>
            </w:r>
          </w:p>
        </w:tc>
        <w:tc>
          <w:tcPr>
            <w:tcW w:w="1542" w:type="dxa"/>
            <w:noWrap/>
          </w:tcPr>
          <w:p w14:paraId="6493863D" w14:textId="77777777" w:rsidR="00763106" w:rsidRPr="00763106" w:rsidRDefault="00763106" w:rsidP="00763106">
            <w:pPr>
              <w:jc w:val="center"/>
              <w:rPr>
                <w:bCs/>
                <w:lang w:val="en-US"/>
              </w:rPr>
            </w:pPr>
            <w:r w:rsidRPr="00763106">
              <w:rPr>
                <w:bCs/>
                <w:lang w:val="en-US"/>
              </w:rPr>
              <w:t>62,421</w:t>
            </w:r>
          </w:p>
        </w:tc>
        <w:tc>
          <w:tcPr>
            <w:tcW w:w="1519" w:type="dxa"/>
          </w:tcPr>
          <w:p w14:paraId="0A91C029" w14:textId="77777777" w:rsidR="00763106" w:rsidRPr="00763106" w:rsidRDefault="00763106" w:rsidP="00763106">
            <w:pPr>
              <w:jc w:val="center"/>
              <w:rPr>
                <w:bCs/>
                <w:lang w:val="en-US"/>
              </w:rPr>
            </w:pPr>
            <w:r w:rsidRPr="00763106">
              <w:rPr>
                <w:bCs/>
                <w:lang w:val="en-US"/>
              </w:rPr>
              <w:t>-42.74</w:t>
            </w:r>
          </w:p>
        </w:tc>
        <w:tc>
          <w:tcPr>
            <w:tcW w:w="1784" w:type="dxa"/>
          </w:tcPr>
          <w:p w14:paraId="14858AE3" w14:textId="77777777" w:rsidR="00763106" w:rsidRPr="00763106" w:rsidRDefault="00763106" w:rsidP="00763106">
            <w:pPr>
              <w:jc w:val="center"/>
              <w:rPr>
                <w:bCs/>
                <w:lang w:val="en-US"/>
              </w:rPr>
            </w:pPr>
            <w:r w:rsidRPr="00763106">
              <w:rPr>
                <w:bCs/>
                <w:lang w:val="en-US"/>
              </w:rPr>
              <w:t>-43.87</w:t>
            </w:r>
          </w:p>
        </w:tc>
      </w:tr>
      <w:tr w:rsidR="00763106" w:rsidRPr="00763106" w14:paraId="67552C8F" w14:textId="77777777" w:rsidTr="00FE55DC">
        <w:trPr>
          <w:trHeight w:val="224"/>
          <w:jc w:val="center"/>
        </w:trPr>
        <w:tc>
          <w:tcPr>
            <w:tcW w:w="1302" w:type="dxa"/>
            <w:noWrap/>
          </w:tcPr>
          <w:p w14:paraId="1495DE26" w14:textId="77777777" w:rsidR="00763106" w:rsidRPr="00763106" w:rsidRDefault="00763106" w:rsidP="00763106">
            <w:pPr>
              <w:jc w:val="left"/>
              <w:rPr>
                <w:bCs/>
                <w:lang w:val="en-US"/>
              </w:rPr>
            </w:pPr>
            <w:r w:rsidRPr="00763106">
              <w:rPr>
                <w:bCs/>
                <w:lang w:val="en-US"/>
              </w:rPr>
              <w:t>Mar 23</w:t>
            </w:r>
          </w:p>
        </w:tc>
        <w:tc>
          <w:tcPr>
            <w:tcW w:w="1646" w:type="dxa"/>
            <w:noWrap/>
          </w:tcPr>
          <w:p w14:paraId="547808F5" w14:textId="77777777" w:rsidR="00763106" w:rsidRPr="00763106" w:rsidRDefault="00763106" w:rsidP="00763106">
            <w:pPr>
              <w:jc w:val="center"/>
              <w:rPr>
                <w:bCs/>
                <w:lang w:val="en-US"/>
              </w:rPr>
            </w:pPr>
            <w:r w:rsidRPr="00763106">
              <w:rPr>
                <w:bCs/>
                <w:lang w:val="en-US"/>
              </w:rPr>
              <w:t>109,170</w:t>
            </w:r>
          </w:p>
        </w:tc>
        <w:tc>
          <w:tcPr>
            <w:tcW w:w="1530" w:type="dxa"/>
            <w:noWrap/>
          </w:tcPr>
          <w:p w14:paraId="1BFC7ED7" w14:textId="77777777" w:rsidR="00763106" w:rsidRPr="00763106" w:rsidRDefault="00763106" w:rsidP="00763106">
            <w:pPr>
              <w:jc w:val="center"/>
              <w:rPr>
                <w:bCs/>
                <w:lang w:val="en-US"/>
              </w:rPr>
            </w:pPr>
            <w:r w:rsidRPr="00763106">
              <w:rPr>
                <w:bCs/>
                <w:lang w:val="en-US"/>
              </w:rPr>
              <w:t>85,284</w:t>
            </w:r>
          </w:p>
        </w:tc>
        <w:tc>
          <w:tcPr>
            <w:tcW w:w="1542" w:type="dxa"/>
            <w:noWrap/>
          </w:tcPr>
          <w:p w14:paraId="409ABDCB" w14:textId="77777777" w:rsidR="00763106" w:rsidRPr="00763106" w:rsidRDefault="00763106" w:rsidP="00763106">
            <w:pPr>
              <w:jc w:val="center"/>
              <w:rPr>
                <w:bCs/>
                <w:lang w:val="en-US"/>
              </w:rPr>
            </w:pPr>
            <w:r w:rsidRPr="00763106">
              <w:rPr>
                <w:bCs/>
                <w:lang w:val="en-US"/>
              </w:rPr>
              <w:t>61,829</w:t>
            </w:r>
          </w:p>
        </w:tc>
        <w:tc>
          <w:tcPr>
            <w:tcW w:w="1519" w:type="dxa"/>
          </w:tcPr>
          <w:p w14:paraId="0B6FFDB9" w14:textId="77777777" w:rsidR="00763106" w:rsidRPr="00763106" w:rsidRDefault="00763106" w:rsidP="00763106">
            <w:pPr>
              <w:jc w:val="center"/>
              <w:rPr>
                <w:bCs/>
                <w:lang w:val="en-US"/>
              </w:rPr>
            </w:pPr>
            <w:r w:rsidRPr="00763106">
              <w:rPr>
                <w:bCs/>
                <w:lang w:val="en-US"/>
              </w:rPr>
              <w:t>-43.36</w:t>
            </w:r>
          </w:p>
        </w:tc>
        <w:tc>
          <w:tcPr>
            <w:tcW w:w="1784" w:type="dxa"/>
          </w:tcPr>
          <w:p w14:paraId="6265680A" w14:textId="77777777" w:rsidR="00763106" w:rsidRPr="00763106" w:rsidRDefault="00763106" w:rsidP="00763106">
            <w:pPr>
              <w:jc w:val="center"/>
              <w:rPr>
                <w:bCs/>
                <w:lang w:val="en-US"/>
              </w:rPr>
            </w:pPr>
            <w:r w:rsidRPr="00763106">
              <w:rPr>
                <w:bCs/>
                <w:lang w:val="en-US"/>
              </w:rPr>
              <w:t>-27.5</w:t>
            </w:r>
          </w:p>
        </w:tc>
      </w:tr>
      <w:tr w:rsidR="00763106" w:rsidRPr="00763106" w14:paraId="76B00827" w14:textId="77777777" w:rsidTr="00FE55DC">
        <w:trPr>
          <w:trHeight w:val="224"/>
          <w:jc w:val="center"/>
        </w:trPr>
        <w:tc>
          <w:tcPr>
            <w:tcW w:w="1302" w:type="dxa"/>
            <w:noWrap/>
          </w:tcPr>
          <w:p w14:paraId="1E98C39A" w14:textId="77777777" w:rsidR="00763106" w:rsidRPr="00763106" w:rsidRDefault="00763106" w:rsidP="00763106">
            <w:pPr>
              <w:jc w:val="left"/>
              <w:rPr>
                <w:b/>
                <w:lang w:val="en-US"/>
              </w:rPr>
            </w:pPr>
            <w:r w:rsidRPr="00763106">
              <w:rPr>
                <w:b/>
                <w:lang w:val="en-US"/>
              </w:rPr>
              <w:t>Total</w:t>
            </w:r>
          </w:p>
        </w:tc>
        <w:tc>
          <w:tcPr>
            <w:tcW w:w="1646" w:type="dxa"/>
            <w:noWrap/>
          </w:tcPr>
          <w:p w14:paraId="6594BB1E" w14:textId="77777777" w:rsidR="00763106" w:rsidRPr="00763106" w:rsidRDefault="00763106" w:rsidP="00763106">
            <w:pPr>
              <w:jc w:val="center"/>
              <w:rPr>
                <w:b/>
                <w:lang w:val="en-US"/>
              </w:rPr>
            </w:pPr>
            <w:r w:rsidRPr="00763106">
              <w:rPr>
                <w:b/>
                <w:lang w:val="en-US"/>
              </w:rPr>
              <w:t>345,859</w:t>
            </w:r>
          </w:p>
        </w:tc>
        <w:tc>
          <w:tcPr>
            <w:tcW w:w="1530" w:type="dxa"/>
            <w:noWrap/>
          </w:tcPr>
          <w:p w14:paraId="15DB5561" w14:textId="77777777" w:rsidR="00763106" w:rsidRPr="00763106" w:rsidRDefault="00763106" w:rsidP="00763106">
            <w:pPr>
              <w:jc w:val="center"/>
              <w:rPr>
                <w:b/>
                <w:lang w:val="en-US"/>
              </w:rPr>
            </w:pPr>
            <w:r w:rsidRPr="00763106">
              <w:rPr>
                <w:b/>
                <w:lang w:val="en-US"/>
              </w:rPr>
              <w:t>326,680</w:t>
            </w:r>
          </w:p>
        </w:tc>
        <w:tc>
          <w:tcPr>
            <w:tcW w:w="1542" w:type="dxa"/>
            <w:noWrap/>
          </w:tcPr>
          <w:p w14:paraId="1A6717CC" w14:textId="77777777" w:rsidR="00763106" w:rsidRPr="00763106" w:rsidRDefault="00763106" w:rsidP="00763106">
            <w:pPr>
              <w:jc w:val="center"/>
              <w:rPr>
                <w:b/>
                <w:lang w:val="en-US"/>
              </w:rPr>
            </w:pPr>
            <w:bookmarkStart w:id="143" w:name="_Hlk135117708"/>
            <w:r w:rsidRPr="00763106">
              <w:rPr>
                <w:b/>
                <w:lang w:val="en-US"/>
              </w:rPr>
              <w:t>203,762</w:t>
            </w:r>
            <w:bookmarkEnd w:id="143"/>
          </w:p>
        </w:tc>
        <w:tc>
          <w:tcPr>
            <w:tcW w:w="1519" w:type="dxa"/>
          </w:tcPr>
          <w:p w14:paraId="0008B160" w14:textId="77777777" w:rsidR="00763106" w:rsidRPr="00763106" w:rsidRDefault="00763106" w:rsidP="00763106">
            <w:pPr>
              <w:jc w:val="center"/>
              <w:rPr>
                <w:b/>
                <w:lang w:val="en-US"/>
              </w:rPr>
            </w:pPr>
            <w:bookmarkStart w:id="144" w:name="_Hlk135117724"/>
            <w:r w:rsidRPr="00763106">
              <w:rPr>
                <w:b/>
                <w:lang w:val="en-US"/>
              </w:rPr>
              <w:t>-41.09</w:t>
            </w:r>
            <w:bookmarkEnd w:id="144"/>
          </w:p>
        </w:tc>
        <w:tc>
          <w:tcPr>
            <w:tcW w:w="1784" w:type="dxa"/>
          </w:tcPr>
          <w:p w14:paraId="68894F31" w14:textId="77777777" w:rsidR="00763106" w:rsidRPr="00763106" w:rsidRDefault="00763106" w:rsidP="00763106">
            <w:pPr>
              <w:jc w:val="center"/>
              <w:rPr>
                <w:b/>
                <w:lang w:val="en-US"/>
              </w:rPr>
            </w:pPr>
            <w:r w:rsidRPr="00763106">
              <w:rPr>
                <w:b/>
                <w:lang w:val="en-US"/>
              </w:rPr>
              <w:t>-37.63</w:t>
            </w:r>
          </w:p>
        </w:tc>
      </w:tr>
    </w:tbl>
    <w:p w14:paraId="5A35C996" w14:textId="171B91C9" w:rsidR="00482E68" w:rsidRDefault="007B2F80" w:rsidP="00F642F8">
      <w:pPr>
        <w:pStyle w:val="Caption"/>
      </w:pPr>
      <w:bookmarkStart w:id="145" w:name="_Ref129684758"/>
      <w:bookmarkStart w:id="146" w:name="_Toc115023705"/>
      <w:bookmarkStart w:id="147" w:name="_Toc130236174"/>
      <w:r w:rsidRPr="00953BC7">
        <w:t xml:space="preserve">Table </w:t>
      </w:r>
      <w:r w:rsidR="00032ED4">
        <w:fldChar w:fldCharType="begin"/>
      </w:r>
      <w:r w:rsidR="00032ED4">
        <w:instrText xml:space="preserve"> STYLEREF 1 \s </w:instrText>
      </w:r>
      <w:r w:rsidR="00032ED4">
        <w:fldChar w:fldCharType="separate"/>
      </w:r>
      <w:r w:rsidR="00BA1CC9">
        <w:rPr>
          <w:noProof/>
        </w:rPr>
        <w:t>6</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5</w:t>
      </w:r>
      <w:r w:rsidR="00032ED4">
        <w:fldChar w:fldCharType="end"/>
      </w:r>
      <w:bookmarkEnd w:id="145"/>
      <w:r>
        <w:rPr>
          <w:noProof/>
        </w:rPr>
        <w:t>: Durbanville</w:t>
      </w:r>
      <w:r w:rsidRPr="00953BC7">
        <w:t xml:space="preserve"> Production </w:t>
      </w:r>
      <w:r>
        <w:t>and Forecast</w:t>
      </w:r>
      <w:bookmarkEnd w:id="146"/>
      <w:bookmarkEnd w:id="147"/>
    </w:p>
    <w:p w14:paraId="5C835E6D" w14:textId="77777777" w:rsidR="00F642F8" w:rsidRPr="00F642F8" w:rsidRDefault="00F642F8" w:rsidP="00F642F8"/>
    <w:p w14:paraId="36CA5AC2" w14:textId="77777777" w:rsidR="00210000" w:rsidRDefault="00482E68" w:rsidP="003D499A">
      <w:pPr>
        <w:rPr>
          <w:lang w:eastAsia="en-US"/>
        </w:rPr>
      </w:pPr>
      <w:r>
        <w:rPr>
          <w:lang w:eastAsia="en-US"/>
        </w:rPr>
        <w:t xml:space="preserve">Production of </w:t>
      </w:r>
      <w:r w:rsidR="001F47BB" w:rsidRPr="001F47BB">
        <w:rPr>
          <w:lang w:eastAsia="en-US"/>
        </w:rPr>
        <w:t>79,512</w:t>
      </w:r>
      <w:r w:rsidR="001F47BB">
        <w:rPr>
          <w:lang w:eastAsia="en-US"/>
        </w:rPr>
        <w:t xml:space="preserve"> </w:t>
      </w:r>
      <w:r>
        <w:rPr>
          <w:lang w:eastAsia="en-US"/>
        </w:rPr>
        <w:t xml:space="preserve">kWh was </w:t>
      </w:r>
      <w:r w:rsidR="004D1D28" w:rsidRPr="004D1D28">
        <w:rPr>
          <w:lang w:eastAsia="en-US"/>
        </w:rPr>
        <w:t>37.72</w:t>
      </w:r>
      <w:r>
        <w:rPr>
          <w:lang w:eastAsia="en-US"/>
        </w:rPr>
        <w:t xml:space="preserve">% below the original forecast of </w:t>
      </w:r>
      <w:r w:rsidR="004D1D28" w:rsidRPr="004D1D28">
        <w:rPr>
          <w:lang w:eastAsia="en-US"/>
        </w:rPr>
        <w:t>79,512</w:t>
      </w:r>
      <w:r w:rsidR="004D1D28">
        <w:rPr>
          <w:lang w:eastAsia="en-US"/>
        </w:rPr>
        <w:t xml:space="preserve"> </w:t>
      </w:r>
      <w:r>
        <w:rPr>
          <w:lang w:eastAsia="en-US"/>
        </w:rPr>
        <w:t xml:space="preserve">kWh, and </w:t>
      </w:r>
      <w:r w:rsidR="004D1D28" w:rsidRPr="004D1D28">
        <w:rPr>
          <w:lang w:eastAsia="en-US"/>
        </w:rPr>
        <w:t>41.21</w:t>
      </w:r>
      <w:r>
        <w:rPr>
          <w:lang w:eastAsia="en-US"/>
        </w:rPr>
        <w:t>% below the weather-adjusted forecast.</w:t>
      </w:r>
      <w:r w:rsidR="001F47BB">
        <w:rPr>
          <w:lang w:eastAsia="en-US"/>
        </w:rPr>
        <w:t xml:space="preserve"> </w:t>
      </w:r>
      <w:r>
        <w:rPr>
          <w:lang w:eastAsia="en-US"/>
        </w:rPr>
        <w:t xml:space="preserve">The low production in a period of high irradiance, likely reflects the curtailment due to load </w:t>
      </w:r>
      <w:r w:rsidR="00E16614">
        <w:rPr>
          <w:lang w:eastAsia="en-US"/>
        </w:rPr>
        <w:t>shedding.</w:t>
      </w:r>
    </w:p>
    <w:p w14:paraId="0C08922E" w14:textId="77777777" w:rsidR="00D70290" w:rsidRDefault="00D70290" w:rsidP="003D499A">
      <w:pPr>
        <w:rPr>
          <w:lang w:eastAsia="en-US"/>
        </w:rPr>
      </w:pPr>
      <w:r>
        <w:rPr>
          <w:lang w:eastAsia="en-US"/>
        </w:rPr>
        <w:br w:type="page"/>
      </w:r>
    </w:p>
    <w:p w14:paraId="3FDCB00C" w14:textId="77777777" w:rsidR="008D1341" w:rsidRPr="00953BC7" w:rsidRDefault="006C57B1" w:rsidP="003D499A">
      <w:pPr>
        <w:pStyle w:val="Heading1"/>
      </w:pPr>
      <w:bookmarkStart w:id="148" w:name="_Toc130236229"/>
      <w:bookmarkEnd w:id="3"/>
      <w:bookmarkEnd w:id="47"/>
      <w:r>
        <w:lastRenderedPageBreak/>
        <w:t>Midstream</w:t>
      </w:r>
      <w:r w:rsidR="008D1341" w:rsidRPr="00953BC7">
        <w:t xml:space="preserve"> Technical Performance</w:t>
      </w:r>
      <w:bookmarkEnd w:id="148"/>
    </w:p>
    <w:p w14:paraId="105AA530" w14:textId="77777777" w:rsidR="008D1341" w:rsidRPr="00953BC7" w:rsidRDefault="008D1341" w:rsidP="003D499A">
      <w:pPr>
        <w:rPr>
          <w:lang w:eastAsia="en-US"/>
        </w:rPr>
      </w:pPr>
    </w:p>
    <w:p w14:paraId="007FDA57" w14:textId="77777777" w:rsidR="00EB7CE9" w:rsidRDefault="002432FD" w:rsidP="003D499A">
      <w:pPr>
        <w:rPr>
          <w:shd w:val="clear" w:color="auto" w:fill="FFFFFF"/>
        </w:rPr>
      </w:pPr>
      <w:r w:rsidRPr="002432FD">
        <w:rPr>
          <w:shd w:val="clear" w:color="auto" w:fill="FFFFFF"/>
        </w:rPr>
        <w:t>The following tables and figures describe the technical performance of the plant compared with the forecast. We have evaluated irradiation, availability, performance ratio and production.</w:t>
      </w:r>
    </w:p>
    <w:p w14:paraId="43E7DC0D" w14:textId="77777777" w:rsidR="002432FD" w:rsidRPr="00FD2319" w:rsidRDefault="002432FD" w:rsidP="003D499A">
      <w:pPr>
        <w:rPr>
          <w:lang w:eastAsia="en-US"/>
        </w:rPr>
      </w:pPr>
    </w:p>
    <w:p w14:paraId="30F1AB27" w14:textId="77777777" w:rsidR="00234CE5" w:rsidRPr="00234CE5" w:rsidRDefault="00234CE5" w:rsidP="0030123C">
      <w:pPr>
        <w:pStyle w:val="Heading2"/>
      </w:pPr>
      <w:bookmarkStart w:id="149" w:name="_Toc118269322"/>
      <w:bookmarkStart w:id="150" w:name="_Toc130236230"/>
      <w:r w:rsidRPr="00234CE5">
        <w:t>System Design</w:t>
      </w:r>
      <w:bookmarkEnd w:id="149"/>
      <w:bookmarkEnd w:id="150"/>
      <w:r w:rsidRPr="00234CE5">
        <w:t xml:space="preserve"> </w:t>
      </w:r>
    </w:p>
    <w:p w14:paraId="423FC099" w14:textId="77777777" w:rsidR="00234CE5" w:rsidRPr="00234CE5" w:rsidRDefault="00234CE5" w:rsidP="003D499A"/>
    <w:p w14:paraId="22CC87B9" w14:textId="77777777" w:rsidR="00234CE5" w:rsidRDefault="00234CE5" w:rsidP="003D499A">
      <w:r w:rsidRPr="00234CE5">
        <w:t xml:space="preserve">The plant is a 227.9kWp system with 535Wp JA Solar PV module connected to 2 Huawei 100 kW inverters. </w:t>
      </w:r>
      <w:r w:rsidR="00B51EC2" w:rsidRPr="00B51EC2">
        <w:t xml:space="preserve">with key details noted in </w:t>
      </w:r>
      <w:r w:rsidR="002E7DF7">
        <w:fldChar w:fldCharType="begin"/>
      </w:r>
      <w:r w:rsidR="002E7DF7">
        <w:instrText xml:space="preserve"> REF _Ref129679806 \h </w:instrText>
      </w:r>
      <w:r w:rsidR="002E7DF7">
        <w:fldChar w:fldCharType="separate"/>
      </w:r>
      <w:r w:rsidR="0087758B" w:rsidRPr="00953BC7">
        <w:t xml:space="preserve">Table </w:t>
      </w:r>
      <w:r w:rsidR="0087758B">
        <w:rPr>
          <w:noProof/>
        </w:rPr>
        <w:t>7</w:t>
      </w:r>
      <w:r w:rsidR="0087758B">
        <w:noBreakHyphen/>
      </w:r>
      <w:r w:rsidR="0087758B">
        <w:rPr>
          <w:noProof/>
        </w:rPr>
        <w:t>1</w:t>
      </w:r>
      <w:r w:rsidR="002E7DF7">
        <w:fldChar w:fldCharType="end"/>
      </w:r>
      <w:r w:rsidR="0036339A">
        <w:t>.</w:t>
      </w:r>
      <w:r w:rsidR="00B51EC2" w:rsidRPr="00B51EC2">
        <w:t xml:space="preserve"> The inverters installed by Mediclinic are grid tied with anti-islanding protection as explained in Chapter 5</w:t>
      </w:r>
      <w:r w:rsidR="006819C0">
        <w:t>.</w:t>
      </w:r>
    </w:p>
    <w:p w14:paraId="1B7F8B64" w14:textId="77777777" w:rsidR="006819C0" w:rsidRDefault="006819C0" w:rsidP="003D499A"/>
    <w:tbl>
      <w:tblPr>
        <w:tblStyle w:val="TableGridLight"/>
        <w:tblW w:w="6759" w:type="dxa"/>
        <w:jc w:val="center"/>
        <w:tblLayout w:type="fixed"/>
        <w:tblLook w:val="04A0" w:firstRow="1" w:lastRow="0" w:firstColumn="1" w:lastColumn="0" w:noHBand="0" w:noVBand="1"/>
      </w:tblPr>
      <w:tblGrid>
        <w:gridCol w:w="3378"/>
        <w:gridCol w:w="3381"/>
      </w:tblGrid>
      <w:tr w:rsidR="005E7503" w:rsidRPr="00FD2319" w14:paraId="092D8186" w14:textId="77777777" w:rsidTr="0030123C">
        <w:trPr>
          <w:trHeight w:val="255"/>
          <w:jc w:val="center"/>
        </w:trPr>
        <w:tc>
          <w:tcPr>
            <w:tcW w:w="6759" w:type="dxa"/>
            <w:gridSpan w:val="2"/>
            <w:shd w:val="clear" w:color="auto" w:fill="5F0500"/>
            <w:noWrap/>
          </w:tcPr>
          <w:p w14:paraId="0713443D" w14:textId="77777777" w:rsidR="005E7503" w:rsidRPr="001D1FA1" w:rsidRDefault="005E7503" w:rsidP="0030123C">
            <w:pPr>
              <w:rPr>
                <w:lang w:eastAsia="en-ZA"/>
              </w:rPr>
            </w:pPr>
            <w:r w:rsidRPr="001D1FA1">
              <w:rPr>
                <w:lang w:eastAsia="en-ZA"/>
              </w:rPr>
              <w:t>Project Overview</w:t>
            </w:r>
          </w:p>
        </w:tc>
      </w:tr>
      <w:tr w:rsidR="005E7503" w:rsidRPr="00FD2319" w14:paraId="1743026A" w14:textId="77777777" w:rsidTr="0030123C">
        <w:trPr>
          <w:trHeight w:val="255"/>
          <w:jc w:val="center"/>
        </w:trPr>
        <w:tc>
          <w:tcPr>
            <w:tcW w:w="3378" w:type="dxa"/>
            <w:noWrap/>
            <w:hideMark/>
          </w:tcPr>
          <w:p w14:paraId="31CEAF59" w14:textId="77777777" w:rsidR="005E7503" w:rsidRPr="00FD2319" w:rsidRDefault="005E7503" w:rsidP="003D499A">
            <w:pPr>
              <w:rPr>
                <w:lang w:eastAsia="en-ZA"/>
              </w:rPr>
            </w:pPr>
            <w:r>
              <w:rPr>
                <w:lang w:eastAsia="en-ZA"/>
              </w:rPr>
              <w:t xml:space="preserve">Design </w:t>
            </w:r>
            <w:r w:rsidRPr="00FD2319">
              <w:rPr>
                <w:lang w:eastAsia="en-ZA"/>
              </w:rPr>
              <w:t>Capacity kW DC</w:t>
            </w:r>
            <w:r>
              <w:rPr>
                <w:lang w:eastAsia="en-ZA"/>
              </w:rPr>
              <w:t>/AC (kW)</w:t>
            </w:r>
          </w:p>
        </w:tc>
        <w:tc>
          <w:tcPr>
            <w:tcW w:w="3381" w:type="dxa"/>
            <w:noWrap/>
            <w:hideMark/>
          </w:tcPr>
          <w:p w14:paraId="6129AF9D" w14:textId="77777777" w:rsidR="005E7503" w:rsidRPr="00FD2319" w:rsidRDefault="005E7503" w:rsidP="003D499A">
            <w:pPr>
              <w:rPr>
                <w:lang w:eastAsia="en-ZA"/>
              </w:rPr>
            </w:pPr>
            <w:r w:rsidRPr="00D03924">
              <w:rPr>
                <w:lang w:eastAsia="en-ZA"/>
              </w:rPr>
              <w:t>227.9 / 200</w:t>
            </w:r>
          </w:p>
        </w:tc>
      </w:tr>
      <w:tr w:rsidR="005E7503" w:rsidRPr="00FD2319" w14:paraId="1A77C651" w14:textId="77777777" w:rsidTr="0030123C">
        <w:trPr>
          <w:trHeight w:val="255"/>
          <w:jc w:val="center"/>
        </w:trPr>
        <w:tc>
          <w:tcPr>
            <w:tcW w:w="3378" w:type="dxa"/>
            <w:noWrap/>
          </w:tcPr>
          <w:p w14:paraId="00C050F6" w14:textId="77777777" w:rsidR="005E7503" w:rsidRPr="00FD2319" w:rsidRDefault="005E7503" w:rsidP="003D499A">
            <w:pPr>
              <w:rPr>
                <w:lang w:eastAsia="en-ZA"/>
              </w:rPr>
            </w:pPr>
            <w:r>
              <w:rPr>
                <w:lang w:eastAsia="en-ZA"/>
              </w:rPr>
              <w:t xml:space="preserve">Achieved </w:t>
            </w:r>
            <w:r w:rsidRPr="00FD2319">
              <w:rPr>
                <w:lang w:eastAsia="en-ZA"/>
              </w:rPr>
              <w:t>Capacity DC</w:t>
            </w:r>
            <w:r>
              <w:rPr>
                <w:lang w:eastAsia="en-ZA"/>
              </w:rPr>
              <w:t>/AC (</w:t>
            </w:r>
            <w:r w:rsidRPr="001E3FA6">
              <w:rPr>
                <w:lang w:eastAsia="en-ZA"/>
              </w:rPr>
              <w:t>kW)</w:t>
            </w:r>
          </w:p>
        </w:tc>
        <w:tc>
          <w:tcPr>
            <w:tcW w:w="3381" w:type="dxa"/>
            <w:noWrap/>
          </w:tcPr>
          <w:p w14:paraId="6CEEA689" w14:textId="77777777" w:rsidR="005E7503" w:rsidRPr="00FD2319" w:rsidRDefault="005E7503" w:rsidP="003D499A">
            <w:pPr>
              <w:rPr>
                <w:lang w:eastAsia="en-ZA"/>
              </w:rPr>
            </w:pPr>
            <w:r w:rsidRPr="00D03924">
              <w:rPr>
                <w:lang w:eastAsia="en-ZA"/>
              </w:rPr>
              <w:t>227.9 / 220</w:t>
            </w:r>
          </w:p>
        </w:tc>
      </w:tr>
      <w:tr w:rsidR="005E7503" w:rsidRPr="00FD2319" w14:paraId="26F82A66" w14:textId="77777777" w:rsidTr="0030123C">
        <w:trPr>
          <w:trHeight w:val="255"/>
          <w:jc w:val="center"/>
        </w:trPr>
        <w:tc>
          <w:tcPr>
            <w:tcW w:w="3378" w:type="dxa"/>
            <w:noWrap/>
            <w:hideMark/>
          </w:tcPr>
          <w:p w14:paraId="7FFFC9B1" w14:textId="77777777" w:rsidR="005E7503" w:rsidRPr="00FD2319" w:rsidRDefault="005E7503" w:rsidP="003D499A">
            <w:pPr>
              <w:rPr>
                <w:lang w:eastAsia="en-ZA"/>
              </w:rPr>
            </w:pPr>
            <w:r>
              <w:rPr>
                <w:lang w:eastAsia="en-ZA"/>
              </w:rPr>
              <w:t>Technology</w:t>
            </w:r>
          </w:p>
        </w:tc>
        <w:tc>
          <w:tcPr>
            <w:tcW w:w="3381" w:type="dxa"/>
            <w:noWrap/>
            <w:hideMark/>
          </w:tcPr>
          <w:p w14:paraId="12E99B51" w14:textId="77777777" w:rsidR="005E7503" w:rsidRPr="00FD2319" w:rsidRDefault="005E7503" w:rsidP="003D499A">
            <w:pPr>
              <w:rPr>
                <w:lang w:eastAsia="en-ZA"/>
              </w:rPr>
            </w:pPr>
            <w:r w:rsidRPr="00FD2319">
              <w:rPr>
                <w:lang w:eastAsia="en-ZA"/>
              </w:rPr>
              <w:t>Solar</w:t>
            </w:r>
          </w:p>
        </w:tc>
      </w:tr>
      <w:tr w:rsidR="005E7503" w:rsidRPr="00FD2319" w14:paraId="4DEA3D47" w14:textId="77777777" w:rsidTr="0030123C">
        <w:trPr>
          <w:trHeight w:val="255"/>
          <w:jc w:val="center"/>
        </w:trPr>
        <w:tc>
          <w:tcPr>
            <w:tcW w:w="3378" w:type="dxa"/>
            <w:noWrap/>
            <w:hideMark/>
          </w:tcPr>
          <w:p w14:paraId="197F58D5" w14:textId="77777777" w:rsidR="005E7503" w:rsidRPr="00FD2319" w:rsidRDefault="005E7503" w:rsidP="003D499A">
            <w:pPr>
              <w:rPr>
                <w:lang w:eastAsia="en-ZA"/>
              </w:rPr>
            </w:pPr>
            <w:r w:rsidRPr="00FD2319">
              <w:rPr>
                <w:lang w:eastAsia="en-ZA"/>
              </w:rPr>
              <w:t>Project Company:</w:t>
            </w:r>
          </w:p>
        </w:tc>
        <w:tc>
          <w:tcPr>
            <w:tcW w:w="3381" w:type="dxa"/>
            <w:noWrap/>
            <w:hideMark/>
          </w:tcPr>
          <w:p w14:paraId="457FABAF" w14:textId="77777777" w:rsidR="005E7503" w:rsidRPr="00FD2319" w:rsidRDefault="005E7503" w:rsidP="003D499A">
            <w:pPr>
              <w:rPr>
                <w:lang w:eastAsia="en-ZA"/>
              </w:rPr>
            </w:pPr>
            <w:proofErr w:type="spellStart"/>
            <w:r w:rsidRPr="00FD2319">
              <w:rPr>
                <w:lang w:eastAsia="en-ZA"/>
              </w:rPr>
              <w:t>Moshesh</w:t>
            </w:r>
            <w:proofErr w:type="spellEnd"/>
            <w:r w:rsidRPr="00FD2319">
              <w:rPr>
                <w:lang w:eastAsia="en-ZA"/>
              </w:rPr>
              <w:t xml:space="preserve"> Solar PV 1 (Pty) Ltd</w:t>
            </w:r>
          </w:p>
        </w:tc>
      </w:tr>
      <w:tr w:rsidR="005E7503" w:rsidRPr="00FD2319" w14:paraId="36BA7513" w14:textId="77777777" w:rsidTr="0030123C">
        <w:trPr>
          <w:trHeight w:val="255"/>
          <w:jc w:val="center"/>
        </w:trPr>
        <w:tc>
          <w:tcPr>
            <w:tcW w:w="3378" w:type="dxa"/>
            <w:noWrap/>
            <w:hideMark/>
          </w:tcPr>
          <w:p w14:paraId="2E3DAB6E" w14:textId="77777777" w:rsidR="005E7503" w:rsidRPr="00FD2319" w:rsidRDefault="005E7503" w:rsidP="003D499A">
            <w:pPr>
              <w:rPr>
                <w:lang w:eastAsia="en-ZA"/>
              </w:rPr>
            </w:pPr>
            <w:r w:rsidRPr="00FD2319">
              <w:rPr>
                <w:lang w:eastAsia="en-ZA"/>
              </w:rPr>
              <w:t>Address:</w:t>
            </w:r>
          </w:p>
        </w:tc>
        <w:tc>
          <w:tcPr>
            <w:tcW w:w="3381" w:type="dxa"/>
            <w:noWrap/>
            <w:hideMark/>
          </w:tcPr>
          <w:p w14:paraId="0EE65E40" w14:textId="77777777" w:rsidR="005E7503" w:rsidRPr="00FD2319" w:rsidRDefault="005E7503" w:rsidP="003D499A">
            <w:pPr>
              <w:rPr>
                <w:lang w:eastAsia="en-ZA"/>
              </w:rPr>
            </w:pPr>
            <w:r w:rsidRPr="00FD2319">
              <w:rPr>
                <w:lang w:eastAsia="en-ZA"/>
              </w:rPr>
              <w:t>Midstream Drive, Hill Boulevard Midstream Estate, Olifantsfontein. - South Africa</w:t>
            </w:r>
          </w:p>
        </w:tc>
      </w:tr>
      <w:tr w:rsidR="005E7503" w:rsidRPr="00FD2319" w14:paraId="707AEAFE" w14:textId="77777777" w:rsidTr="0030123C">
        <w:trPr>
          <w:trHeight w:val="357"/>
          <w:jc w:val="center"/>
        </w:trPr>
        <w:tc>
          <w:tcPr>
            <w:tcW w:w="3378" w:type="dxa"/>
            <w:noWrap/>
          </w:tcPr>
          <w:p w14:paraId="2A2A19BE" w14:textId="77777777" w:rsidR="005E7503" w:rsidRPr="00FD2319" w:rsidRDefault="005E7503" w:rsidP="003D499A">
            <w:pPr>
              <w:rPr>
                <w:lang w:eastAsia="en-ZA"/>
              </w:rPr>
            </w:pPr>
            <w:r w:rsidRPr="00F64F0A">
              <w:rPr>
                <w:lang w:eastAsia="en-ZA"/>
              </w:rPr>
              <w:t>Commercial Operation Date</w:t>
            </w:r>
          </w:p>
        </w:tc>
        <w:tc>
          <w:tcPr>
            <w:tcW w:w="3381" w:type="dxa"/>
            <w:noWrap/>
          </w:tcPr>
          <w:p w14:paraId="2C2A5E93" w14:textId="77777777" w:rsidR="005E7503" w:rsidRPr="00FD2319" w:rsidRDefault="005E7503" w:rsidP="003D499A">
            <w:pPr>
              <w:rPr>
                <w:lang w:eastAsia="en-ZA"/>
              </w:rPr>
            </w:pPr>
            <w:r w:rsidRPr="00F64F0A">
              <w:rPr>
                <w:lang w:eastAsia="en-ZA"/>
              </w:rPr>
              <w:t>27 Oct</w:t>
            </w:r>
            <w:r>
              <w:rPr>
                <w:lang w:eastAsia="en-ZA"/>
              </w:rPr>
              <w:t>ober</w:t>
            </w:r>
            <w:r w:rsidRPr="00F64F0A">
              <w:rPr>
                <w:lang w:eastAsia="en-ZA"/>
              </w:rPr>
              <w:t xml:space="preserve"> </w:t>
            </w:r>
            <w:r>
              <w:rPr>
                <w:lang w:eastAsia="en-ZA"/>
              </w:rPr>
              <w:t>2021</w:t>
            </w:r>
          </w:p>
        </w:tc>
      </w:tr>
    </w:tbl>
    <w:p w14:paraId="3695F7F4" w14:textId="156DAEEA" w:rsidR="006C68DD" w:rsidRDefault="005059F4" w:rsidP="003D499A">
      <w:pPr>
        <w:pStyle w:val="Caption"/>
      </w:pPr>
      <w:bookmarkStart w:id="151" w:name="_Ref129679806"/>
      <w:bookmarkStart w:id="152" w:name="_Toc130236175"/>
      <w:r w:rsidRPr="00953BC7">
        <w:t xml:space="preserve">Table </w:t>
      </w:r>
      <w:r w:rsidR="00032ED4">
        <w:fldChar w:fldCharType="begin"/>
      </w:r>
      <w:r w:rsidR="00032ED4">
        <w:instrText xml:space="preserve"> STYLEREF 1 \s </w:instrText>
      </w:r>
      <w:r w:rsidR="00032ED4">
        <w:fldChar w:fldCharType="separate"/>
      </w:r>
      <w:r w:rsidR="00BA1CC9">
        <w:rPr>
          <w:noProof/>
        </w:rPr>
        <w:t>7</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1</w:t>
      </w:r>
      <w:r w:rsidR="00032ED4">
        <w:fldChar w:fldCharType="end"/>
      </w:r>
      <w:bookmarkEnd w:id="151"/>
      <w:r w:rsidRPr="00953BC7">
        <w:t>:</w:t>
      </w:r>
      <w:r>
        <w:t>Midstream Project Overview</w:t>
      </w:r>
      <w:bookmarkEnd w:id="152"/>
      <w:r>
        <w:t xml:space="preserve"> </w:t>
      </w:r>
    </w:p>
    <w:p w14:paraId="325611D9" w14:textId="77777777" w:rsidR="002E7DF7" w:rsidRPr="002E7DF7" w:rsidRDefault="002E7DF7" w:rsidP="003D499A"/>
    <w:p w14:paraId="2AF7933E" w14:textId="77777777" w:rsidR="008D1341" w:rsidRDefault="008D1341" w:rsidP="003D499A">
      <w:pPr>
        <w:pStyle w:val="Heading2"/>
      </w:pPr>
      <w:bookmarkStart w:id="153" w:name="_Toc130236231"/>
      <w:r w:rsidRPr="00953BC7">
        <w:t xml:space="preserve">Irradiation </w:t>
      </w:r>
      <w:r w:rsidR="00E24BF8">
        <w:t>v</w:t>
      </w:r>
      <w:r w:rsidR="00B87996">
        <w:t>s Forecast</w:t>
      </w:r>
      <w:bookmarkEnd w:id="153"/>
      <w:r w:rsidRPr="00953BC7">
        <w:t xml:space="preserve"> </w:t>
      </w:r>
    </w:p>
    <w:p w14:paraId="76D86A17" w14:textId="77777777" w:rsidR="00545497" w:rsidRPr="00545497" w:rsidRDefault="00545497" w:rsidP="003D499A"/>
    <w:p w14:paraId="676AF9E0" w14:textId="77777777" w:rsidR="007B2F80" w:rsidRDefault="00367965" w:rsidP="003D499A">
      <w:pPr>
        <w:rPr>
          <w:lang w:eastAsia="en-US"/>
        </w:rPr>
      </w:pPr>
      <w:r>
        <w:rPr>
          <w:lang w:eastAsia="en-US"/>
        </w:rPr>
        <w:fldChar w:fldCharType="begin"/>
      </w:r>
      <w:r>
        <w:rPr>
          <w:lang w:eastAsia="en-US"/>
        </w:rPr>
        <w:instrText xml:space="preserve"> REF _Ref129685316 \h </w:instrText>
      </w:r>
      <w:r w:rsidR="0036339A">
        <w:rPr>
          <w:lang w:eastAsia="en-US"/>
        </w:rPr>
        <w:instrText xml:space="preserve"> \* MERGEFORMAT </w:instrText>
      </w:r>
      <w:r>
        <w:rPr>
          <w:lang w:eastAsia="en-US"/>
        </w:rPr>
      </w:r>
      <w:r>
        <w:rPr>
          <w:lang w:eastAsia="en-US"/>
        </w:rPr>
        <w:fldChar w:fldCharType="separate"/>
      </w:r>
      <w:r w:rsidR="0087758B" w:rsidRPr="00953BC7">
        <w:t xml:space="preserve">Table </w:t>
      </w:r>
      <w:r w:rsidR="0087758B">
        <w:rPr>
          <w:noProof/>
        </w:rPr>
        <w:t>7</w:t>
      </w:r>
      <w:r w:rsidR="0087758B">
        <w:rPr>
          <w:noProof/>
        </w:rPr>
        <w:noBreakHyphen/>
        <w:t>2</w:t>
      </w:r>
      <w:r>
        <w:rPr>
          <w:lang w:eastAsia="en-US"/>
        </w:rPr>
        <w:fldChar w:fldCharType="end"/>
      </w:r>
      <w:r w:rsidR="00A32193">
        <w:rPr>
          <w:lang w:eastAsia="en-US"/>
        </w:rPr>
        <w:t xml:space="preserve"> </w:t>
      </w:r>
      <w:r w:rsidR="00845EC3" w:rsidRPr="00845EC3">
        <w:rPr>
          <w:lang w:eastAsia="en-US"/>
        </w:rPr>
        <w:t>shows the Project irradiance for January 2023 and compare to the pre-construction Helioscope P50 prediction. Harmattan notes that the irradiance data is satellite-based.</w:t>
      </w:r>
    </w:p>
    <w:p w14:paraId="0E00FA98" w14:textId="77777777" w:rsidR="00763106" w:rsidRDefault="00763106" w:rsidP="003D499A">
      <w:pPr>
        <w:rPr>
          <w:lang w:eastAsia="en-US"/>
        </w:rPr>
      </w:pPr>
    </w:p>
    <w:tbl>
      <w:tblPr>
        <w:tblStyle w:val="TableGridLight"/>
        <w:tblW w:w="5000" w:type="pct"/>
        <w:tblLook w:val="04A0" w:firstRow="1" w:lastRow="0" w:firstColumn="1" w:lastColumn="0" w:noHBand="0" w:noVBand="1"/>
      </w:tblPr>
      <w:tblGrid>
        <w:gridCol w:w="2426"/>
        <w:gridCol w:w="2371"/>
        <w:gridCol w:w="2371"/>
        <w:gridCol w:w="2371"/>
      </w:tblGrid>
      <w:tr w:rsidR="00763106" w:rsidRPr="00763106" w14:paraId="76E7CC91" w14:textId="77777777" w:rsidTr="00FE55DC">
        <w:trPr>
          <w:trHeight w:val="70"/>
        </w:trPr>
        <w:tc>
          <w:tcPr>
            <w:tcW w:w="5000" w:type="pct"/>
            <w:gridSpan w:val="4"/>
            <w:shd w:val="clear" w:color="auto" w:fill="5F0500"/>
          </w:tcPr>
          <w:p w14:paraId="569A4221" w14:textId="77777777" w:rsidR="00763106" w:rsidRPr="00763106" w:rsidRDefault="00763106" w:rsidP="00763106">
            <w:pPr>
              <w:jc w:val="center"/>
              <w:rPr>
                <w:b/>
                <w:lang w:val="en-GB"/>
              </w:rPr>
            </w:pPr>
            <w:r w:rsidRPr="00763106">
              <w:rPr>
                <w:b/>
                <w:lang w:val="en-GB"/>
              </w:rPr>
              <w:t>Irradiation (kWh/m</w:t>
            </w:r>
            <w:r w:rsidRPr="00763106">
              <w:rPr>
                <w:b/>
                <w:vertAlign w:val="superscript"/>
                <w:lang w:val="en-GB"/>
              </w:rPr>
              <w:t>2</w:t>
            </w:r>
            <w:r w:rsidRPr="00763106">
              <w:rPr>
                <w:b/>
                <w:lang w:val="en-GB"/>
              </w:rPr>
              <w:t>)</w:t>
            </w:r>
          </w:p>
        </w:tc>
      </w:tr>
      <w:tr w:rsidR="00763106" w:rsidRPr="00763106" w14:paraId="65414FD9" w14:textId="77777777" w:rsidTr="00FE55DC">
        <w:trPr>
          <w:trHeight w:val="224"/>
        </w:trPr>
        <w:tc>
          <w:tcPr>
            <w:tcW w:w="1271" w:type="pct"/>
            <w:shd w:val="clear" w:color="auto" w:fill="5F0500"/>
          </w:tcPr>
          <w:p w14:paraId="359FDC0D" w14:textId="77777777" w:rsidR="00763106" w:rsidRPr="00763106" w:rsidRDefault="00763106" w:rsidP="00763106">
            <w:pPr>
              <w:jc w:val="left"/>
              <w:rPr>
                <w:b/>
                <w:lang w:val="en-GB" w:eastAsia="en-US"/>
              </w:rPr>
            </w:pPr>
            <w:r w:rsidRPr="00763106">
              <w:rPr>
                <w:b/>
                <w:lang w:val="en-GB" w:eastAsia="en-US"/>
              </w:rPr>
              <w:t>Month</w:t>
            </w:r>
          </w:p>
        </w:tc>
        <w:tc>
          <w:tcPr>
            <w:tcW w:w="1243" w:type="pct"/>
            <w:shd w:val="clear" w:color="auto" w:fill="5F0500"/>
          </w:tcPr>
          <w:p w14:paraId="50C99E7C" w14:textId="77777777" w:rsidR="00763106" w:rsidRPr="00763106" w:rsidRDefault="00763106" w:rsidP="00763106">
            <w:pPr>
              <w:jc w:val="center"/>
              <w:rPr>
                <w:b/>
                <w:lang w:val="en-US"/>
              </w:rPr>
            </w:pPr>
            <w:r w:rsidRPr="00763106">
              <w:rPr>
                <w:b/>
                <w:lang w:val="en-US"/>
              </w:rPr>
              <w:t>Actual</w:t>
            </w:r>
          </w:p>
        </w:tc>
        <w:tc>
          <w:tcPr>
            <w:tcW w:w="1243" w:type="pct"/>
            <w:shd w:val="clear" w:color="auto" w:fill="5F0500"/>
          </w:tcPr>
          <w:p w14:paraId="61D1EAFD" w14:textId="77777777" w:rsidR="00763106" w:rsidRPr="00763106" w:rsidRDefault="00763106" w:rsidP="00763106">
            <w:pPr>
              <w:jc w:val="center"/>
              <w:rPr>
                <w:b/>
                <w:lang w:val="en-US"/>
              </w:rPr>
            </w:pPr>
            <w:r w:rsidRPr="00763106">
              <w:rPr>
                <w:b/>
                <w:lang w:val="en-US"/>
              </w:rPr>
              <w:t>Forecast</w:t>
            </w:r>
          </w:p>
        </w:tc>
        <w:tc>
          <w:tcPr>
            <w:tcW w:w="1242" w:type="pct"/>
            <w:shd w:val="clear" w:color="auto" w:fill="5F0500"/>
          </w:tcPr>
          <w:p w14:paraId="4D30D3FC" w14:textId="77777777" w:rsidR="00763106" w:rsidRPr="00763106" w:rsidRDefault="00763106" w:rsidP="00763106">
            <w:pPr>
              <w:jc w:val="center"/>
              <w:rPr>
                <w:b/>
                <w:lang w:val="en-GB" w:eastAsia="en-US"/>
              </w:rPr>
            </w:pPr>
            <w:r w:rsidRPr="00763106">
              <w:rPr>
                <w:b/>
                <w:lang w:val="en-GB"/>
              </w:rPr>
              <w:t>Delta (%)</w:t>
            </w:r>
          </w:p>
        </w:tc>
      </w:tr>
      <w:tr w:rsidR="00763106" w:rsidRPr="00763106" w14:paraId="6C68F557" w14:textId="77777777" w:rsidTr="00FE55DC">
        <w:trPr>
          <w:trHeight w:val="169"/>
        </w:trPr>
        <w:tc>
          <w:tcPr>
            <w:tcW w:w="1271" w:type="pct"/>
          </w:tcPr>
          <w:p w14:paraId="15A127DA" w14:textId="77777777" w:rsidR="00763106" w:rsidRPr="00763106" w:rsidRDefault="00763106" w:rsidP="00763106">
            <w:pPr>
              <w:jc w:val="left"/>
              <w:rPr>
                <w:lang w:val="en-GB" w:eastAsia="en-US"/>
              </w:rPr>
            </w:pPr>
            <w:r w:rsidRPr="00763106">
              <w:rPr>
                <w:bCs/>
                <w:lang w:val="en-US"/>
              </w:rPr>
              <w:t>Jan 23</w:t>
            </w:r>
          </w:p>
        </w:tc>
        <w:tc>
          <w:tcPr>
            <w:tcW w:w="1243" w:type="pct"/>
          </w:tcPr>
          <w:p w14:paraId="62829EE0" w14:textId="77777777" w:rsidR="00763106" w:rsidRPr="00763106" w:rsidRDefault="00763106" w:rsidP="00763106">
            <w:pPr>
              <w:jc w:val="center"/>
              <w:rPr>
                <w:lang w:val="en-GB" w:eastAsia="en-US"/>
              </w:rPr>
            </w:pPr>
            <w:r w:rsidRPr="00763106">
              <w:rPr>
                <w:bCs/>
                <w:lang w:val="en-US"/>
              </w:rPr>
              <w:t>231</w:t>
            </w:r>
          </w:p>
        </w:tc>
        <w:tc>
          <w:tcPr>
            <w:tcW w:w="1243" w:type="pct"/>
          </w:tcPr>
          <w:p w14:paraId="4815D88F" w14:textId="77777777" w:rsidR="00763106" w:rsidRPr="00763106" w:rsidRDefault="00763106" w:rsidP="00763106">
            <w:pPr>
              <w:jc w:val="center"/>
              <w:rPr>
                <w:lang w:val="en-GB" w:eastAsia="en-US"/>
              </w:rPr>
            </w:pPr>
            <w:r w:rsidRPr="00763106">
              <w:rPr>
                <w:bCs/>
                <w:lang w:val="en-US"/>
              </w:rPr>
              <w:t>208</w:t>
            </w:r>
          </w:p>
        </w:tc>
        <w:tc>
          <w:tcPr>
            <w:tcW w:w="1242" w:type="pct"/>
          </w:tcPr>
          <w:p w14:paraId="0921AFFB" w14:textId="77777777" w:rsidR="00763106" w:rsidRPr="00763106" w:rsidRDefault="00763106" w:rsidP="00763106">
            <w:pPr>
              <w:jc w:val="center"/>
              <w:rPr>
                <w:lang w:val="en-GB" w:eastAsia="en-US"/>
              </w:rPr>
            </w:pPr>
            <w:r w:rsidRPr="00763106">
              <w:rPr>
                <w:bCs/>
                <w:lang w:val="en-US"/>
              </w:rPr>
              <w:t>10.64</w:t>
            </w:r>
          </w:p>
        </w:tc>
      </w:tr>
      <w:tr w:rsidR="00763106" w:rsidRPr="00763106" w14:paraId="2C6322CA" w14:textId="77777777" w:rsidTr="00FE55DC">
        <w:trPr>
          <w:trHeight w:val="169"/>
        </w:trPr>
        <w:tc>
          <w:tcPr>
            <w:tcW w:w="1271" w:type="pct"/>
          </w:tcPr>
          <w:p w14:paraId="1198FD8C" w14:textId="77777777" w:rsidR="00763106" w:rsidRPr="00763106" w:rsidRDefault="00763106" w:rsidP="00763106">
            <w:pPr>
              <w:jc w:val="left"/>
              <w:rPr>
                <w:lang w:val="en-GB" w:eastAsia="en-US"/>
              </w:rPr>
            </w:pPr>
            <w:r w:rsidRPr="00763106">
              <w:rPr>
                <w:bCs/>
                <w:lang w:val="en-US"/>
              </w:rPr>
              <w:t>Feb 23</w:t>
            </w:r>
          </w:p>
        </w:tc>
        <w:tc>
          <w:tcPr>
            <w:tcW w:w="1243" w:type="pct"/>
          </w:tcPr>
          <w:p w14:paraId="3543AFEA" w14:textId="77777777" w:rsidR="00763106" w:rsidRPr="00763106" w:rsidRDefault="00763106" w:rsidP="00763106">
            <w:pPr>
              <w:jc w:val="center"/>
              <w:rPr>
                <w:lang w:val="en-GB" w:eastAsia="en-US"/>
              </w:rPr>
            </w:pPr>
            <w:r w:rsidRPr="00763106">
              <w:rPr>
                <w:bCs/>
                <w:lang w:val="en-US"/>
              </w:rPr>
              <w:t>155</w:t>
            </w:r>
          </w:p>
        </w:tc>
        <w:tc>
          <w:tcPr>
            <w:tcW w:w="1243" w:type="pct"/>
          </w:tcPr>
          <w:p w14:paraId="00C06580" w14:textId="77777777" w:rsidR="00763106" w:rsidRPr="00763106" w:rsidRDefault="00763106" w:rsidP="00763106">
            <w:pPr>
              <w:jc w:val="center"/>
              <w:rPr>
                <w:lang w:val="en-GB" w:eastAsia="en-US"/>
              </w:rPr>
            </w:pPr>
            <w:r w:rsidRPr="00763106">
              <w:rPr>
                <w:bCs/>
                <w:lang w:val="en-US"/>
              </w:rPr>
              <w:t>177</w:t>
            </w:r>
          </w:p>
        </w:tc>
        <w:tc>
          <w:tcPr>
            <w:tcW w:w="1242" w:type="pct"/>
          </w:tcPr>
          <w:p w14:paraId="70028988" w14:textId="77777777" w:rsidR="00763106" w:rsidRPr="00763106" w:rsidRDefault="00763106" w:rsidP="00763106">
            <w:pPr>
              <w:jc w:val="center"/>
              <w:rPr>
                <w:lang w:val="en-GB" w:eastAsia="en-US"/>
              </w:rPr>
            </w:pPr>
            <w:r w:rsidRPr="00763106">
              <w:rPr>
                <w:bCs/>
                <w:lang w:val="en-US"/>
              </w:rPr>
              <w:t>-12.31</w:t>
            </w:r>
          </w:p>
        </w:tc>
      </w:tr>
      <w:tr w:rsidR="00763106" w:rsidRPr="00763106" w14:paraId="2FEB7E2D" w14:textId="77777777" w:rsidTr="00FE55DC">
        <w:trPr>
          <w:trHeight w:val="169"/>
        </w:trPr>
        <w:tc>
          <w:tcPr>
            <w:tcW w:w="1271" w:type="pct"/>
          </w:tcPr>
          <w:p w14:paraId="723A727A" w14:textId="77777777" w:rsidR="00763106" w:rsidRPr="00763106" w:rsidRDefault="00763106" w:rsidP="00763106">
            <w:pPr>
              <w:jc w:val="left"/>
              <w:rPr>
                <w:lang w:val="en-GB" w:eastAsia="en-US"/>
              </w:rPr>
            </w:pPr>
            <w:r w:rsidRPr="00763106">
              <w:rPr>
                <w:bCs/>
                <w:lang w:val="en-US"/>
              </w:rPr>
              <w:t>Mar 23</w:t>
            </w:r>
          </w:p>
        </w:tc>
        <w:tc>
          <w:tcPr>
            <w:tcW w:w="1243" w:type="pct"/>
          </w:tcPr>
          <w:p w14:paraId="47469D05" w14:textId="77777777" w:rsidR="00763106" w:rsidRPr="00763106" w:rsidRDefault="00763106" w:rsidP="00763106">
            <w:pPr>
              <w:jc w:val="center"/>
              <w:rPr>
                <w:lang w:val="en-GB" w:eastAsia="en-US"/>
              </w:rPr>
            </w:pPr>
            <w:r w:rsidRPr="00763106">
              <w:rPr>
                <w:bCs/>
                <w:lang w:val="en-US"/>
              </w:rPr>
              <w:t>180</w:t>
            </w:r>
          </w:p>
        </w:tc>
        <w:tc>
          <w:tcPr>
            <w:tcW w:w="1243" w:type="pct"/>
          </w:tcPr>
          <w:p w14:paraId="7B029577" w14:textId="77777777" w:rsidR="00763106" w:rsidRPr="00763106" w:rsidRDefault="00763106" w:rsidP="00763106">
            <w:pPr>
              <w:jc w:val="center"/>
              <w:rPr>
                <w:lang w:val="en-GB" w:eastAsia="en-US"/>
              </w:rPr>
            </w:pPr>
            <w:r w:rsidRPr="00763106">
              <w:rPr>
                <w:bCs/>
                <w:lang w:val="en-US"/>
              </w:rPr>
              <w:t>181</w:t>
            </w:r>
          </w:p>
        </w:tc>
        <w:tc>
          <w:tcPr>
            <w:tcW w:w="1242" w:type="pct"/>
          </w:tcPr>
          <w:p w14:paraId="2D2CEF77" w14:textId="77777777" w:rsidR="00763106" w:rsidRPr="00763106" w:rsidRDefault="00763106" w:rsidP="00763106">
            <w:pPr>
              <w:jc w:val="center"/>
              <w:rPr>
                <w:lang w:val="en-GB" w:eastAsia="en-US"/>
              </w:rPr>
            </w:pPr>
            <w:r w:rsidRPr="00763106">
              <w:rPr>
                <w:bCs/>
                <w:lang w:val="en-US"/>
              </w:rPr>
              <w:t>-0.38</w:t>
            </w:r>
          </w:p>
        </w:tc>
      </w:tr>
      <w:tr w:rsidR="00763106" w:rsidRPr="00763106" w14:paraId="61A56A6C" w14:textId="77777777" w:rsidTr="00FE55DC">
        <w:trPr>
          <w:trHeight w:val="169"/>
        </w:trPr>
        <w:tc>
          <w:tcPr>
            <w:tcW w:w="1271" w:type="pct"/>
          </w:tcPr>
          <w:p w14:paraId="785444EF" w14:textId="2DC89449" w:rsidR="00763106" w:rsidRPr="00763106" w:rsidRDefault="00AB2355" w:rsidP="00763106">
            <w:pPr>
              <w:jc w:val="left"/>
              <w:rPr>
                <w:lang w:val="en-GB" w:eastAsia="en-US"/>
              </w:rPr>
            </w:pPr>
            <w:r>
              <w:rPr>
                <w:bCs/>
                <w:lang w:val="en-US"/>
              </w:rPr>
              <w:t>Q1</w:t>
            </w:r>
          </w:p>
        </w:tc>
        <w:tc>
          <w:tcPr>
            <w:tcW w:w="1243" w:type="pct"/>
          </w:tcPr>
          <w:p w14:paraId="53E574B1" w14:textId="77777777" w:rsidR="00763106" w:rsidRPr="00763106" w:rsidRDefault="00763106" w:rsidP="00763106">
            <w:pPr>
              <w:jc w:val="center"/>
              <w:rPr>
                <w:lang w:val="en-GB" w:eastAsia="en-US"/>
              </w:rPr>
            </w:pPr>
            <w:r w:rsidRPr="00763106">
              <w:rPr>
                <w:bCs/>
                <w:lang w:val="en-US"/>
              </w:rPr>
              <w:t>566</w:t>
            </w:r>
          </w:p>
        </w:tc>
        <w:tc>
          <w:tcPr>
            <w:tcW w:w="1243" w:type="pct"/>
          </w:tcPr>
          <w:p w14:paraId="24BA8B7C" w14:textId="77777777" w:rsidR="00763106" w:rsidRPr="00763106" w:rsidRDefault="00763106" w:rsidP="00763106">
            <w:pPr>
              <w:jc w:val="center"/>
              <w:rPr>
                <w:lang w:val="en-GB" w:eastAsia="en-US"/>
              </w:rPr>
            </w:pPr>
            <w:r w:rsidRPr="00763106">
              <w:rPr>
                <w:bCs/>
                <w:lang w:val="en-US"/>
              </w:rPr>
              <w:t>567</w:t>
            </w:r>
          </w:p>
        </w:tc>
        <w:tc>
          <w:tcPr>
            <w:tcW w:w="1242" w:type="pct"/>
          </w:tcPr>
          <w:p w14:paraId="2385DE14" w14:textId="77777777" w:rsidR="00763106" w:rsidRPr="00763106" w:rsidRDefault="00763106" w:rsidP="00763106">
            <w:pPr>
              <w:jc w:val="center"/>
              <w:rPr>
                <w:lang w:val="en-GB" w:eastAsia="en-US"/>
              </w:rPr>
            </w:pPr>
            <w:r w:rsidRPr="00763106">
              <w:rPr>
                <w:bCs/>
                <w:lang w:val="en-US"/>
              </w:rPr>
              <w:t>-0.06</w:t>
            </w:r>
          </w:p>
        </w:tc>
      </w:tr>
    </w:tbl>
    <w:p w14:paraId="21F0A42D" w14:textId="6C2DA292" w:rsidR="009D6A31" w:rsidRDefault="007B2F80" w:rsidP="003D499A">
      <w:pPr>
        <w:pStyle w:val="Caption"/>
      </w:pPr>
      <w:bookmarkStart w:id="154" w:name="_Ref129685316"/>
      <w:bookmarkStart w:id="155" w:name="_Toc130236176"/>
      <w:r w:rsidRPr="00953BC7">
        <w:t xml:space="preserve">Table </w:t>
      </w:r>
      <w:r w:rsidR="00032ED4">
        <w:fldChar w:fldCharType="begin"/>
      </w:r>
      <w:r w:rsidR="00032ED4">
        <w:instrText xml:space="preserve"> STYLEREF 1 \s </w:instrText>
      </w:r>
      <w:r w:rsidR="00032ED4">
        <w:fldChar w:fldCharType="separate"/>
      </w:r>
      <w:r w:rsidR="00BA1CC9">
        <w:rPr>
          <w:noProof/>
        </w:rPr>
        <w:t>7</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2</w:t>
      </w:r>
      <w:r w:rsidR="00032ED4">
        <w:fldChar w:fldCharType="end"/>
      </w:r>
      <w:bookmarkEnd w:id="154"/>
      <w:r w:rsidRPr="00953BC7">
        <w:t xml:space="preserve">: </w:t>
      </w:r>
      <w:r>
        <w:t>Midstream I</w:t>
      </w:r>
      <w:r w:rsidRPr="00953BC7">
        <w:t xml:space="preserve">rradiation </w:t>
      </w:r>
      <w:r>
        <w:t>and Forecast</w:t>
      </w:r>
      <w:bookmarkEnd w:id="155"/>
    </w:p>
    <w:p w14:paraId="27D71E40" w14:textId="77777777" w:rsidR="00210000" w:rsidRPr="00210000" w:rsidRDefault="00210000" w:rsidP="003D499A"/>
    <w:p w14:paraId="02B0572B" w14:textId="77777777" w:rsidR="00210000" w:rsidRDefault="00752D95" w:rsidP="003D499A">
      <w:r w:rsidRPr="00752D95">
        <w:t>The actual irradiation was 2</w:t>
      </w:r>
      <w:r>
        <w:t>31</w:t>
      </w:r>
      <w:r w:rsidRPr="00752D95">
        <w:t xml:space="preserve"> kWh/m2, </w:t>
      </w:r>
      <w:r w:rsidR="008E522E">
        <w:t>7.35</w:t>
      </w:r>
      <w:r w:rsidRPr="00752D95">
        <w:t>% higher than the forecasted irradiation of 2</w:t>
      </w:r>
      <w:r w:rsidR="008E522E">
        <w:t>15</w:t>
      </w:r>
      <w:r w:rsidRPr="00752D95">
        <w:t xml:space="preserve"> kWh/m2. This should have resulted in higher production. Other factors such as equipment issues or shading can still reduce the overall performance of the solar panel system. </w:t>
      </w:r>
    </w:p>
    <w:p w14:paraId="420CBEE6" w14:textId="77777777" w:rsidR="00210000" w:rsidRPr="00953BC7" w:rsidRDefault="00210000" w:rsidP="003D499A">
      <w:pPr>
        <w:rPr>
          <w:lang w:eastAsia="en-US"/>
        </w:rPr>
      </w:pPr>
    </w:p>
    <w:p w14:paraId="7E0452D2" w14:textId="77777777" w:rsidR="008D1341" w:rsidRDefault="008D1341" w:rsidP="003D499A">
      <w:pPr>
        <w:pStyle w:val="Heading2"/>
      </w:pPr>
      <w:bookmarkStart w:id="156" w:name="_Toc130236232"/>
      <w:r w:rsidRPr="00953BC7">
        <w:t xml:space="preserve">Availability </w:t>
      </w:r>
      <w:r w:rsidR="00B87996">
        <w:t>Vs Forecast</w:t>
      </w:r>
      <w:bookmarkEnd w:id="156"/>
    </w:p>
    <w:p w14:paraId="06EA4E42" w14:textId="77777777" w:rsidR="00C8371A" w:rsidRPr="00C8371A" w:rsidRDefault="00C8371A" w:rsidP="003D499A"/>
    <w:p w14:paraId="65C8F924" w14:textId="77777777" w:rsidR="00C16E69" w:rsidRDefault="00543DD6" w:rsidP="003D499A">
      <w:pPr>
        <w:rPr>
          <w:lang w:eastAsia="en-US"/>
        </w:rPr>
      </w:pPr>
      <w:r w:rsidRPr="00543DD6">
        <w:rPr>
          <w:lang w:eastAsia="en-US"/>
        </w:rPr>
        <w:t xml:space="preserve">The </w:t>
      </w:r>
      <w:r w:rsidRPr="00543DD6" w:rsidDel="00EE550C">
        <w:rPr>
          <w:lang w:eastAsia="en-US"/>
        </w:rPr>
        <w:t xml:space="preserve">Operator </w:t>
      </w:r>
      <w:r w:rsidRPr="00543DD6" w:rsidDel="00AF4FC2">
        <w:rPr>
          <w:lang w:eastAsia="en-US"/>
        </w:rPr>
        <w:t>has</w:t>
      </w:r>
      <w:r w:rsidRPr="00543DD6">
        <w:rPr>
          <w:lang w:eastAsia="en-US"/>
        </w:rPr>
        <w:t xml:space="preserve"> stated a minimum guaranteed availability of 95 % in their monthly reports. Harmattan has used this guaranteed availability to compare with the actual availability from the </w:t>
      </w:r>
      <w:r w:rsidR="007F64B9">
        <w:rPr>
          <w:lang w:eastAsia="en-US"/>
        </w:rPr>
        <w:t>SCADA</w:t>
      </w:r>
      <w:r w:rsidR="00F6607C">
        <w:rPr>
          <w:lang w:eastAsia="en-US"/>
        </w:rPr>
        <w:t xml:space="preserve"> system</w:t>
      </w:r>
      <w:r w:rsidRPr="00543DD6">
        <w:rPr>
          <w:lang w:eastAsia="en-US"/>
        </w:rPr>
        <w:t>.</w:t>
      </w:r>
    </w:p>
    <w:p w14:paraId="6A0AB8A3" w14:textId="77777777" w:rsidR="00763106" w:rsidRDefault="00763106" w:rsidP="003D499A">
      <w:pPr>
        <w:rPr>
          <w:lang w:eastAsia="en-US"/>
        </w:rPr>
      </w:pPr>
    </w:p>
    <w:tbl>
      <w:tblPr>
        <w:tblStyle w:val="TableGridLight"/>
        <w:tblW w:w="5000" w:type="pct"/>
        <w:tblLook w:val="04A0" w:firstRow="1" w:lastRow="0" w:firstColumn="1" w:lastColumn="0" w:noHBand="0" w:noVBand="1"/>
      </w:tblPr>
      <w:tblGrid>
        <w:gridCol w:w="2597"/>
        <w:gridCol w:w="2181"/>
        <w:gridCol w:w="2577"/>
        <w:gridCol w:w="2184"/>
      </w:tblGrid>
      <w:tr w:rsidR="00763106" w14:paraId="75B95E7F" w14:textId="77777777" w:rsidTr="00FE55DC">
        <w:trPr>
          <w:trHeight w:val="279"/>
        </w:trPr>
        <w:tc>
          <w:tcPr>
            <w:tcW w:w="5000" w:type="pct"/>
            <w:gridSpan w:val="4"/>
            <w:shd w:val="clear" w:color="auto" w:fill="5F0500"/>
          </w:tcPr>
          <w:p w14:paraId="385A27E5" w14:textId="77777777" w:rsidR="00763106" w:rsidRPr="001D1FA1" w:rsidRDefault="00763106" w:rsidP="00FE55DC">
            <w:pPr>
              <w:jc w:val="center"/>
              <w:rPr>
                <w:b/>
              </w:rPr>
            </w:pPr>
            <w:r>
              <w:rPr>
                <w:b/>
              </w:rPr>
              <w:t>Availability (%)</w:t>
            </w:r>
          </w:p>
        </w:tc>
      </w:tr>
      <w:tr w:rsidR="00763106" w14:paraId="6EFE530A" w14:textId="77777777" w:rsidTr="00FE55DC">
        <w:trPr>
          <w:trHeight w:val="279"/>
        </w:trPr>
        <w:tc>
          <w:tcPr>
            <w:tcW w:w="1361" w:type="pct"/>
            <w:shd w:val="clear" w:color="auto" w:fill="5F0500"/>
          </w:tcPr>
          <w:p w14:paraId="636B13F6" w14:textId="77777777" w:rsidR="00763106" w:rsidRPr="001D1FA1" w:rsidRDefault="00763106" w:rsidP="00FE55DC">
            <w:pPr>
              <w:rPr>
                <w:b/>
                <w:lang w:eastAsia="en-US"/>
              </w:rPr>
            </w:pPr>
            <w:r>
              <w:rPr>
                <w:b/>
                <w:lang w:eastAsia="en-US"/>
              </w:rPr>
              <w:t>Month</w:t>
            </w:r>
          </w:p>
        </w:tc>
        <w:tc>
          <w:tcPr>
            <w:tcW w:w="1143" w:type="pct"/>
            <w:shd w:val="clear" w:color="auto" w:fill="5F0500"/>
          </w:tcPr>
          <w:p w14:paraId="1DE9BEE1" w14:textId="77777777" w:rsidR="00763106" w:rsidRPr="004D26DD" w:rsidRDefault="00763106" w:rsidP="00FE55DC">
            <w:pPr>
              <w:jc w:val="center"/>
              <w:rPr>
                <w:b/>
                <w:lang w:val="en-US"/>
              </w:rPr>
            </w:pPr>
            <w:r>
              <w:rPr>
                <w:b/>
                <w:lang w:val="en-US"/>
              </w:rPr>
              <w:t>Actual</w:t>
            </w:r>
          </w:p>
        </w:tc>
        <w:tc>
          <w:tcPr>
            <w:tcW w:w="1351" w:type="pct"/>
            <w:shd w:val="clear" w:color="auto" w:fill="5F0500"/>
          </w:tcPr>
          <w:p w14:paraId="2B4C708B" w14:textId="77777777" w:rsidR="00763106" w:rsidRPr="001D1FA1" w:rsidRDefault="00763106" w:rsidP="00FE55DC">
            <w:pPr>
              <w:jc w:val="center"/>
              <w:rPr>
                <w:b/>
                <w:lang w:eastAsia="en-US"/>
              </w:rPr>
            </w:pPr>
            <w:r>
              <w:rPr>
                <w:b/>
                <w:lang w:val="en-US"/>
              </w:rPr>
              <w:t>Forecast</w:t>
            </w:r>
          </w:p>
        </w:tc>
        <w:tc>
          <w:tcPr>
            <w:tcW w:w="1144" w:type="pct"/>
            <w:shd w:val="clear" w:color="auto" w:fill="5F0500"/>
          </w:tcPr>
          <w:p w14:paraId="2E863DD1" w14:textId="77777777" w:rsidR="00763106" w:rsidRPr="001D1FA1" w:rsidRDefault="00763106" w:rsidP="00FE55DC">
            <w:pPr>
              <w:jc w:val="center"/>
              <w:rPr>
                <w:b/>
                <w:lang w:eastAsia="en-US"/>
              </w:rPr>
            </w:pPr>
            <w:r>
              <w:rPr>
                <w:b/>
              </w:rPr>
              <w:t>Delta (%)</w:t>
            </w:r>
          </w:p>
        </w:tc>
      </w:tr>
      <w:tr w:rsidR="00763106" w14:paraId="4864ABE3" w14:textId="77777777" w:rsidTr="00FE55DC">
        <w:trPr>
          <w:trHeight w:val="136"/>
        </w:trPr>
        <w:tc>
          <w:tcPr>
            <w:tcW w:w="1361" w:type="pct"/>
          </w:tcPr>
          <w:p w14:paraId="2DC497DA" w14:textId="77777777" w:rsidR="00763106" w:rsidRDefault="00763106" w:rsidP="00FE55DC">
            <w:pPr>
              <w:rPr>
                <w:lang w:eastAsia="en-US"/>
              </w:rPr>
            </w:pPr>
            <w:r w:rsidRPr="00DC29B7">
              <w:rPr>
                <w:bCs/>
                <w:lang w:val="en-US"/>
              </w:rPr>
              <w:t>Jan 23</w:t>
            </w:r>
          </w:p>
        </w:tc>
        <w:tc>
          <w:tcPr>
            <w:tcW w:w="1143" w:type="pct"/>
          </w:tcPr>
          <w:p w14:paraId="6A024B5A" w14:textId="77777777" w:rsidR="00763106" w:rsidRDefault="00763106" w:rsidP="00FE55DC">
            <w:pPr>
              <w:jc w:val="center"/>
              <w:rPr>
                <w:lang w:eastAsia="en-US"/>
              </w:rPr>
            </w:pPr>
            <w:r w:rsidRPr="00DC29B7">
              <w:rPr>
                <w:bCs/>
                <w:lang w:val="en-US"/>
              </w:rPr>
              <w:t>83</w:t>
            </w:r>
          </w:p>
        </w:tc>
        <w:tc>
          <w:tcPr>
            <w:tcW w:w="1351" w:type="pct"/>
          </w:tcPr>
          <w:p w14:paraId="7511AEA2" w14:textId="77777777" w:rsidR="00763106" w:rsidRDefault="00763106" w:rsidP="00FE55DC">
            <w:pPr>
              <w:jc w:val="center"/>
              <w:rPr>
                <w:lang w:eastAsia="en-US"/>
              </w:rPr>
            </w:pPr>
            <w:r w:rsidRPr="00DC29B7">
              <w:rPr>
                <w:bCs/>
                <w:lang w:val="en-US"/>
              </w:rPr>
              <w:t>95</w:t>
            </w:r>
          </w:p>
        </w:tc>
        <w:tc>
          <w:tcPr>
            <w:tcW w:w="1144" w:type="pct"/>
          </w:tcPr>
          <w:p w14:paraId="42656F1E" w14:textId="77777777" w:rsidR="00763106" w:rsidRDefault="00763106" w:rsidP="00FE55DC">
            <w:pPr>
              <w:jc w:val="center"/>
              <w:rPr>
                <w:lang w:eastAsia="en-US"/>
              </w:rPr>
            </w:pPr>
            <w:r w:rsidRPr="00DC29B7">
              <w:rPr>
                <w:bCs/>
                <w:lang w:val="en-US"/>
              </w:rPr>
              <w:t>-12.62</w:t>
            </w:r>
          </w:p>
        </w:tc>
      </w:tr>
      <w:tr w:rsidR="00763106" w14:paraId="18F044CB" w14:textId="77777777" w:rsidTr="00FE55DC">
        <w:trPr>
          <w:trHeight w:val="136"/>
        </w:trPr>
        <w:tc>
          <w:tcPr>
            <w:tcW w:w="1361" w:type="pct"/>
          </w:tcPr>
          <w:p w14:paraId="59230312" w14:textId="77777777" w:rsidR="00763106" w:rsidRDefault="00763106" w:rsidP="00FE55DC">
            <w:pPr>
              <w:rPr>
                <w:lang w:eastAsia="en-US"/>
              </w:rPr>
            </w:pPr>
            <w:r w:rsidRPr="00DC29B7">
              <w:rPr>
                <w:bCs/>
                <w:lang w:val="en-US"/>
              </w:rPr>
              <w:t>Feb 23</w:t>
            </w:r>
          </w:p>
        </w:tc>
        <w:tc>
          <w:tcPr>
            <w:tcW w:w="1143" w:type="pct"/>
          </w:tcPr>
          <w:p w14:paraId="2F39C10D" w14:textId="77777777" w:rsidR="00763106" w:rsidRDefault="00763106" w:rsidP="00FE55DC">
            <w:pPr>
              <w:jc w:val="center"/>
              <w:rPr>
                <w:lang w:eastAsia="en-US"/>
              </w:rPr>
            </w:pPr>
            <w:r w:rsidRPr="00DC29B7">
              <w:rPr>
                <w:bCs/>
                <w:lang w:val="en-US"/>
              </w:rPr>
              <w:t>76</w:t>
            </w:r>
          </w:p>
        </w:tc>
        <w:tc>
          <w:tcPr>
            <w:tcW w:w="1351" w:type="pct"/>
          </w:tcPr>
          <w:p w14:paraId="55AFDEB2" w14:textId="77777777" w:rsidR="00763106" w:rsidRDefault="00763106" w:rsidP="00FE55DC">
            <w:pPr>
              <w:jc w:val="center"/>
              <w:rPr>
                <w:lang w:eastAsia="en-US"/>
              </w:rPr>
            </w:pPr>
            <w:r w:rsidRPr="00DC29B7">
              <w:rPr>
                <w:bCs/>
                <w:lang w:val="en-US"/>
              </w:rPr>
              <w:t>95</w:t>
            </w:r>
          </w:p>
        </w:tc>
        <w:tc>
          <w:tcPr>
            <w:tcW w:w="1144" w:type="pct"/>
          </w:tcPr>
          <w:p w14:paraId="56FF3DBC" w14:textId="77777777" w:rsidR="00763106" w:rsidRDefault="00763106" w:rsidP="00FE55DC">
            <w:pPr>
              <w:jc w:val="center"/>
              <w:rPr>
                <w:lang w:eastAsia="en-US"/>
              </w:rPr>
            </w:pPr>
            <w:r w:rsidRPr="00DC29B7">
              <w:rPr>
                <w:bCs/>
                <w:lang w:val="en-US"/>
              </w:rPr>
              <w:t>-20.31</w:t>
            </w:r>
          </w:p>
        </w:tc>
      </w:tr>
      <w:tr w:rsidR="00763106" w14:paraId="7E90D45D" w14:textId="77777777" w:rsidTr="00FE55DC">
        <w:trPr>
          <w:trHeight w:val="136"/>
        </w:trPr>
        <w:tc>
          <w:tcPr>
            <w:tcW w:w="1361" w:type="pct"/>
          </w:tcPr>
          <w:p w14:paraId="548BDE03" w14:textId="77777777" w:rsidR="00763106" w:rsidRDefault="00763106" w:rsidP="00FE55DC">
            <w:pPr>
              <w:rPr>
                <w:lang w:eastAsia="en-US"/>
              </w:rPr>
            </w:pPr>
            <w:r w:rsidRPr="00DC29B7">
              <w:rPr>
                <w:bCs/>
                <w:lang w:val="en-US"/>
              </w:rPr>
              <w:t>Mar 23</w:t>
            </w:r>
          </w:p>
        </w:tc>
        <w:tc>
          <w:tcPr>
            <w:tcW w:w="1143" w:type="pct"/>
          </w:tcPr>
          <w:p w14:paraId="14D0F0C2" w14:textId="77777777" w:rsidR="00763106" w:rsidRDefault="00763106" w:rsidP="00FE55DC">
            <w:pPr>
              <w:jc w:val="center"/>
              <w:rPr>
                <w:lang w:eastAsia="en-US"/>
              </w:rPr>
            </w:pPr>
            <w:r w:rsidRPr="00DC29B7">
              <w:rPr>
                <w:bCs/>
                <w:lang w:val="en-US"/>
              </w:rPr>
              <w:t>85</w:t>
            </w:r>
          </w:p>
        </w:tc>
        <w:tc>
          <w:tcPr>
            <w:tcW w:w="1351" w:type="pct"/>
          </w:tcPr>
          <w:p w14:paraId="2EB109E2" w14:textId="77777777" w:rsidR="00763106" w:rsidRDefault="00763106" w:rsidP="00FE55DC">
            <w:pPr>
              <w:jc w:val="center"/>
              <w:rPr>
                <w:lang w:eastAsia="en-US"/>
              </w:rPr>
            </w:pPr>
            <w:r w:rsidRPr="00DC29B7">
              <w:rPr>
                <w:bCs/>
                <w:lang w:val="en-US"/>
              </w:rPr>
              <w:t>95</w:t>
            </w:r>
          </w:p>
        </w:tc>
        <w:tc>
          <w:tcPr>
            <w:tcW w:w="1144" w:type="pct"/>
          </w:tcPr>
          <w:p w14:paraId="58D500E9" w14:textId="77777777" w:rsidR="00763106" w:rsidRDefault="00763106" w:rsidP="00FE55DC">
            <w:pPr>
              <w:jc w:val="center"/>
              <w:rPr>
                <w:lang w:eastAsia="en-US"/>
              </w:rPr>
            </w:pPr>
            <w:r w:rsidRPr="00DC29B7">
              <w:rPr>
                <w:bCs/>
                <w:lang w:val="en-US"/>
              </w:rPr>
              <w:t>-10.36</w:t>
            </w:r>
          </w:p>
        </w:tc>
      </w:tr>
      <w:tr w:rsidR="00763106" w14:paraId="5D42B41D" w14:textId="77777777" w:rsidTr="00FE55DC">
        <w:trPr>
          <w:trHeight w:val="136"/>
        </w:trPr>
        <w:tc>
          <w:tcPr>
            <w:tcW w:w="1361" w:type="pct"/>
          </w:tcPr>
          <w:p w14:paraId="152FFF4E" w14:textId="77777777" w:rsidR="00763106" w:rsidRDefault="00763106" w:rsidP="00FE55DC">
            <w:pPr>
              <w:rPr>
                <w:lang w:eastAsia="en-US"/>
              </w:rPr>
            </w:pPr>
            <w:r w:rsidRPr="00DC29B7">
              <w:rPr>
                <w:bCs/>
                <w:lang w:val="en-US"/>
              </w:rPr>
              <w:t>Apr 23</w:t>
            </w:r>
          </w:p>
        </w:tc>
        <w:tc>
          <w:tcPr>
            <w:tcW w:w="1143" w:type="pct"/>
          </w:tcPr>
          <w:p w14:paraId="6D620F34" w14:textId="77777777" w:rsidR="00763106" w:rsidRDefault="00763106" w:rsidP="00FE55DC">
            <w:pPr>
              <w:jc w:val="center"/>
              <w:rPr>
                <w:lang w:eastAsia="en-US"/>
              </w:rPr>
            </w:pPr>
            <w:r w:rsidRPr="00DC29B7">
              <w:rPr>
                <w:bCs/>
                <w:lang w:val="en-US"/>
              </w:rPr>
              <w:t>81</w:t>
            </w:r>
          </w:p>
        </w:tc>
        <w:tc>
          <w:tcPr>
            <w:tcW w:w="1351" w:type="pct"/>
          </w:tcPr>
          <w:p w14:paraId="65EE1CBF" w14:textId="77777777" w:rsidR="00763106" w:rsidRDefault="00763106" w:rsidP="00FE55DC">
            <w:pPr>
              <w:jc w:val="center"/>
              <w:rPr>
                <w:lang w:eastAsia="en-US"/>
              </w:rPr>
            </w:pPr>
            <w:r w:rsidRPr="00DC29B7">
              <w:rPr>
                <w:bCs/>
                <w:lang w:val="en-US"/>
              </w:rPr>
              <w:t>95</w:t>
            </w:r>
          </w:p>
        </w:tc>
        <w:tc>
          <w:tcPr>
            <w:tcW w:w="1144" w:type="pct"/>
          </w:tcPr>
          <w:p w14:paraId="7AD1CA16" w14:textId="77777777" w:rsidR="00763106" w:rsidRDefault="00763106" w:rsidP="00FE55DC">
            <w:pPr>
              <w:jc w:val="center"/>
              <w:rPr>
                <w:lang w:eastAsia="en-US"/>
              </w:rPr>
            </w:pPr>
            <w:r w:rsidRPr="00DC29B7">
              <w:rPr>
                <w:bCs/>
                <w:lang w:val="en-US"/>
              </w:rPr>
              <w:t>-14.43</w:t>
            </w:r>
          </w:p>
        </w:tc>
      </w:tr>
    </w:tbl>
    <w:p w14:paraId="63049BC4" w14:textId="3398BBC5" w:rsidR="007B2F80" w:rsidRDefault="00C16E69" w:rsidP="003D499A">
      <w:pPr>
        <w:pStyle w:val="Caption"/>
      </w:pPr>
      <w:bookmarkStart w:id="157" w:name="_Toc115023712"/>
      <w:bookmarkStart w:id="158" w:name="_Toc130236177"/>
      <w:r w:rsidRPr="00953BC7">
        <w:t xml:space="preserve">Table </w:t>
      </w:r>
      <w:r w:rsidR="00032ED4">
        <w:fldChar w:fldCharType="begin"/>
      </w:r>
      <w:r w:rsidR="00032ED4">
        <w:instrText xml:space="preserve"> STYLEREF 1 \s </w:instrText>
      </w:r>
      <w:r w:rsidR="00032ED4">
        <w:fldChar w:fldCharType="separate"/>
      </w:r>
      <w:r w:rsidR="00BA1CC9">
        <w:rPr>
          <w:noProof/>
        </w:rPr>
        <w:t>7</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3</w:t>
      </w:r>
      <w:r w:rsidR="00032ED4">
        <w:fldChar w:fldCharType="end"/>
      </w:r>
      <w:r w:rsidRPr="00953BC7">
        <w:t xml:space="preserve">: </w:t>
      </w:r>
      <w:r>
        <w:t>Midstream</w:t>
      </w:r>
      <w:r w:rsidRPr="00953BC7">
        <w:t xml:space="preserve"> Availability and </w:t>
      </w:r>
      <w:r>
        <w:t>Guaranteed</w:t>
      </w:r>
      <w:bookmarkEnd w:id="157"/>
      <w:bookmarkEnd w:id="158"/>
    </w:p>
    <w:p w14:paraId="42D8A93C" w14:textId="77777777" w:rsidR="006819C0" w:rsidRPr="003D499A" w:rsidRDefault="006819C0" w:rsidP="003D499A">
      <w:r w:rsidRPr="003D499A">
        <w:t xml:space="preserve">Achieved availability was 83%, while the forecast availability was 95%, resulting in a variance of -12.62%. </w:t>
      </w:r>
    </w:p>
    <w:p w14:paraId="0CE14661" w14:textId="77777777" w:rsidR="006C68DD" w:rsidRPr="003D499A" w:rsidRDefault="006C68DD" w:rsidP="0030123C"/>
    <w:p w14:paraId="3955BA13" w14:textId="77777777" w:rsidR="006819C0" w:rsidRPr="003D499A" w:rsidRDefault="006819C0" w:rsidP="003D499A">
      <w:r w:rsidRPr="003D499A">
        <w:lastRenderedPageBreak/>
        <w:t>Availability is reduced by risks for which the Operator is not responsible. As an example, equipment failures affect availability, but Project switch offs due to force majeure would not. The full calculation methodology can be found in Appendix A1.</w:t>
      </w:r>
    </w:p>
    <w:p w14:paraId="28D045A4" w14:textId="77777777" w:rsidR="006819C0" w:rsidRPr="003D499A" w:rsidRDefault="006819C0" w:rsidP="003D499A"/>
    <w:p w14:paraId="590C7D24" w14:textId="77777777" w:rsidR="006819C0" w:rsidRPr="003D499A" w:rsidRDefault="007461CB" w:rsidP="003D499A">
      <w:r w:rsidRPr="007461CB">
        <w:t xml:space="preserve">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t>
      </w:r>
      <w:r w:rsidR="00905895" w:rsidRPr="007461CB">
        <w:t>for which also needs to be accounted</w:t>
      </w:r>
      <w:r w:rsidRPr="007461CB">
        <w:t>.</w:t>
      </w:r>
    </w:p>
    <w:p w14:paraId="4F29C2BE" w14:textId="77777777" w:rsidR="00210000" w:rsidRPr="003D499A" w:rsidRDefault="006819C0" w:rsidP="003D499A">
      <w:r w:rsidRPr="003D499A">
        <w:t xml:space="preserve">We recommend that the Operator improve data logging on the system as it is not clear from the SCADA when load shedding took place due to the unpredictability of loadshedding.  </w:t>
      </w:r>
    </w:p>
    <w:p w14:paraId="1020C5BF" w14:textId="77777777" w:rsidR="00CE10D4" w:rsidRDefault="00CE10D4" w:rsidP="003D499A"/>
    <w:p w14:paraId="544EF83E" w14:textId="77777777" w:rsidR="008D1341" w:rsidRDefault="008D1341" w:rsidP="003D499A">
      <w:pPr>
        <w:pStyle w:val="Heading2"/>
      </w:pPr>
      <w:bookmarkStart w:id="159" w:name="_Toc130236233"/>
      <w:r w:rsidRPr="00953BC7">
        <w:t xml:space="preserve">Performance Ratio </w:t>
      </w:r>
      <w:r w:rsidR="00B87996">
        <w:t>Vs Forecast</w:t>
      </w:r>
      <w:bookmarkEnd w:id="159"/>
    </w:p>
    <w:p w14:paraId="749643C7" w14:textId="77777777" w:rsidR="00FE4114" w:rsidRPr="006A1787" w:rsidRDefault="00FE4114" w:rsidP="0030123C"/>
    <w:p w14:paraId="43B320A7" w14:textId="77777777" w:rsidR="0053473B" w:rsidRDefault="00D73D00" w:rsidP="003D499A">
      <w:pPr>
        <w:rPr>
          <w:lang w:eastAsia="en-US"/>
        </w:rPr>
      </w:pPr>
      <w:r>
        <w:rPr>
          <w:lang w:eastAsia="en-US"/>
        </w:rPr>
        <w:fldChar w:fldCharType="begin"/>
      </w:r>
      <w:r>
        <w:rPr>
          <w:lang w:eastAsia="en-US"/>
        </w:rPr>
        <w:instrText xml:space="preserve"> REF _Ref129927291 \h </w:instrText>
      </w:r>
      <w:r>
        <w:rPr>
          <w:lang w:eastAsia="en-US"/>
        </w:rPr>
      </w:r>
      <w:r>
        <w:rPr>
          <w:lang w:eastAsia="en-US"/>
        </w:rPr>
        <w:fldChar w:fldCharType="separate"/>
      </w:r>
      <w:r w:rsidR="0087758B" w:rsidRPr="00953BC7">
        <w:t xml:space="preserve">Table </w:t>
      </w:r>
      <w:r w:rsidR="0087758B">
        <w:rPr>
          <w:noProof/>
        </w:rPr>
        <w:t>7</w:t>
      </w:r>
      <w:r w:rsidR="0087758B">
        <w:noBreakHyphen/>
      </w:r>
      <w:r w:rsidR="0087758B">
        <w:rPr>
          <w:noProof/>
        </w:rPr>
        <w:t>4</w:t>
      </w:r>
      <w:r>
        <w:rPr>
          <w:lang w:eastAsia="en-US"/>
        </w:rPr>
        <w:fldChar w:fldCharType="end"/>
      </w:r>
      <w:r>
        <w:rPr>
          <w:lang w:eastAsia="en-US"/>
        </w:rPr>
        <w:t xml:space="preserve"> </w:t>
      </w:r>
      <w:r w:rsidR="0053473B" w:rsidRPr="0053473B">
        <w:rPr>
          <w:lang w:eastAsia="en-US"/>
        </w:rPr>
        <w:t>shows the measured and forecast performance ratio (PR) of the Project.</w:t>
      </w:r>
    </w:p>
    <w:p w14:paraId="49F88E25" w14:textId="77777777" w:rsidR="00763106" w:rsidRPr="0053473B" w:rsidRDefault="00763106" w:rsidP="003D499A">
      <w:pPr>
        <w:rPr>
          <w:lang w:eastAsia="en-US"/>
        </w:rPr>
      </w:pPr>
    </w:p>
    <w:tbl>
      <w:tblPr>
        <w:tblStyle w:val="TableGridLight"/>
        <w:tblW w:w="5000" w:type="pct"/>
        <w:tblLook w:val="04A0" w:firstRow="1" w:lastRow="0" w:firstColumn="1" w:lastColumn="0" w:noHBand="0" w:noVBand="1"/>
      </w:tblPr>
      <w:tblGrid>
        <w:gridCol w:w="2570"/>
        <w:gridCol w:w="2257"/>
        <w:gridCol w:w="2444"/>
        <w:gridCol w:w="2268"/>
      </w:tblGrid>
      <w:tr w:rsidR="00763106" w:rsidRPr="00763106" w14:paraId="31DEB50C" w14:textId="77777777" w:rsidTr="00FE55DC">
        <w:trPr>
          <w:trHeight w:val="242"/>
        </w:trPr>
        <w:tc>
          <w:tcPr>
            <w:tcW w:w="5000" w:type="pct"/>
            <w:gridSpan w:val="4"/>
            <w:shd w:val="clear" w:color="auto" w:fill="5F0500"/>
          </w:tcPr>
          <w:p w14:paraId="5F71F55C" w14:textId="77777777" w:rsidR="00763106" w:rsidRPr="00763106" w:rsidRDefault="00763106" w:rsidP="00763106">
            <w:pPr>
              <w:jc w:val="center"/>
              <w:rPr>
                <w:b/>
                <w:bCs/>
                <w:lang w:val="en-GB"/>
              </w:rPr>
            </w:pPr>
            <w:r w:rsidRPr="00763106">
              <w:rPr>
                <w:b/>
                <w:bCs/>
                <w:lang w:val="en-GB"/>
              </w:rPr>
              <w:t>Performance Ratio (%)</w:t>
            </w:r>
          </w:p>
        </w:tc>
      </w:tr>
      <w:tr w:rsidR="00763106" w:rsidRPr="00763106" w14:paraId="0B1FC614" w14:textId="77777777" w:rsidTr="00FE55DC">
        <w:trPr>
          <w:trHeight w:val="292"/>
        </w:trPr>
        <w:tc>
          <w:tcPr>
            <w:tcW w:w="1347" w:type="pct"/>
            <w:shd w:val="clear" w:color="auto" w:fill="5F0500"/>
          </w:tcPr>
          <w:p w14:paraId="47D4530B" w14:textId="77777777" w:rsidR="00763106" w:rsidRPr="00763106" w:rsidRDefault="00763106" w:rsidP="00763106">
            <w:pPr>
              <w:jc w:val="left"/>
              <w:rPr>
                <w:b/>
                <w:bCs/>
                <w:lang w:val="en-GB" w:eastAsia="en-US"/>
              </w:rPr>
            </w:pPr>
            <w:r w:rsidRPr="00763106">
              <w:rPr>
                <w:b/>
                <w:bCs/>
                <w:lang w:val="en-GB" w:eastAsia="en-US"/>
              </w:rPr>
              <w:t>Month</w:t>
            </w:r>
          </w:p>
        </w:tc>
        <w:tc>
          <w:tcPr>
            <w:tcW w:w="1183" w:type="pct"/>
            <w:shd w:val="clear" w:color="auto" w:fill="5F0500"/>
          </w:tcPr>
          <w:p w14:paraId="3782A3FD" w14:textId="77777777" w:rsidR="00763106" w:rsidRPr="00763106" w:rsidRDefault="00763106" w:rsidP="00763106">
            <w:pPr>
              <w:jc w:val="center"/>
              <w:rPr>
                <w:b/>
                <w:bCs/>
                <w:lang w:val="en-US"/>
              </w:rPr>
            </w:pPr>
            <w:r w:rsidRPr="00763106">
              <w:rPr>
                <w:b/>
                <w:lang w:val="en-US"/>
              </w:rPr>
              <w:t>Actual</w:t>
            </w:r>
          </w:p>
        </w:tc>
        <w:tc>
          <w:tcPr>
            <w:tcW w:w="1281" w:type="pct"/>
            <w:shd w:val="clear" w:color="auto" w:fill="5F0500"/>
          </w:tcPr>
          <w:p w14:paraId="29D9F655" w14:textId="77777777" w:rsidR="00763106" w:rsidRPr="00763106" w:rsidRDefault="00763106" w:rsidP="00763106">
            <w:pPr>
              <w:jc w:val="center"/>
              <w:rPr>
                <w:b/>
                <w:bCs/>
                <w:lang w:val="en-US"/>
              </w:rPr>
            </w:pPr>
            <w:r w:rsidRPr="00763106">
              <w:rPr>
                <w:b/>
                <w:lang w:val="en-US"/>
              </w:rPr>
              <w:t>Forecast</w:t>
            </w:r>
          </w:p>
        </w:tc>
        <w:tc>
          <w:tcPr>
            <w:tcW w:w="1189" w:type="pct"/>
            <w:shd w:val="clear" w:color="auto" w:fill="5F0500"/>
          </w:tcPr>
          <w:p w14:paraId="29CBD10E" w14:textId="77777777" w:rsidR="00763106" w:rsidRPr="00763106" w:rsidRDefault="00763106" w:rsidP="00763106">
            <w:pPr>
              <w:jc w:val="center"/>
              <w:rPr>
                <w:b/>
                <w:bCs/>
                <w:lang w:val="en-GB" w:eastAsia="en-US"/>
              </w:rPr>
            </w:pPr>
            <w:r w:rsidRPr="00763106">
              <w:rPr>
                <w:b/>
                <w:lang w:val="en-GB"/>
              </w:rPr>
              <w:t>Delta (%)</w:t>
            </w:r>
          </w:p>
        </w:tc>
      </w:tr>
      <w:tr w:rsidR="00763106" w:rsidRPr="00763106" w14:paraId="609624B1" w14:textId="77777777" w:rsidTr="00FE55DC">
        <w:trPr>
          <w:trHeight w:val="138"/>
        </w:trPr>
        <w:tc>
          <w:tcPr>
            <w:tcW w:w="1347" w:type="pct"/>
          </w:tcPr>
          <w:p w14:paraId="5CFEA563" w14:textId="77777777" w:rsidR="00763106" w:rsidRPr="00763106" w:rsidRDefault="00763106" w:rsidP="00763106">
            <w:pPr>
              <w:jc w:val="left"/>
              <w:rPr>
                <w:lang w:val="en-GB" w:eastAsia="en-US"/>
              </w:rPr>
            </w:pPr>
            <w:r w:rsidRPr="00763106">
              <w:rPr>
                <w:bCs/>
                <w:lang w:val="en-US"/>
              </w:rPr>
              <w:t>Jan 23</w:t>
            </w:r>
          </w:p>
        </w:tc>
        <w:tc>
          <w:tcPr>
            <w:tcW w:w="1183" w:type="pct"/>
          </w:tcPr>
          <w:p w14:paraId="301BA2AE" w14:textId="77777777" w:rsidR="00763106" w:rsidRPr="00763106" w:rsidRDefault="00763106" w:rsidP="00763106">
            <w:pPr>
              <w:jc w:val="center"/>
              <w:rPr>
                <w:lang w:val="en-GB" w:eastAsia="en-US"/>
              </w:rPr>
            </w:pPr>
            <w:r w:rsidRPr="00763106">
              <w:rPr>
                <w:bCs/>
                <w:lang w:val="en-US"/>
              </w:rPr>
              <w:t>78</w:t>
            </w:r>
          </w:p>
        </w:tc>
        <w:tc>
          <w:tcPr>
            <w:tcW w:w="1281" w:type="pct"/>
          </w:tcPr>
          <w:p w14:paraId="2F3CAD47" w14:textId="77777777" w:rsidR="00763106" w:rsidRPr="00763106" w:rsidRDefault="00763106" w:rsidP="00763106">
            <w:pPr>
              <w:jc w:val="center"/>
              <w:rPr>
                <w:lang w:val="en-GB" w:eastAsia="en-US"/>
              </w:rPr>
            </w:pPr>
            <w:r w:rsidRPr="00763106">
              <w:rPr>
                <w:bCs/>
                <w:lang w:val="en-US"/>
              </w:rPr>
              <w:t>75</w:t>
            </w:r>
          </w:p>
        </w:tc>
        <w:tc>
          <w:tcPr>
            <w:tcW w:w="1189" w:type="pct"/>
          </w:tcPr>
          <w:p w14:paraId="45D03BE2" w14:textId="77777777" w:rsidR="00763106" w:rsidRPr="00763106" w:rsidRDefault="00763106" w:rsidP="00763106">
            <w:pPr>
              <w:jc w:val="center"/>
              <w:rPr>
                <w:lang w:val="en-GB" w:eastAsia="en-US"/>
              </w:rPr>
            </w:pPr>
            <w:r w:rsidRPr="00763106">
              <w:rPr>
                <w:bCs/>
                <w:lang w:val="en-US"/>
              </w:rPr>
              <w:t>4.16</w:t>
            </w:r>
          </w:p>
        </w:tc>
      </w:tr>
      <w:tr w:rsidR="00763106" w:rsidRPr="00763106" w14:paraId="280F90D1" w14:textId="77777777" w:rsidTr="00FE55DC">
        <w:trPr>
          <w:trHeight w:val="138"/>
        </w:trPr>
        <w:tc>
          <w:tcPr>
            <w:tcW w:w="1347" w:type="pct"/>
          </w:tcPr>
          <w:p w14:paraId="7B0A8119" w14:textId="77777777" w:rsidR="00763106" w:rsidRPr="00763106" w:rsidRDefault="00763106" w:rsidP="00763106">
            <w:pPr>
              <w:jc w:val="left"/>
              <w:rPr>
                <w:lang w:val="en-GB" w:eastAsia="en-US"/>
              </w:rPr>
            </w:pPr>
            <w:r w:rsidRPr="00763106">
              <w:rPr>
                <w:bCs/>
                <w:lang w:val="en-US"/>
              </w:rPr>
              <w:t>Feb 23</w:t>
            </w:r>
          </w:p>
        </w:tc>
        <w:tc>
          <w:tcPr>
            <w:tcW w:w="1183" w:type="pct"/>
          </w:tcPr>
          <w:p w14:paraId="5D07A460" w14:textId="77777777" w:rsidR="00763106" w:rsidRPr="00763106" w:rsidRDefault="00763106" w:rsidP="00763106">
            <w:pPr>
              <w:jc w:val="center"/>
              <w:rPr>
                <w:lang w:val="en-GB" w:eastAsia="en-US"/>
              </w:rPr>
            </w:pPr>
            <w:r w:rsidRPr="00763106">
              <w:rPr>
                <w:bCs/>
                <w:lang w:val="en-US"/>
              </w:rPr>
              <w:t>73</w:t>
            </w:r>
          </w:p>
        </w:tc>
        <w:tc>
          <w:tcPr>
            <w:tcW w:w="1281" w:type="pct"/>
          </w:tcPr>
          <w:p w14:paraId="0939E04E" w14:textId="77777777" w:rsidR="00763106" w:rsidRPr="00763106" w:rsidRDefault="00763106" w:rsidP="00763106">
            <w:pPr>
              <w:jc w:val="center"/>
              <w:rPr>
                <w:lang w:val="en-GB" w:eastAsia="en-US"/>
              </w:rPr>
            </w:pPr>
            <w:r w:rsidRPr="00763106">
              <w:rPr>
                <w:bCs/>
                <w:lang w:val="en-US"/>
              </w:rPr>
              <w:t>76</w:t>
            </w:r>
          </w:p>
        </w:tc>
        <w:tc>
          <w:tcPr>
            <w:tcW w:w="1189" w:type="pct"/>
          </w:tcPr>
          <w:p w14:paraId="0C5EB342" w14:textId="77777777" w:rsidR="00763106" w:rsidRPr="00763106" w:rsidRDefault="00763106" w:rsidP="00763106">
            <w:pPr>
              <w:jc w:val="center"/>
              <w:rPr>
                <w:lang w:val="en-GB" w:eastAsia="en-US"/>
              </w:rPr>
            </w:pPr>
            <w:r w:rsidRPr="00763106">
              <w:rPr>
                <w:bCs/>
                <w:lang w:val="en-US"/>
              </w:rPr>
              <w:t>-4.46</w:t>
            </w:r>
          </w:p>
        </w:tc>
      </w:tr>
      <w:tr w:rsidR="00763106" w:rsidRPr="00763106" w14:paraId="0899AF51" w14:textId="77777777" w:rsidTr="00FE55DC">
        <w:trPr>
          <w:trHeight w:val="138"/>
        </w:trPr>
        <w:tc>
          <w:tcPr>
            <w:tcW w:w="1347" w:type="pct"/>
          </w:tcPr>
          <w:p w14:paraId="78337159" w14:textId="77777777" w:rsidR="00763106" w:rsidRPr="00763106" w:rsidRDefault="00763106" w:rsidP="00763106">
            <w:pPr>
              <w:jc w:val="left"/>
              <w:rPr>
                <w:lang w:val="en-GB" w:eastAsia="en-US"/>
              </w:rPr>
            </w:pPr>
            <w:r w:rsidRPr="00763106">
              <w:rPr>
                <w:bCs/>
                <w:lang w:val="en-US"/>
              </w:rPr>
              <w:t>Mar 23</w:t>
            </w:r>
          </w:p>
        </w:tc>
        <w:tc>
          <w:tcPr>
            <w:tcW w:w="1183" w:type="pct"/>
          </w:tcPr>
          <w:p w14:paraId="689051D9" w14:textId="77777777" w:rsidR="00763106" w:rsidRPr="00763106" w:rsidRDefault="00763106" w:rsidP="00763106">
            <w:pPr>
              <w:jc w:val="center"/>
              <w:rPr>
                <w:lang w:val="en-GB" w:eastAsia="en-US"/>
              </w:rPr>
            </w:pPr>
            <w:r w:rsidRPr="00763106">
              <w:rPr>
                <w:bCs/>
                <w:lang w:val="en-US"/>
              </w:rPr>
              <w:t>94</w:t>
            </w:r>
          </w:p>
        </w:tc>
        <w:tc>
          <w:tcPr>
            <w:tcW w:w="1281" w:type="pct"/>
          </w:tcPr>
          <w:p w14:paraId="03A0EF0B" w14:textId="77777777" w:rsidR="00763106" w:rsidRPr="00763106" w:rsidRDefault="00763106" w:rsidP="00763106">
            <w:pPr>
              <w:jc w:val="center"/>
              <w:rPr>
                <w:lang w:val="en-GB" w:eastAsia="en-US"/>
              </w:rPr>
            </w:pPr>
            <w:r w:rsidRPr="00763106">
              <w:rPr>
                <w:bCs/>
                <w:lang w:val="en-US"/>
              </w:rPr>
              <w:t>77</w:t>
            </w:r>
          </w:p>
        </w:tc>
        <w:tc>
          <w:tcPr>
            <w:tcW w:w="1189" w:type="pct"/>
          </w:tcPr>
          <w:p w14:paraId="4FFF1A1D" w14:textId="77777777" w:rsidR="00763106" w:rsidRPr="00763106" w:rsidRDefault="00763106" w:rsidP="00763106">
            <w:pPr>
              <w:jc w:val="center"/>
              <w:rPr>
                <w:lang w:val="en-GB" w:eastAsia="en-US"/>
              </w:rPr>
            </w:pPr>
            <w:r w:rsidRPr="00763106">
              <w:rPr>
                <w:bCs/>
                <w:lang w:val="en-US"/>
              </w:rPr>
              <w:t>22.44</w:t>
            </w:r>
          </w:p>
        </w:tc>
      </w:tr>
      <w:tr w:rsidR="00763106" w:rsidRPr="00763106" w14:paraId="0BE789F7" w14:textId="77777777" w:rsidTr="00FE55DC">
        <w:trPr>
          <w:trHeight w:val="138"/>
        </w:trPr>
        <w:tc>
          <w:tcPr>
            <w:tcW w:w="1347" w:type="pct"/>
          </w:tcPr>
          <w:p w14:paraId="0AE775AB" w14:textId="77777777" w:rsidR="00763106" w:rsidRPr="00763106" w:rsidRDefault="00763106" w:rsidP="00763106">
            <w:pPr>
              <w:jc w:val="left"/>
              <w:rPr>
                <w:lang w:val="en-GB" w:eastAsia="en-US"/>
              </w:rPr>
            </w:pPr>
            <w:r w:rsidRPr="00763106">
              <w:rPr>
                <w:bCs/>
                <w:lang w:val="en-US"/>
              </w:rPr>
              <w:t>Apr 23</w:t>
            </w:r>
          </w:p>
        </w:tc>
        <w:tc>
          <w:tcPr>
            <w:tcW w:w="1183" w:type="pct"/>
          </w:tcPr>
          <w:p w14:paraId="6C99E049" w14:textId="77777777" w:rsidR="00763106" w:rsidRPr="00763106" w:rsidRDefault="00763106" w:rsidP="00763106">
            <w:pPr>
              <w:jc w:val="center"/>
              <w:rPr>
                <w:lang w:val="en-GB" w:eastAsia="en-US"/>
              </w:rPr>
            </w:pPr>
            <w:r w:rsidRPr="00763106">
              <w:rPr>
                <w:bCs/>
                <w:lang w:val="en-US"/>
              </w:rPr>
              <w:t>81</w:t>
            </w:r>
          </w:p>
        </w:tc>
        <w:tc>
          <w:tcPr>
            <w:tcW w:w="1281" w:type="pct"/>
          </w:tcPr>
          <w:p w14:paraId="663E2F14" w14:textId="77777777" w:rsidR="00763106" w:rsidRPr="00763106" w:rsidRDefault="00763106" w:rsidP="00763106">
            <w:pPr>
              <w:jc w:val="center"/>
              <w:rPr>
                <w:lang w:val="en-GB" w:eastAsia="en-US"/>
              </w:rPr>
            </w:pPr>
            <w:r w:rsidRPr="00763106">
              <w:rPr>
                <w:bCs/>
                <w:lang w:val="en-US"/>
              </w:rPr>
              <w:t>76</w:t>
            </w:r>
          </w:p>
        </w:tc>
        <w:tc>
          <w:tcPr>
            <w:tcW w:w="1189" w:type="pct"/>
          </w:tcPr>
          <w:p w14:paraId="7AA0F518" w14:textId="77777777" w:rsidR="00763106" w:rsidRPr="00763106" w:rsidRDefault="00763106" w:rsidP="00763106">
            <w:pPr>
              <w:jc w:val="center"/>
              <w:rPr>
                <w:lang w:val="en-GB" w:eastAsia="en-US"/>
              </w:rPr>
            </w:pPr>
            <w:r w:rsidRPr="00763106">
              <w:rPr>
                <w:bCs/>
                <w:lang w:val="en-US"/>
              </w:rPr>
              <w:t>7.45</w:t>
            </w:r>
          </w:p>
        </w:tc>
      </w:tr>
    </w:tbl>
    <w:p w14:paraId="4CA4801A" w14:textId="38A6C608" w:rsidR="00C16E69" w:rsidRDefault="00C16E69" w:rsidP="003D499A">
      <w:pPr>
        <w:pStyle w:val="Caption"/>
      </w:pPr>
      <w:bookmarkStart w:id="160" w:name="_Ref129927291"/>
      <w:bookmarkStart w:id="161" w:name="_Toc130236178"/>
      <w:r w:rsidRPr="00953BC7">
        <w:t xml:space="preserve">Table </w:t>
      </w:r>
      <w:r w:rsidR="00032ED4">
        <w:fldChar w:fldCharType="begin"/>
      </w:r>
      <w:r w:rsidR="00032ED4">
        <w:instrText xml:space="preserve"> STYLEREF 1 \s </w:instrText>
      </w:r>
      <w:r w:rsidR="00032ED4">
        <w:fldChar w:fldCharType="separate"/>
      </w:r>
      <w:r w:rsidR="00BA1CC9">
        <w:rPr>
          <w:noProof/>
        </w:rPr>
        <w:t>7</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4</w:t>
      </w:r>
      <w:r w:rsidR="00032ED4">
        <w:fldChar w:fldCharType="end"/>
      </w:r>
      <w:bookmarkEnd w:id="160"/>
      <w:r w:rsidRPr="00953BC7">
        <w:t xml:space="preserve">: </w:t>
      </w:r>
      <w:r>
        <w:t>Midstream</w:t>
      </w:r>
      <w:r w:rsidRPr="00953BC7">
        <w:t xml:space="preserve"> PR </w:t>
      </w:r>
      <w:r>
        <w:t>and Forecast</w:t>
      </w:r>
      <w:bookmarkEnd w:id="161"/>
    </w:p>
    <w:p w14:paraId="5DD34833" w14:textId="77777777" w:rsidR="00345338" w:rsidRPr="007F64B9" w:rsidRDefault="00345338"/>
    <w:p w14:paraId="0D85B5CE" w14:textId="77777777" w:rsidR="00C61196" w:rsidRDefault="007F64B9" w:rsidP="003D499A">
      <w:bookmarkStart w:id="162" w:name="_Hlk112737528"/>
      <w:r w:rsidRPr="007F64B9">
        <w:t xml:space="preserve">The actual </w:t>
      </w:r>
      <w:r w:rsidR="006A1787">
        <w:t>(</w:t>
      </w:r>
      <w:r w:rsidR="006A1787" w:rsidRPr="007F64B9">
        <w:t>78%</w:t>
      </w:r>
      <w:r w:rsidR="006A1787">
        <w:t>)</w:t>
      </w:r>
      <w:r w:rsidR="006A1787" w:rsidRPr="007F64B9">
        <w:t xml:space="preserve"> </w:t>
      </w:r>
      <w:r w:rsidRPr="007F64B9">
        <w:t>and forecast</w:t>
      </w:r>
      <w:r w:rsidR="006A1787">
        <w:t xml:space="preserve"> (</w:t>
      </w:r>
      <w:r w:rsidR="006A1787" w:rsidRPr="007F64B9">
        <w:t>77%</w:t>
      </w:r>
      <w:r w:rsidR="006A1787">
        <w:t xml:space="preserve">) </w:t>
      </w:r>
      <w:r w:rsidRPr="007F64B9">
        <w:t xml:space="preserve">Performance Ratio (PR) for the month of January 2023 were very close </w:t>
      </w:r>
      <w:r w:rsidR="00B35343">
        <w:t>with a difference of</w:t>
      </w:r>
      <w:r w:rsidRPr="007F64B9">
        <w:t xml:space="preserve"> 0.57%</w:t>
      </w:r>
      <w:r w:rsidR="00B35343">
        <w:t xml:space="preserve">. </w:t>
      </w:r>
      <w:r w:rsidR="00F05230">
        <w:t>We</w:t>
      </w:r>
      <w:r w:rsidR="0002031A">
        <w:t xml:space="preserve"> note that </w:t>
      </w:r>
      <w:r w:rsidR="003804AF">
        <w:t>this</w:t>
      </w:r>
      <w:r w:rsidR="00C61196">
        <w:t xml:space="preserve"> is inconsisten</w:t>
      </w:r>
      <w:r w:rsidR="00D65137">
        <w:t>t</w:t>
      </w:r>
      <w:r w:rsidR="00C61196">
        <w:t xml:space="preserve"> </w:t>
      </w:r>
      <w:r w:rsidR="00D65137">
        <w:t>with</w:t>
      </w:r>
      <w:r w:rsidR="00C61196">
        <w:t xml:space="preserve"> the </w:t>
      </w:r>
      <w:r w:rsidR="0002031A">
        <w:t>actual</w:t>
      </w:r>
      <w:r w:rsidR="00C61196">
        <w:t xml:space="preserve"> production values</w:t>
      </w:r>
      <w:r w:rsidR="00D65137">
        <w:t xml:space="preserve">, which </w:t>
      </w:r>
      <w:r w:rsidR="00E24BF8">
        <w:t>are</w:t>
      </w:r>
      <w:r w:rsidR="00E02459">
        <w:t xml:space="preserve"> very low compared to the forecast</w:t>
      </w:r>
      <w:r w:rsidR="00C61196">
        <w:t>. This suggests that there may be an issue with the calculation of the PR.</w:t>
      </w:r>
    </w:p>
    <w:p w14:paraId="5D9C5B2D" w14:textId="77777777" w:rsidR="00C61196" w:rsidRDefault="00C61196" w:rsidP="003D499A"/>
    <w:p w14:paraId="5262C828" w14:textId="77777777" w:rsidR="007B2F80" w:rsidRDefault="00C61196" w:rsidP="003D499A">
      <w:r>
        <w:t xml:space="preserve">It is important for the </w:t>
      </w:r>
      <w:r w:rsidR="00F03C3E">
        <w:t>Operator to</w:t>
      </w:r>
      <w:r>
        <w:t xml:space="preserve"> clarify the formula they are using to calculate the PR, especially if it is being done manually rather than through the SCADA system. They should also ensure that the calculation method is accurate and up to date with the current industry standards.</w:t>
      </w:r>
    </w:p>
    <w:p w14:paraId="32A57535" w14:textId="77777777" w:rsidR="007F64B9" w:rsidRDefault="007F64B9" w:rsidP="003D499A"/>
    <w:p w14:paraId="108E4175" w14:textId="77777777" w:rsidR="007B2F80" w:rsidRDefault="007B2F80" w:rsidP="003D499A">
      <w:pPr>
        <w:pStyle w:val="Heading2"/>
      </w:pPr>
      <w:bookmarkStart w:id="163" w:name="_Toc130236234"/>
      <w:r w:rsidRPr="00953BC7">
        <w:t xml:space="preserve">Production </w:t>
      </w:r>
      <w:r w:rsidR="00E24BF8">
        <w:t>v</w:t>
      </w:r>
      <w:r>
        <w:t>s Forecast</w:t>
      </w:r>
      <w:bookmarkEnd w:id="163"/>
      <w:r w:rsidRPr="00953BC7">
        <w:t xml:space="preserve"> </w:t>
      </w:r>
    </w:p>
    <w:p w14:paraId="3C71D8C1" w14:textId="77777777" w:rsidR="007B2F80" w:rsidRPr="00956534" w:rsidRDefault="007B2F80" w:rsidP="003D499A"/>
    <w:p w14:paraId="7695473E" w14:textId="77777777" w:rsidR="007F4B41" w:rsidRDefault="007F4B41" w:rsidP="003D499A">
      <w:pPr>
        <w:rPr>
          <w:lang w:eastAsia="en-US"/>
        </w:rPr>
      </w:pPr>
      <w:r>
        <w:rPr>
          <w:lang w:eastAsia="en-US"/>
        </w:rPr>
        <w:fldChar w:fldCharType="begin"/>
      </w:r>
      <w:r>
        <w:rPr>
          <w:lang w:eastAsia="en-US"/>
        </w:rPr>
        <w:instrText xml:space="preserve"> REF _Ref129685755 \h </w:instrText>
      </w:r>
      <w:r>
        <w:rPr>
          <w:lang w:eastAsia="en-US"/>
        </w:rPr>
      </w:r>
      <w:r>
        <w:rPr>
          <w:lang w:eastAsia="en-US"/>
        </w:rPr>
        <w:fldChar w:fldCharType="separate"/>
      </w:r>
      <w:r w:rsidR="0087758B" w:rsidRPr="00953BC7">
        <w:t xml:space="preserve">Table </w:t>
      </w:r>
      <w:r w:rsidR="0087758B">
        <w:rPr>
          <w:noProof/>
        </w:rPr>
        <w:t>7</w:t>
      </w:r>
      <w:r w:rsidR="0087758B">
        <w:noBreakHyphen/>
      </w:r>
      <w:r w:rsidR="0087758B">
        <w:rPr>
          <w:noProof/>
        </w:rPr>
        <w:t>5</w:t>
      </w:r>
      <w:r>
        <w:rPr>
          <w:lang w:eastAsia="en-US"/>
        </w:rPr>
        <w:fldChar w:fldCharType="end"/>
      </w:r>
      <w:r>
        <w:rPr>
          <w:lang w:eastAsia="en-US"/>
        </w:rPr>
        <w:t xml:space="preserve"> </w:t>
      </w:r>
      <w:r w:rsidRPr="007F4B41">
        <w:rPr>
          <w:lang w:eastAsia="en-US"/>
        </w:rPr>
        <w:t xml:space="preserve">shows the January 2023 actual production and comparisons to the original and weather adjusted forecasts. </w:t>
      </w:r>
    </w:p>
    <w:p w14:paraId="57DAFB46" w14:textId="77777777" w:rsidR="00763106" w:rsidRPr="007F4B41" w:rsidRDefault="00763106" w:rsidP="003D499A">
      <w:pPr>
        <w:rPr>
          <w:lang w:eastAsia="en-US"/>
        </w:rPr>
      </w:pPr>
    </w:p>
    <w:tbl>
      <w:tblPr>
        <w:tblStyle w:val="TableGridLight"/>
        <w:tblW w:w="0" w:type="auto"/>
        <w:jc w:val="center"/>
        <w:tblLook w:val="04A0" w:firstRow="1" w:lastRow="0" w:firstColumn="1" w:lastColumn="0" w:noHBand="0" w:noVBand="1"/>
      </w:tblPr>
      <w:tblGrid>
        <w:gridCol w:w="1302"/>
        <w:gridCol w:w="1646"/>
        <w:gridCol w:w="1530"/>
        <w:gridCol w:w="1542"/>
        <w:gridCol w:w="1519"/>
        <w:gridCol w:w="1784"/>
      </w:tblGrid>
      <w:tr w:rsidR="00763106" w:rsidRPr="00763106" w14:paraId="4DCF16F7" w14:textId="77777777" w:rsidTr="00FE55DC">
        <w:trPr>
          <w:trHeight w:val="86"/>
          <w:jc w:val="center"/>
        </w:trPr>
        <w:tc>
          <w:tcPr>
            <w:tcW w:w="1302" w:type="dxa"/>
            <w:shd w:val="clear" w:color="auto" w:fill="5F0505"/>
            <w:noWrap/>
          </w:tcPr>
          <w:p w14:paraId="06E6A00C" w14:textId="77777777" w:rsidR="00763106" w:rsidRPr="00763106" w:rsidRDefault="00763106" w:rsidP="00763106">
            <w:pPr>
              <w:jc w:val="center"/>
              <w:rPr>
                <w:b/>
                <w:bCs/>
                <w:lang w:val="en-GB"/>
              </w:rPr>
            </w:pPr>
            <w:bookmarkStart w:id="164" w:name="_Ref129685755"/>
            <w:bookmarkStart w:id="165" w:name="_Toc115023710"/>
            <w:bookmarkStart w:id="166" w:name="_Toc130236179"/>
            <w:r w:rsidRPr="00763106">
              <w:rPr>
                <w:b/>
                <w:bCs/>
                <w:lang w:val="en-GB"/>
              </w:rPr>
              <w:t>Month</w:t>
            </w:r>
          </w:p>
        </w:tc>
        <w:tc>
          <w:tcPr>
            <w:tcW w:w="4718" w:type="dxa"/>
            <w:gridSpan w:val="3"/>
            <w:shd w:val="clear" w:color="auto" w:fill="5F0505"/>
          </w:tcPr>
          <w:p w14:paraId="5896AA40" w14:textId="77777777" w:rsidR="00763106" w:rsidRPr="00763106" w:rsidRDefault="00763106" w:rsidP="00763106">
            <w:pPr>
              <w:jc w:val="center"/>
              <w:rPr>
                <w:b/>
                <w:bCs/>
                <w:lang w:val="en-GB"/>
              </w:rPr>
            </w:pPr>
            <w:r w:rsidRPr="00763106">
              <w:rPr>
                <w:b/>
                <w:bCs/>
                <w:lang w:val="en-GB"/>
              </w:rPr>
              <w:t>Production (kWh)</w:t>
            </w:r>
            <w:r w:rsidRPr="00763106">
              <w:rPr>
                <w:b/>
                <w:bCs/>
                <w:lang w:val="en-GB"/>
              </w:rPr>
              <w:tab/>
            </w:r>
          </w:p>
        </w:tc>
        <w:tc>
          <w:tcPr>
            <w:tcW w:w="1519" w:type="dxa"/>
            <w:vMerge w:val="restart"/>
            <w:shd w:val="clear" w:color="auto" w:fill="5F0505"/>
          </w:tcPr>
          <w:p w14:paraId="270E3471" w14:textId="77777777" w:rsidR="00763106" w:rsidRPr="00763106" w:rsidRDefault="00763106" w:rsidP="00763106">
            <w:pPr>
              <w:jc w:val="center"/>
              <w:rPr>
                <w:b/>
                <w:bCs/>
                <w:lang w:val="en-GB"/>
              </w:rPr>
            </w:pPr>
            <w:r w:rsidRPr="00763106">
              <w:rPr>
                <w:b/>
                <w:bCs/>
                <w:lang w:val="en-GB"/>
              </w:rPr>
              <w:t>Actual vs Original Forecast</w:t>
            </w:r>
            <w:r w:rsidRPr="00763106">
              <w:rPr>
                <w:b/>
                <w:bCs/>
                <w:lang w:val="en-US"/>
              </w:rPr>
              <w:t xml:space="preserve"> (%)</w:t>
            </w:r>
          </w:p>
        </w:tc>
        <w:tc>
          <w:tcPr>
            <w:tcW w:w="1784" w:type="dxa"/>
            <w:vMerge w:val="restart"/>
            <w:shd w:val="clear" w:color="auto" w:fill="5F0505"/>
          </w:tcPr>
          <w:p w14:paraId="66FE88B3" w14:textId="77777777" w:rsidR="00763106" w:rsidRPr="00763106" w:rsidRDefault="00763106" w:rsidP="00763106">
            <w:pPr>
              <w:jc w:val="center"/>
              <w:rPr>
                <w:b/>
                <w:bCs/>
                <w:lang w:val="en-GB"/>
              </w:rPr>
            </w:pPr>
            <w:r w:rsidRPr="00763106">
              <w:rPr>
                <w:b/>
                <w:bCs/>
                <w:lang w:val="en-GB"/>
              </w:rPr>
              <w:t>Actual vs Weather Adjusted Forecast (%)</w:t>
            </w:r>
          </w:p>
        </w:tc>
      </w:tr>
      <w:tr w:rsidR="00763106" w:rsidRPr="00763106" w14:paraId="56144F8A" w14:textId="77777777" w:rsidTr="00FE55DC">
        <w:trPr>
          <w:trHeight w:val="86"/>
          <w:jc w:val="center"/>
        </w:trPr>
        <w:tc>
          <w:tcPr>
            <w:tcW w:w="1302" w:type="dxa"/>
            <w:shd w:val="clear" w:color="auto" w:fill="5F0505"/>
            <w:noWrap/>
          </w:tcPr>
          <w:p w14:paraId="1CB0D6B4" w14:textId="77777777" w:rsidR="00763106" w:rsidRPr="00763106" w:rsidRDefault="00763106" w:rsidP="00763106">
            <w:pPr>
              <w:jc w:val="left"/>
              <w:rPr>
                <w:b/>
                <w:lang w:val="en-US"/>
              </w:rPr>
            </w:pPr>
            <w:r w:rsidRPr="00763106">
              <w:rPr>
                <w:b/>
                <w:lang w:val="en-US"/>
              </w:rPr>
              <w:t>Month</w:t>
            </w:r>
          </w:p>
        </w:tc>
        <w:tc>
          <w:tcPr>
            <w:tcW w:w="1646" w:type="dxa"/>
            <w:shd w:val="clear" w:color="auto" w:fill="5F0505"/>
            <w:noWrap/>
          </w:tcPr>
          <w:p w14:paraId="47296A1E" w14:textId="77777777" w:rsidR="00763106" w:rsidRPr="00763106" w:rsidRDefault="00763106" w:rsidP="00763106">
            <w:pPr>
              <w:jc w:val="center"/>
              <w:rPr>
                <w:b/>
                <w:bCs/>
                <w:lang w:val="en-US"/>
              </w:rPr>
            </w:pPr>
            <w:r w:rsidRPr="00763106">
              <w:rPr>
                <w:b/>
                <w:bCs/>
                <w:lang w:val="en-US"/>
              </w:rPr>
              <w:t>Original Forecast</w:t>
            </w:r>
          </w:p>
        </w:tc>
        <w:tc>
          <w:tcPr>
            <w:tcW w:w="1530" w:type="dxa"/>
            <w:shd w:val="clear" w:color="auto" w:fill="5F0505"/>
            <w:noWrap/>
          </w:tcPr>
          <w:p w14:paraId="1AD8D99E" w14:textId="77777777" w:rsidR="00763106" w:rsidRPr="00763106" w:rsidRDefault="00763106" w:rsidP="00763106">
            <w:pPr>
              <w:jc w:val="center"/>
              <w:rPr>
                <w:b/>
                <w:bCs/>
                <w:lang w:val="en-US"/>
              </w:rPr>
            </w:pPr>
            <w:r w:rsidRPr="00763106">
              <w:rPr>
                <w:b/>
                <w:bCs/>
                <w:lang w:val="en-GB"/>
              </w:rPr>
              <w:t>Weather Adjusted Forecast</w:t>
            </w:r>
          </w:p>
        </w:tc>
        <w:tc>
          <w:tcPr>
            <w:tcW w:w="1542" w:type="dxa"/>
            <w:shd w:val="clear" w:color="auto" w:fill="5F0505"/>
            <w:noWrap/>
          </w:tcPr>
          <w:p w14:paraId="0C213846" w14:textId="77777777" w:rsidR="00763106" w:rsidRPr="00763106" w:rsidRDefault="00763106" w:rsidP="00763106">
            <w:pPr>
              <w:jc w:val="center"/>
              <w:rPr>
                <w:b/>
                <w:bCs/>
                <w:lang w:val="en-US"/>
              </w:rPr>
            </w:pPr>
            <w:r w:rsidRPr="00763106">
              <w:rPr>
                <w:b/>
                <w:bCs/>
                <w:lang w:val="en-US"/>
              </w:rPr>
              <w:t>Actual Production</w:t>
            </w:r>
          </w:p>
        </w:tc>
        <w:tc>
          <w:tcPr>
            <w:tcW w:w="1519" w:type="dxa"/>
            <w:vMerge/>
            <w:shd w:val="clear" w:color="auto" w:fill="5F0505"/>
          </w:tcPr>
          <w:p w14:paraId="71789FE8" w14:textId="77777777" w:rsidR="00763106" w:rsidRPr="00763106" w:rsidRDefault="00763106" w:rsidP="00763106">
            <w:pPr>
              <w:jc w:val="center"/>
              <w:rPr>
                <w:b/>
                <w:bCs/>
                <w:lang w:val="en-GB"/>
              </w:rPr>
            </w:pPr>
          </w:p>
        </w:tc>
        <w:tc>
          <w:tcPr>
            <w:tcW w:w="1784" w:type="dxa"/>
            <w:vMerge/>
            <w:shd w:val="clear" w:color="auto" w:fill="5F0505"/>
          </w:tcPr>
          <w:p w14:paraId="3B9B7640" w14:textId="77777777" w:rsidR="00763106" w:rsidRPr="00763106" w:rsidRDefault="00763106" w:rsidP="00763106">
            <w:pPr>
              <w:jc w:val="center"/>
              <w:rPr>
                <w:b/>
                <w:bCs/>
                <w:lang w:val="en-GB"/>
              </w:rPr>
            </w:pPr>
          </w:p>
        </w:tc>
      </w:tr>
      <w:tr w:rsidR="00763106" w:rsidRPr="00763106" w14:paraId="3179713D" w14:textId="77777777" w:rsidTr="00FE55DC">
        <w:trPr>
          <w:trHeight w:val="224"/>
          <w:jc w:val="center"/>
        </w:trPr>
        <w:tc>
          <w:tcPr>
            <w:tcW w:w="1302" w:type="dxa"/>
            <w:noWrap/>
          </w:tcPr>
          <w:p w14:paraId="643C3640" w14:textId="77777777" w:rsidR="00763106" w:rsidRPr="00763106" w:rsidRDefault="00763106" w:rsidP="00763106">
            <w:pPr>
              <w:rPr>
                <w:bCs/>
                <w:lang w:val="en-US"/>
              </w:rPr>
            </w:pPr>
            <w:r w:rsidRPr="00763106">
              <w:rPr>
                <w:bCs/>
                <w:lang w:val="en-US"/>
              </w:rPr>
              <w:t>Jan 23</w:t>
            </w:r>
          </w:p>
        </w:tc>
        <w:tc>
          <w:tcPr>
            <w:tcW w:w="1646" w:type="dxa"/>
            <w:noWrap/>
          </w:tcPr>
          <w:p w14:paraId="74FA1C46" w14:textId="77777777" w:rsidR="00763106" w:rsidRPr="00763106" w:rsidRDefault="00763106" w:rsidP="00763106">
            <w:pPr>
              <w:jc w:val="center"/>
              <w:rPr>
                <w:bCs/>
                <w:lang w:val="en-US"/>
              </w:rPr>
            </w:pPr>
            <w:r w:rsidRPr="00763106">
              <w:rPr>
                <w:bCs/>
                <w:lang w:val="en-US"/>
              </w:rPr>
              <w:t>35,448</w:t>
            </w:r>
          </w:p>
        </w:tc>
        <w:tc>
          <w:tcPr>
            <w:tcW w:w="1530" w:type="dxa"/>
            <w:noWrap/>
          </w:tcPr>
          <w:p w14:paraId="3A1BA044" w14:textId="77777777" w:rsidR="00763106" w:rsidRPr="00763106" w:rsidRDefault="00763106" w:rsidP="00763106">
            <w:pPr>
              <w:jc w:val="center"/>
              <w:rPr>
                <w:bCs/>
                <w:lang w:val="en-US"/>
              </w:rPr>
            </w:pPr>
            <w:r w:rsidRPr="00763106">
              <w:rPr>
                <w:bCs/>
                <w:lang w:val="en-US"/>
              </w:rPr>
              <w:t>39,221</w:t>
            </w:r>
          </w:p>
        </w:tc>
        <w:tc>
          <w:tcPr>
            <w:tcW w:w="1542" w:type="dxa"/>
            <w:noWrap/>
          </w:tcPr>
          <w:p w14:paraId="50E02DD7" w14:textId="77777777" w:rsidR="00763106" w:rsidRPr="00763106" w:rsidRDefault="00763106" w:rsidP="00763106">
            <w:pPr>
              <w:jc w:val="center"/>
              <w:rPr>
                <w:bCs/>
                <w:lang w:val="en-US"/>
              </w:rPr>
            </w:pPr>
            <w:r w:rsidRPr="00763106">
              <w:rPr>
                <w:bCs/>
                <w:lang w:val="en-US"/>
              </w:rPr>
              <w:t>30,813</w:t>
            </w:r>
          </w:p>
        </w:tc>
        <w:tc>
          <w:tcPr>
            <w:tcW w:w="1519" w:type="dxa"/>
          </w:tcPr>
          <w:p w14:paraId="434B627A" w14:textId="77777777" w:rsidR="00763106" w:rsidRPr="00763106" w:rsidRDefault="00763106" w:rsidP="00763106">
            <w:pPr>
              <w:jc w:val="center"/>
              <w:rPr>
                <w:bCs/>
                <w:lang w:val="en-US"/>
              </w:rPr>
            </w:pPr>
            <w:r w:rsidRPr="00763106">
              <w:rPr>
                <w:bCs/>
                <w:lang w:val="en-US"/>
              </w:rPr>
              <w:t>-13.07</w:t>
            </w:r>
          </w:p>
        </w:tc>
        <w:tc>
          <w:tcPr>
            <w:tcW w:w="1784" w:type="dxa"/>
          </w:tcPr>
          <w:p w14:paraId="3E0DC633" w14:textId="77777777" w:rsidR="00763106" w:rsidRPr="00763106" w:rsidRDefault="00763106" w:rsidP="00763106">
            <w:pPr>
              <w:jc w:val="center"/>
              <w:rPr>
                <w:bCs/>
                <w:lang w:val="en-US"/>
              </w:rPr>
            </w:pPr>
            <w:r w:rsidRPr="00763106">
              <w:rPr>
                <w:bCs/>
                <w:lang w:val="en-US"/>
              </w:rPr>
              <w:t>-21.44</w:t>
            </w:r>
          </w:p>
        </w:tc>
      </w:tr>
      <w:tr w:rsidR="00763106" w:rsidRPr="00763106" w14:paraId="6BC2F78D" w14:textId="77777777" w:rsidTr="00FE55DC">
        <w:trPr>
          <w:trHeight w:val="224"/>
          <w:jc w:val="center"/>
        </w:trPr>
        <w:tc>
          <w:tcPr>
            <w:tcW w:w="1302" w:type="dxa"/>
            <w:noWrap/>
          </w:tcPr>
          <w:p w14:paraId="1AF9FB6B" w14:textId="77777777" w:rsidR="00763106" w:rsidRPr="00763106" w:rsidRDefault="00763106" w:rsidP="00763106">
            <w:pPr>
              <w:rPr>
                <w:bCs/>
                <w:lang w:val="en-US"/>
              </w:rPr>
            </w:pPr>
            <w:r w:rsidRPr="00763106">
              <w:rPr>
                <w:bCs/>
                <w:lang w:val="en-US"/>
              </w:rPr>
              <w:t>Feb 23</w:t>
            </w:r>
          </w:p>
        </w:tc>
        <w:tc>
          <w:tcPr>
            <w:tcW w:w="1646" w:type="dxa"/>
            <w:noWrap/>
          </w:tcPr>
          <w:p w14:paraId="032EEB93" w14:textId="77777777" w:rsidR="00763106" w:rsidRPr="00763106" w:rsidRDefault="00763106" w:rsidP="00763106">
            <w:pPr>
              <w:jc w:val="center"/>
              <w:rPr>
                <w:bCs/>
                <w:lang w:val="en-US"/>
              </w:rPr>
            </w:pPr>
            <w:r w:rsidRPr="00763106">
              <w:rPr>
                <w:bCs/>
                <w:lang w:val="en-US"/>
              </w:rPr>
              <w:t>30,703</w:t>
            </w:r>
          </w:p>
        </w:tc>
        <w:tc>
          <w:tcPr>
            <w:tcW w:w="1530" w:type="dxa"/>
            <w:noWrap/>
          </w:tcPr>
          <w:p w14:paraId="3A10269E" w14:textId="77777777" w:rsidR="00763106" w:rsidRPr="00763106" w:rsidRDefault="00763106" w:rsidP="00763106">
            <w:pPr>
              <w:jc w:val="center"/>
              <w:rPr>
                <w:bCs/>
                <w:lang w:val="en-US"/>
              </w:rPr>
            </w:pPr>
            <w:r w:rsidRPr="00763106">
              <w:rPr>
                <w:bCs/>
                <w:lang w:val="en-US"/>
              </w:rPr>
              <w:t>26,924</w:t>
            </w:r>
          </w:p>
        </w:tc>
        <w:tc>
          <w:tcPr>
            <w:tcW w:w="1542" w:type="dxa"/>
            <w:noWrap/>
          </w:tcPr>
          <w:p w14:paraId="18A6486E" w14:textId="77777777" w:rsidR="00763106" w:rsidRPr="00763106" w:rsidRDefault="00763106" w:rsidP="00763106">
            <w:pPr>
              <w:jc w:val="center"/>
              <w:rPr>
                <w:bCs/>
                <w:lang w:val="en-US"/>
              </w:rPr>
            </w:pPr>
            <w:r w:rsidRPr="00763106">
              <w:rPr>
                <w:bCs/>
                <w:lang w:val="en-US"/>
              </w:rPr>
              <w:t>20,108</w:t>
            </w:r>
          </w:p>
        </w:tc>
        <w:tc>
          <w:tcPr>
            <w:tcW w:w="1519" w:type="dxa"/>
          </w:tcPr>
          <w:p w14:paraId="3E3563F3" w14:textId="77777777" w:rsidR="00763106" w:rsidRPr="00763106" w:rsidRDefault="00763106" w:rsidP="00763106">
            <w:pPr>
              <w:jc w:val="center"/>
              <w:rPr>
                <w:bCs/>
                <w:lang w:val="en-US"/>
              </w:rPr>
            </w:pPr>
            <w:r w:rsidRPr="00763106">
              <w:rPr>
                <w:bCs/>
                <w:lang w:val="en-US"/>
              </w:rPr>
              <w:t>-34.51</w:t>
            </w:r>
          </w:p>
        </w:tc>
        <w:tc>
          <w:tcPr>
            <w:tcW w:w="1784" w:type="dxa"/>
          </w:tcPr>
          <w:p w14:paraId="21483FC4" w14:textId="77777777" w:rsidR="00763106" w:rsidRPr="00763106" w:rsidRDefault="00763106" w:rsidP="00763106">
            <w:pPr>
              <w:jc w:val="center"/>
              <w:rPr>
                <w:bCs/>
                <w:lang w:val="en-US"/>
              </w:rPr>
            </w:pPr>
            <w:r w:rsidRPr="00763106">
              <w:rPr>
                <w:bCs/>
                <w:lang w:val="en-US"/>
              </w:rPr>
              <w:t>-25.31</w:t>
            </w:r>
          </w:p>
        </w:tc>
      </w:tr>
      <w:tr w:rsidR="00763106" w:rsidRPr="00763106" w14:paraId="2CAD2CAA" w14:textId="77777777" w:rsidTr="00FE55DC">
        <w:trPr>
          <w:trHeight w:val="224"/>
          <w:jc w:val="center"/>
        </w:trPr>
        <w:tc>
          <w:tcPr>
            <w:tcW w:w="1302" w:type="dxa"/>
            <w:noWrap/>
          </w:tcPr>
          <w:p w14:paraId="319FC2A7" w14:textId="77777777" w:rsidR="00763106" w:rsidRPr="00763106" w:rsidRDefault="00763106" w:rsidP="00763106">
            <w:pPr>
              <w:rPr>
                <w:bCs/>
                <w:lang w:val="en-US"/>
              </w:rPr>
            </w:pPr>
            <w:r w:rsidRPr="00763106">
              <w:rPr>
                <w:bCs/>
                <w:lang w:val="en-US"/>
              </w:rPr>
              <w:t>Mar 23</w:t>
            </w:r>
          </w:p>
        </w:tc>
        <w:tc>
          <w:tcPr>
            <w:tcW w:w="1646" w:type="dxa"/>
            <w:noWrap/>
          </w:tcPr>
          <w:p w14:paraId="58FB3FD5" w14:textId="77777777" w:rsidR="00763106" w:rsidRPr="00763106" w:rsidRDefault="00763106" w:rsidP="00763106">
            <w:pPr>
              <w:jc w:val="center"/>
              <w:rPr>
                <w:bCs/>
                <w:lang w:val="en-US"/>
              </w:rPr>
            </w:pPr>
            <w:r w:rsidRPr="00763106">
              <w:rPr>
                <w:bCs/>
                <w:lang w:val="en-US"/>
              </w:rPr>
              <w:t>31,625</w:t>
            </w:r>
          </w:p>
        </w:tc>
        <w:tc>
          <w:tcPr>
            <w:tcW w:w="1530" w:type="dxa"/>
            <w:noWrap/>
          </w:tcPr>
          <w:p w14:paraId="39CCACF0" w14:textId="77777777" w:rsidR="00763106" w:rsidRPr="00763106" w:rsidRDefault="00763106" w:rsidP="00763106">
            <w:pPr>
              <w:jc w:val="center"/>
              <w:rPr>
                <w:bCs/>
                <w:lang w:val="en-US"/>
              </w:rPr>
            </w:pPr>
            <w:r w:rsidRPr="00763106">
              <w:rPr>
                <w:bCs/>
                <w:lang w:val="en-US"/>
              </w:rPr>
              <w:t>31,504</w:t>
            </w:r>
          </w:p>
        </w:tc>
        <w:tc>
          <w:tcPr>
            <w:tcW w:w="1542" w:type="dxa"/>
            <w:noWrap/>
          </w:tcPr>
          <w:p w14:paraId="7C1355DD" w14:textId="77777777" w:rsidR="00763106" w:rsidRPr="00763106" w:rsidRDefault="00763106" w:rsidP="00763106">
            <w:pPr>
              <w:jc w:val="center"/>
              <w:rPr>
                <w:bCs/>
                <w:lang w:val="en-US"/>
              </w:rPr>
            </w:pPr>
            <w:r w:rsidRPr="00763106">
              <w:rPr>
                <w:bCs/>
                <w:lang w:val="en-US"/>
              </w:rPr>
              <w:t>26,169</w:t>
            </w:r>
          </w:p>
        </w:tc>
        <w:tc>
          <w:tcPr>
            <w:tcW w:w="1519" w:type="dxa"/>
          </w:tcPr>
          <w:p w14:paraId="0CD207F5" w14:textId="77777777" w:rsidR="00763106" w:rsidRPr="00763106" w:rsidRDefault="00763106" w:rsidP="00763106">
            <w:pPr>
              <w:jc w:val="center"/>
              <w:rPr>
                <w:bCs/>
                <w:lang w:val="en-US"/>
              </w:rPr>
            </w:pPr>
            <w:r w:rsidRPr="00763106">
              <w:rPr>
                <w:bCs/>
                <w:lang w:val="en-US"/>
              </w:rPr>
              <w:t>-17.25</w:t>
            </w:r>
          </w:p>
        </w:tc>
        <w:tc>
          <w:tcPr>
            <w:tcW w:w="1784" w:type="dxa"/>
          </w:tcPr>
          <w:p w14:paraId="70880177" w14:textId="77777777" w:rsidR="00763106" w:rsidRPr="00763106" w:rsidRDefault="00763106" w:rsidP="00763106">
            <w:pPr>
              <w:jc w:val="center"/>
              <w:rPr>
                <w:bCs/>
                <w:lang w:val="en-US"/>
              </w:rPr>
            </w:pPr>
            <w:r w:rsidRPr="00763106">
              <w:rPr>
                <w:bCs/>
                <w:lang w:val="en-US"/>
              </w:rPr>
              <w:t>-16.94</w:t>
            </w:r>
          </w:p>
        </w:tc>
      </w:tr>
      <w:tr w:rsidR="00763106" w:rsidRPr="00763106" w14:paraId="57A80EBD" w14:textId="77777777" w:rsidTr="00FE55DC">
        <w:trPr>
          <w:trHeight w:val="224"/>
          <w:jc w:val="center"/>
        </w:trPr>
        <w:tc>
          <w:tcPr>
            <w:tcW w:w="1302" w:type="dxa"/>
            <w:noWrap/>
          </w:tcPr>
          <w:p w14:paraId="0A97481C" w14:textId="77777777" w:rsidR="00763106" w:rsidRPr="00763106" w:rsidRDefault="00763106" w:rsidP="00763106">
            <w:pPr>
              <w:rPr>
                <w:bCs/>
                <w:lang w:val="en-US"/>
              </w:rPr>
            </w:pPr>
            <w:r w:rsidRPr="00763106">
              <w:rPr>
                <w:bCs/>
                <w:lang w:val="en-US"/>
              </w:rPr>
              <w:t>Apr 23</w:t>
            </w:r>
          </w:p>
        </w:tc>
        <w:tc>
          <w:tcPr>
            <w:tcW w:w="1646" w:type="dxa"/>
            <w:noWrap/>
          </w:tcPr>
          <w:p w14:paraId="68B5FF2F" w14:textId="77777777" w:rsidR="00763106" w:rsidRPr="00763106" w:rsidRDefault="00763106" w:rsidP="00763106">
            <w:pPr>
              <w:jc w:val="center"/>
              <w:rPr>
                <w:bCs/>
                <w:lang w:val="en-US"/>
              </w:rPr>
            </w:pPr>
            <w:r w:rsidRPr="00763106">
              <w:rPr>
                <w:bCs/>
                <w:lang w:val="en-US"/>
              </w:rPr>
              <w:t>0</w:t>
            </w:r>
          </w:p>
        </w:tc>
        <w:tc>
          <w:tcPr>
            <w:tcW w:w="1530" w:type="dxa"/>
            <w:noWrap/>
          </w:tcPr>
          <w:p w14:paraId="290BA3F0" w14:textId="77777777" w:rsidR="00763106" w:rsidRPr="00763106" w:rsidRDefault="00763106" w:rsidP="00763106">
            <w:pPr>
              <w:jc w:val="center"/>
              <w:rPr>
                <w:bCs/>
                <w:lang w:val="en-US"/>
              </w:rPr>
            </w:pPr>
            <w:r w:rsidRPr="00763106">
              <w:rPr>
                <w:bCs/>
                <w:lang w:val="en-US"/>
              </w:rPr>
              <w:t>0</w:t>
            </w:r>
          </w:p>
        </w:tc>
        <w:tc>
          <w:tcPr>
            <w:tcW w:w="1542" w:type="dxa"/>
            <w:noWrap/>
          </w:tcPr>
          <w:p w14:paraId="3E9CFD50" w14:textId="77777777" w:rsidR="00763106" w:rsidRPr="00763106" w:rsidRDefault="00763106" w:rsidP="00763106">
            <w:pPr>
              <w:jc w:val="center"/>
              <w:rPr>
                <w:bCs/>
                <w:lang w:val="en-US"/>
              </w:rPr>
            </w:pPr>
            <w:r w:rsidRPr="00763106">
              <w:rPr>
                <w:bCs/>
                <w:lang w:val="en-US"/>
              </w:rPr>
              <w:t>0</w:t>
            </w:r>
          </w:p>
        </w:tc>
        <w:tc>
          <w:tcPr>
            <w:tcW w:w="1519" w:type="dxa"/>
          </w:tcPr>
          <w:p w14:paraId="27AEB8B6" w14:textId="77777777" w:rsidR="00763106" w:rsidRPr="00763106" w:rsidRDefault="00763106" w:rsidP="00763106">
            <w:pPr>
              <w:jc w:val="center"/>
              <w:rPr>
                <w:bCs/>
                <w:lang w:val="en-US"/>
              </w:rPr>
            </w:pPr>
            <w:r w:rsidRPr="00763106">
              <w:rPr>
                <w:bCs/>
                <w:lang w:val="en-US"/>
              </w:rPr>
              <w:t>0</w:t>
            </w:r>
          </w:p>
        </w:tc>
        <w:tc>
          <w:tcPr>
            <w:tcW w:w="1784" w:type="dxa"/>
          </w:tcPr>
          <w:p w14:paraId="74F0DF01" w14:textId="77777777" w:rsidR="00763106" w:rsidRPr="00763106" w:rsidRDefault="00763106" w:rsidP="00763106">
            <w:pPr>
              <w:jc w:val="center"/>
              <w:rPr>
                <w:bCs/>
                <w:lang w:val="en-US"/>
              </w:rPr>
            </w:pPr>
            <w:r w:rsidRPr="00763106">
              <w:rPr>
                <w:bCs/>
                <w:lang w:val="en-US"/>
              </w:rPr>
              <w:t>0</w:t>
            </w:r>
          </w:p>
        </w:tc>
      </w:tr>
      <w:tr w:rsidR="00763106" w:rsidRPr="00763106" w14:paraId="7784932F" w14:textId="77777777" w:rsidTr="00FE55DC">
        <w:trPr>
          <w:trHeight w:val="224"/>
          <w:jc w:val="center"/>
        </w:trPr>
        <w:tc>
          <w:tcPr>
            <w:tcW w:w="1302" w:type="dxa"/>
            <w:noWrap/>
          </w:tcPr>
          <w:p w14:paraId="654A5FB8" w14:textId="77777777" w:rsidR="00763106" w:rsidRPr="00763106" w:rsidRDefault="00763106" w:rsidP="00763106">
            <w:pPr>
              <w:rPr>
                <w:b/>
                <w:lang w:val="en-US"/>
              </w:rPr>
            </w:pPr>
            <w:r w:rsidRPr="00763106">
              <w:rPr>
                <w:b/>
                <w:lang w:val="en-US"/>
              </w:rPr>
              <w:t>Total</w:t>
            </w:r>
          </w:p>
        </w:tc>
        <w:tc>
          <w:tcPr>
            <w:tcW w:w="1646" w:type="dxa"/>
            <w:noWrap/>
          </w:tcPr>
          <w:p w14:paraId="714707BB" w14:textId="77777777" w:rsidR="00763106" w:rsidRPr="00763106" w:rsidRDefault="00763106" w:rsidP="00763106">
            <w:pPr>
              <w:jc w:val="center"/>
              <w:rPr>
                <w:b/>
                <w:lang w:val="en-US"/>
              </w:rPr>
            </w:pPr>
            <w:r w:rsidRPr="00763106">
              <w:rPr>
                <w:b/>
                <w:lang w:val="en-US"/>
              </w:rPr>
              <w:t>97,777</w:t>
            </w:r>
          </w:p>
        </w:tc>
        <w:tc>
          <w:tcPr>
            <w:tcW w:w="1530" w:type="dxa"/>
            <w:noWrap/>
          </w:tcPr>
          <w:p w14:paraId="4D0094BB" w14:textId="77777777" w:rsidR="00763106" w:rsidRPr="00763106" w:rsidRDefault="00763106" w:rsidP="00763106">
            <w:pPr>
              <w:jc w:val="center"/>
              <w:rPr>
                <w:b/>
                <w:lang w:val="en-US"/>
              </w:rPr>
            </w:pPr>
            <w:r w:rsidRPr="00763106">
              <w:rPr>
                <w:b/>
                <w:lang w:val="en-US"/>
              </w:rPr>
              <w:t>97,649</w:t>
            </w:r>
          </w:p>
        </w:tc>
        <w:tc>
          <w:tcPr>
            <w:tcW w:w="1542" w:type="dxa"/>
            <w:noWrap/>
          </w:tcPr>
          <w:p w14:paraId="2A56B741" w14:textId="77777777" w:rsidR="00763106" w:rsidRPr="00763106" w:rsidRDefault="00763106" w:rsidP="00763106">
            <w:pPr>
              <w:jc w:val="center"/>
              <w:rPr>
                <w:b/>
                <w:lang w:val="en-US"/>
              </w:rPr>
            </w:pPr>
            <w:bookmarkStart w:id="167" w:name="_Hlk135117772"/>
            <w:r w:rsidRPr="00763106">
              <w:rPr>
                <w:b/>
                <w:lang w:val="en-US"/>
              </w:rPr>
              <w:t>77,091</w:t>
            </w:r>
            <w:bookmarkEnd w:id="167"/>
          </w:p>
        </w:tc>
        <w:tc>
          <w:tcPr>
            <w:tcW w:w="1519" w:type="dxa"/>
          </w:tcPr>
          <w:p w14:paraId="5BC112FA" w14:textId="77777777" w:rsidR="00763106" w:rsidRPr="00763106" w:rsidRDefault="00763106" w:rsidP="00763106">
            <w:pPr>
              <w:jc w:val="center"/>
              <w:rPr>
                <w:b/>
                <w:lang w:val="en-US"/>
              </w:rPr>
            </w:pPr>
            <w:bookmarkStart w:id="168" w:name="_Hlk135117788"/>
            <w:r w:rsidRPr="00763106">
              <w:rPr>
                <w:b/>
                <w:lang w:val="en-US"/>
              </w:rPr>
              <w:t>-21.16</w:t>
            </w:r>
            <w:bookmarkEnd w:id="168"/>
          </w:p>
        </w:tc>
        <w:tc>
          <w:tcPr>
            <w:tcW w:w="1784" w:type="dxa"/>
          </w:tcPr>
          <w:p w14:paraId="1901DCE9" w14:textId="77777777" w:rsidR="00763106" w:rsidRPr="00763106" w:rsidRDefault="00763106" w:rsidP="00763106">
            <w:pPr>
              <w:jc w:val="center"/>
              <w:rPr>
                <w:b/>
                <w:lang w:val="en-US"/>
              </w:rPr>
            </w:pPr>
            <w:r w:rsidRPr="00763106">
              <w:rPr>
                <w:b/>
                <w:lang w:val="en-US"/>
              </w:rPr>
              <w:t>-21.05</w:t>
            </w:r>
          </w:p>
        </w:tc>
      </w:tr>
    </w:tbl>
    <w:p w14:paraId="340F6949" w14:textId="2E22F123" w:rsidR="00C16E69" w:rsidRDefault="00C16E69" w:rsidP="003D499A">
      <w:pPr>
        <w:pStyle w:val="Caption"/>
      </w:pPr>
      <w:r w:rsidRPr="00953BC7">
        <w:t xml:space="preserve">Table </w:t>
      </w:r>
      <w:r w:rsidR="00032ED4">
        <w:fldChar w:fldCharType="begin"/>
      </w:r>
      <w:r w:rsidR="00032ED4">
        <w:instrText xml:space="preserve"> STYLEREF 1 \s </w:instrText>
      </w:r>
      <w:r w:rsidR="00032ED4">
        <w:fldChar w:fldCharType="separate"/>
      </w:r>
      <w:r w:rsidR="00BA1CC9">
        <w:rPr>
          <w:noProof/>
        </w:rPr>
        <w:t>7</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5</w:t>
      </w:r>
      <w:r w:rsidR="00032ED4">
        <w:fldChar w:fldCharType="end"/>
      </w:r>
      <w:bookmarkEnd w:id="164"/>
      <w:r>
        <w:rPr>
          <w:noProof/>
        </w:rPr>
        <w:t xml:space="preserve">: </w:t>
      </w:r>
      <w:r w:rsidRPr="00977093">
        <w:rPr>
          <w:noProof/>
        </w:rPr>
        <w:t>Midstream</w:t>
      </w:r>
      <w:r w:rsidRPr="00953BC7">
        <w:t xml:space="preserve"> Production </w:t>
      </w:r>
      <w:r>
        <w:t>and Forecast</w:t>
      </w:r>
      <w:bookmarkEnd w:id="165"/>
      <w:bookmarkEnd w:id="166"/>
    </w:p>
    <w:p w14:paraId="4E46EF0F" w14:textId="77777777" w:rsidR="00D3776F" w:rsidRPr="00953BC7" w:rsidRDefault="00D3776F" w:rsidP="003D499A">
      <w:pPr>
        <w:rPr>
          <w:lang w:eastAsia="en-US"/>
        </w:rPr>
      </w:pPr>
    </w:p>
    <w:p w14:paraId="124DEE9D" w14:textId="77777777" w:rsidR="00234819" w:rsidRDefault="00234819" w:rsidP="003D499A">
      <w:r>
        <w:t xml:space="preserve">Production of </w:t>
      </w:r>
      <w:r w:rsidRPr="00234819">
        <w:t>30,813</w:t>
      </w:r>
      <w:r>
        <w:t xml:space="preserve"> kWh was </w:t>
      </w:r>
      <w:r w:rsidRPr="00234819">
        <w:t>13.07</w:t>
      </w:r>
      <w:r>
        <w:t xml:space="preserve">% below the original forecast of </w:t>
      </w:r>
      <w:r w:rsidRPr="00234819">
        <w:t>35,448</w:t>
      </w:r>
      <w:r>
        <w:t xml:space="preserve"> kWh, and </w:t>
      </w:r>
      <w:r w:rsidRPr="00234819">
        <w:t>19.03</w:t>
      </w:r>
      <w:r>
        <w:t>% below the weather-adjusted forecast. The low production in a period of high irradiance, likely reflects the curtailment due to load shedding.</w:t>
      </w:r>
    </w:p>
    <w:p w14:paraId="52C7C08B" w14:textId="77777777" w:rsidR="00A45B12" w:rsidRPr="00A45B12" w:rsidRDefault="007B2F80" w:rsidP="003D499A">
      <w:r>
        <w:rPr>
          <w:lang w:eastAsia="en-US"/>
        </w:rPr>
        <w:br w:type="page"/>
      </w:r>
    </w:p>
    <w:p w14:paraId="54328796" w14:textId="77777777" w:rsidR="00A45B12" w:rsidRDefault="00A45B12" w:rsidP="003D499A">
      <w:pPr>
        <w:pStyle w:val="Heading1"/>
      </w:pPr>
      <w:bookmarkStart w:id="169" w:name="_Toc111090534"/>
      <w:bookmarkStart w:id="170" w:name="_Toc130236235"/>
      <w:r w:rsidRPr="00A212C0">
        <w:lastRenderedPageBreak/>
        <w:t>Hermanus Technical Performance</w:t>
      </w:r>
      <w:bookmarkEnd w:id="169"/>
      <w:bookmarkEnd w:id="170"/>
    </w:p>
    <w:p w14:paraId="31885F55" w14:textId="77777777" w:rsidR="002432FD" w:rsidRPr="002432FD" w:rsidRDefault="002432FD" w:rsidP="003D499A"/>
    <w:p w14:paraId="57BE118D" w14:textId="77777777" w:rsidR="00B25B7E" w:rsidRPr="00953BC7" w:rsidRDefault="002432FD" w:rsidP="003D499A">
      <w:pPr>
        <w:rPr>
          <w:lang w:eastAsia="en-US"/>
        </w:rPr>
      </w:pPr>
      <w:r w:rsidRPr="002432FD">
        <w:rPr>
          <w:lang w:eastAsia="en-US"/>
        </w:rPr>
        <w:t>The following tables and figures describe the technical performance of the plant compared with the forecast. We have evaluated irradiation, availability, performance ratio and production.</w:t>
      </w:r>
    </w:p>
    <w:p w14:paraId="31B4279D" w14:textId="77777777" w:rsidR="00431020" w:rsidRPr="00431020" w:rsidRDefault="00431020" w:rsidP="0030123C"/>
    <w:p w14:paraId="67608042" w14:textId="77777777" w:rsidR="00234CE5" w:rsidRPr="0078269D" w:rsidRDefault="00234CE5" w:rsidP="00442EEB">
      <w:pPr>
        <w:pStyle w:val="Heading2"/>
      </w:pPr>
      <w:bookmarkStart w:id="171" w:name="_Toc118269334"/>
      <w:bookmarkStart w:id="172" w:name="_Toc130236236"/>
      <w:r w:rsidRPr="0078269D">
        <w:t>System Design</w:t>
      </w:r>
      <w:bookmarkEnd w:id="171"/>
      <w:bookmarkEnd w:id="172"/>
      <w:r w:rsidRPr="0078269D">
        <w:t xml:space="preserve"> </w:t>
      </w:r>
    </w:p>
    <w:p w14:paraId="7C255617" w14:textId="77777777" w:rsidR="00234CE5" w:rsidRPr="0078269D" w:rsidRDefault="00234CE5" w:rsidP="003D499A"/>
    <w:p w14:paraId="3F64A2B2" w14:textId="77777777" w:rsidR="00E24C4B" w:rsidRDefault="00234CE5" w:rsidP="003D499A">
      <w:r w:rsidRPr="0078269D">
        <w:t xml:space="preserve">The </w:t>
      </w:r>
      <w:r w:rsidR="009551DE">
        <w:t>plant</w:t>
      </w:r>
      <w:r w:rsidRPr="0078269D">
        <w:t xml:space="preserve"> is a 211.7</w:t>
      </w:r>
      <w:r>
        <w:t>k</w:t>
      </w:r>
      <w:r w:rsidRPr="0078269D">
        <w:t xml:space="preserve">Wp system with 540Wp JA Solar PV modules connected to </w:t>
      </w:r>
      <w:r>
        <w:t>two</w:t>
      </w:r>
      <w:r w:rsidRPr="0078269D">
        <w:t xml:space="preserve"> Huawei 100 kW </w:t>
      </w:r>
      <w:r w:rsidR="00FF5AC0" w:rsidRPr="00FF5AC0">
        <w:t xml:space="preserve">with key details noted in </w:t>
      </w:r>
      <w:r w:rsidR="00FF5AC0">
        <w:fldChar w:fldCharType="begin"/>
      </w:r>
      <w:r w:rsidR="00FF5AC0">
        <w:instrText xml:space="preserve"> REF _Ref129679920 \h </w:instrText>
      </w:r>
      <w:r w:rsidR="00FF5AC0">
        <w:fldChar w:fldCharType="separate"/>
      </w:r>
      <w:r w:rsidR="0087758B">
        <w:t xml:space="preserve">Table </w:t>
      </w:r>
      <w:r w:rsidR="0087758B">
        <w:rPr>
          <w:noProof/>
        </w:rPr>
        <w:t>8</w:t>
      </w:r>
      <w:r w:rsidR="0087758B">
        <w:noBreakHyphen/>
      </w:r>
      <w:r w:rsidR="0087758B">
        <w:rPr>
          <w:noProof/>
        </w:rPr>
        <w:t>1</w:t>
      </w:r>
      <w:r w:rsidR="00FF5AC0">
        <w:fldChar w:fldCharType="end"/>
      </w:r>
      <w:r w:rsidR="009551DE">
        <w:t>.</w:t>
      </w:r>
      <w:r w:rsidR="00FF5AC0" w:rsidRPr="00FF5AC0">
        <w:t xml:space="preserve"> The inverters installed by Mediclinic are grid tied with anti-islanding protection as explained in Chapter 5</w:t>
      </w:r>
      <w:r w:rsidR="00D7385B">
        <w:t>.</w:t>
      </w:r>
    </w:p>
    <w:p w14:paraId="12C267B3" w14:textId="77777777" w:rsidR="00D7385B" w:rsidRDefault="00D7385B" w:rsidP="003D499A"/>
    <w:tbl>
      <w:tblPr>
        <w:tblStyle w:val="TableGridLight"/>
        <w:tblW w:w="3572" w:type="pct"/>
        <w:jc w:val="center"/>
        <w:tblLook w:val="04A0" w:firstRow="1" w:lastRow="0" w:firstColumn="1" w:lastColumn="0" w:noHBand="0" w:noVBand="1"/>
      </w:tblPr>
      <w:tblGrid>
        <w:gridCol w:w="2997"/>
        <w:gridCol w:w="3818"/>
      </w:tblGrid>
      <w:tr w:rsidR="00D7385B" w:rsidRPr="00A45B12" w14:paraId="715844A9" w14:textId="77777777" w:rsidTr="0030123C">
        <w:trPr>
          <w:trHeight w:val="280"/>
          <w:jc w:val="center"/>
        </w:trPr>
        <w:tc>
          <w:tcPr>
            <w:tcW w:w="5000" w:type="pct"/>
            <w:gridSpan w:val="2"/>
            <w:shd w:val="clear" w:color="auto" w:fill="5F0500"/>
            <w:noWrap/>
            <w:vAlign w:val="center"/>
            <w:hideMark/>
          </w:tcPr>
          <w:p w14:paraId="4710FA1F" w14:textId="77777777" w:rsidR="00D7385B" w:rsidRPr="002925F1" w:rsidRDefault="00D7385B" w:rsidP="0030123C">
            <w:pPr>
              <w:rPr>
                <w:color w:val="000000"/>
                <w:lang w:eastAsia="en-ZA"/>
              </w:rPr>
            </w:pPr>
            <w:r w:rsidRPr="002925F1">
              <w:rPr>
                <w:lang w:eastAsia="en-ZA"/>
              </w:rPr>
              <w:t>Project Overview</w:t>
            </w:r>
          </w:p>
        </w:tc>
      </w:tr>
      <w:tr w:rsidR="00D7385B" w:rsidRPr="00A45B12" w14:paraId="79351F72" w14:textId="77777777" w:rsidTr="0030123C">
        <w:trPr>
          <w:trHeight w:val="280"/>
          <w:jc w:val="center"/>
        </w:trPr>
        <w:tc>
          <w:tcPr>
            <w:tcW w:w="2199" w:type="pct"/>
            <w:noWrap/>
            <w:vAlign w:val="center"/>
            <w:hideMark/>
          </w:tcPr>
          <w:p w14:paraId="624EF995" w14:textId="77777777" w:rsidR="00D7385B" w:rsidRPr="00A45B12" w:rsidRDefault="00D7385B" w:rsidP="003D499A">
            <w:pPr>
              <w:rPr>
                <w:lang w:eastAsia="en-ZA"/>
              </w:rPr>
            </w:pPr>
            <w:r>
              <w:rPr>
                <w:lang w:eastAsia="en-ZA"/>
              </w:rPr>
              <w:t xml:space="preserve">Design </w:t>
            </w:r>
            <w:r w:rsidRPr="00A45B12">
              <w:rPr>
                <w:lang w:eastAsia="en-ZA"/>
              </w:rPr>
              <w:t>Capacity (kW</w:t>
            </w:r>
            <w:r>
              <w:rPr>
                <w:lang w:eastAsia="en-ZA"/>
              </w:rPr>
              <w:t>)</w:t>
            </w:r>
            <w:r w:rsidRPr="00A45B12">
              <w:rPr>
                <w:lang w:eastAsia="en-ZA"/>
              </w:rPr>
              <w:t xml:space="preserve"> DC</w:t>
            </w:r>
            <w:r>
              <w:rPr>
                <w:lang w:eastAsia="en-ZA"/>
              </w:rPr>
              <w:t>/AC</w:t>
            </w:r>
            <w:r w:rsidRPr="00A45B12">
              <w:rPr>
                <w:lang w:eastAsia="en-ZA"/>
              </w:rPr>
              <w:t>:</w:t>
            </w:r>
          </w:p>
        </w:tc>
        <w:tc>
          <w:tcPr>
            <w:tcW w:w="2801" w:type="pct"/>
            <w:noWrap/>
            <w:vAlign w:val="center"/>
            <w:hideMark/>
          </w:tcPr>
          <w:p w14:paraId="0AC9C271" w14:textId="77777777" w:rsidR="00D7385B" w:rsidRPr="00A45B12" w:rsidRDefault="00D7385B" w:rsidP="003D499A">
            <w:pPr>
              <w:rPr>
                <w:lang w:eastAsia="en-ZA"/>
              </w:rPr>
            </w:pPr>
            <w:r w:rsidRPr="0070324E">
              <w:rPr>
                <w:lang w:eastAsia="en-ZA"/>
              </w:rPr>
              <w:t>211.7 / 200</w:t>
            </w:r>
            <w:r w:rsidRPr="0070324E">
              <w:rPr>
                <w:lang w:eastAsia="en-ZA"/>
              </w:rPr>
              <w:tab/>
            </w:r>
          </w:p>
        </w:tc>
      </w:tr>
      <w:tr w:rsidR="00D7385B" w:rsidRPr="00A45B12" w14:paraId="0A685A05" w14:textId="77777777" w:rsidTr="0030123C">
        <w:trPr>
          <w:trHeight w:val="280"/>
          <w:jc w:val="center"/>
        </w:trPr>
        <w:tc>
          <w:tcPr>
            <w:tcW w:w="2199" w:type="pct"/>
            <w:noWrap/>
            <w:vAlign w:val="center"/>
          </w:tcPr>
          <w:p w14:paraId="060453AD" w14:textId="77777777" w:rsidR="00D7385B" w:rsidRDefault="00D7385B" w:rsidP="003D499A">
            <w:pPr>
              <w:rPr>
                <w:lang w:eastAsia="en-ZA"/>
              </w:rPr>
            </w:pPr>
            <w:r>
              <w:rPr>
                <w:lang w:eastAsia="en-ZA"/>
              </w:rPr>
              <w:t xml:space="preserve">Achieved </w:t>
            </w:r>
            <w:r w:rsidRPr="00A45B12">
              <w:rPr>
                <w:lang w:eastAsia="en-ZA"/>
              </w:rPr>
              <w:t>Capacity (kW</w:t>
            </w:r>
            <w:r>
              <w:rPr>
                <w:lang w:eastAsia="en-ZA"/>
              </w:rPr>
              <w:t>)</w:t>
            </w:r>
            <w:r w:rsidRPr="00A45B12">
              <w:rPr>
                <w:lang w:eastAsia="en-ZA"/>
              </w:rPr>
              <w:t xml:space="preserve"> DC</w:t>
            </w:r>
            <w:r>
              <w:rPr>
                <w:lang w:eastAsia="en-ZA"/>
              </w:rPr>
              <w:t>/AC</w:t>
            </w:r>
          </w:p>
        </w:tc>
        <w:tc>
          <w:tcPr>
            <w:tcW w:w="2801" w:type="pct"/>
            <w:noWrap/>
            <w:vAlign w:val="center"/>
          </w:tcPr>
          <w:p w14:paraId="6F0ABFAE" w14:textId="77777777" w:rsidR="00D7385B" w:rsidRPr="00A45B12" w:rsidRDefault="00D7385B" w:rsidP="003D499A">
            <w:pPr>
              <w:rPr>
                <w:lang w:eastAsia="en-ZA"/>
              </w:rPr>
            </w:pPr>
            <w:r w:rsidRPr="0070324E">
              <w:rPr>
                <w:lang w:eastAsia="en-ZA"/>
              </w:rPr>
              <w:t>211.7 / 220</w:t>
            </w:r>
          </w:p>
        </w:tc>
      </w:tr>
      <w:tr w:rsidR="00D7385B" w:rsidRPr="00A45B12" w14:paraId="561D9ED2" w14:textId="77777777" w:rsidTr="0030123C">
        <w:trPr>
          <w:trHeight w:val="280"/>
          <w:jc w:val="center"/>
        </w:trPr>
        <w:tc>
          <w:tcPr>
            <w:tcW w:w="2199" w:type="pct"/>
            <w:noWrap/>
            <w:vAlign w:val="center"/>
            <w:hideMark/>
          </w:tcPr>
          <w:p w14:paraId="60522331" w14:textId="77777777" w:rsidR="00D7385B" w:rsidRPr="00A45B12" w:rsidRDefault="00D7385B" w:rsidP="003D499A">
            <w:pPr>
              <w:rPr>
                <w:lang w:eastAsia="en-ZA"/>
              </w:rPr>
            </w:pPr>
            <w:r>
              <w:rPr>
                <w:lang w:eastAsia="en-ZA"/>
              </w:rPr>
              <w:t>Technology</w:t>
            </w:r>
          </w:p>
        </w:tc>
        <w:tc>
          <w:tcPr>
            <w:tcW w:w="2801" w:type="pct"/>
            <w:noWrap/>
            <w:vAlign w:val="center"/>
            <w:hideMark/>
          </w:tcPr>
          <w:p w14:paraId="4A1D038A" w14:textId="77777777" w:rsidR="00D7385B" w:rsidRPr="00A45B12" w:rsidRDefault="00D7385B" w:rsidP="003D499A">
            <w:pPr>
              <w:rPr>
                <w:lang w:eastAsia="en-ZA"/>
              </w:rPr>
            </w:pPr>
            <w:r w:rsidRPr="00A45B12">
              <w:rPr>
                <w:lang w:eastAsia="en-ZA"/>
              </w:rPr>
              <w:t>Solar</w:t>
            </w:r>
          </w:p>
        </w:tc>
      </w:tr>
      <w:tr w:rsidR="00D7385B" w:rsidRPr="00A45B12" w14:paraId="55963E0F" w14:textId="77777777" w:rsidTr="0030123C">
        <w:trPr>
          <w:trHeight w:val="280"/>
          <w:jc w:val="center"/>
        </w:trPr>
        <w:tc>
          <w:tcPr>
            <w:tcW w:w="2199" w:type="pct"/>
            <w:noWrap/>
            <w:vAlign w:val="center"/>
            <w:hideMark/>
          </w:tcPr>
          <w:p w14:paraId="4962C863" w14:textId="77777777" w:rsidR="00D7385B" w:rsidRPr="00A45B12" w:rsidRDefault="00D7385B" w:rsidP="003D499A">
            <w:pPr>
              <w:rPr>
                <w:lang w:eastAsia="en-ZA"/>
              </w:rPr>
            </w:pPr>
            <w:r w:rsidRPr="00A45B12">
              <w:rPr>
                <w:lang w:eastAsia="en-ZA"/>
              </w:rPr>
              <w:t>Project Company:</w:t>
            </w:r>
          </w:p>
        </w:tc>
        <w:tc>
          <w:tcPr>
            <w:tcW w:w="2801" w:type="pct"/>
            <w:noWrap/>
            <w:vAlign w:val="center"/>
            <w:hideMark/>
          </w:tcPr>
          <w:p w14:paraId="6DAE5F98" w14:textId="77777777" w:rsidR="00D7385B" w:rsidRPr="00A45B12" w:rsidRDefault="00D7385B" w:rsidP="003D499A">
            <w:pPr>
              <w:rPr>
                <w:lang w:eastAsia="en-ZA"/>
              </w:rPr>
            </w:pPr>
            <w:proofErr w:type="spellStart"/>
            <w:r w:rsidRPr="00A45B12">
              <w:rPr>
                <w:lang w:eastAsia="en-ZA"/>
              </w:rPr>
              <w:t>Moshesh</w:t>
            </w:r>
            <w:proofErr w:type="spellEnd"/>
            <w:r w:rsidRPr="00A45B12">
              <w:rPr>
                <w:lang w:eastAsia="en-ZA"/>
              </w:rPr>
              <w:t xml:space="preserve"> Solar PV 1 (Pty) Ltd</w:t>
            </w:r>
          </w:p>
        </w:tc>
      </w:tr>
      <w:tr w:rsidR="00D7385B" w:rsidRPr="00A45B12" w14:paraId="0FA23230" w14:textId="77777777" w:rsidTr="0030123C">
        <w:trPr>
          <w:trHeight w:val="280"/>
          <w:jc w:val="center"/>
        </w:trPr>
        <w:tc>
          <w:tcPr>
            <w:tcW w:w="2199" w:type="pct"/>
            <w:noWrap/>
            <w:vAlign w:val="center"/>
            <w:hideMark/>
          </w:tcPr>
          <w:p w14:paraId="7FD79864" w14:textId="77777777" w:rsidR="00D7385B" w:rsidRPr="00A45B12" w:rsidRDefault="00D7385B" w:rsidP="003D499A">
            <w:pPr>
              <w:rPr>
                <w:lang w:eastAsia="en-ZA"/>
              </w:rPr>
            </w:pPr>
            <w:r w:rsidRPr="00A45B12">
              <w:rPr>
                <w:lang w:eastAsia="en-ZA"/>
              </w:rPr>
              <w:t>Address:</w:t>
            </w:r>
          </w:p>
        </w:tc>
        <w:tc>
          <w:tcPr>
            <w:tcW w:w="2801" w:type="pct"/>
            <w:noWrap/>
            <w:vAlign w:val="center"/>
            <w:hideMark/>
          </w:tcPr>
          <w:p w14:paraId="0CFE3775" w14:textId="77777777" w:rsidR="00D7385B" w:rsidRPr="00A45B12" w:rsidRDefault="00D7385B" w:rsidP="003D499A">
            <w:pPr>
              <w:rPr>
                <w:lang w:eastAsia="en-ZA"/>
              </w:rPr>
            </w:pPr>
            <w:r w:rsidRPr="00A45B12">
              <w:rPr>
                <w:lang w:eastAsia="en-ZA"/>
              </w:rPr>
              <w:t xml:space="preserve">Ravenscroft Rd Hermanus – </w:t>
            </w:r>
            <w:r>
              <w:rPr>
                <w:lang w:eastAsia="en-ZA"/>
              </w:rPr>
              <w:t>7,200</w:t>
            </w:r>
            <w:r w:rsidRPr="00A45B12">
              <w:rPr>
                <w:lang w:eastAsia="en-ZA"/>
              </w:rPr>
              <w:t xml:space="preserve"> – South Africa</w:t>
            </w:r>
          </w:p>
        </w:tc>
      </w:tr>
      <w:tr w:rsidR="00D7385B" w:rsidRPr="00A45B12" w14:paraId="21195987" w14:textId="77777777" w:rsidTr="0030123C">
        <w:trPr>
          <w:trHeight w:val="280"/>
          <w:jc w:val="center"/>
        </w:trPr>
        <w:tc>
          <w:tcPr>
            <w:tcW w:w="2199" w:type="pct"/>
            <w:noWrap/>
            <w:vAlign w:val="center"/>
          </w:tcPr>
          <w:p w14:paraId="5C6C1522" w14:textId="77777777" w:rsidR="00D7385B" w:rsidRPr="00A45B12" w:rsidRDefault="00D7385B" w:rsidP="003D499A">
            <w:pPr>
              <w:rPr>
                <w:lang w:eastAsia="en-ZA"/>
              </w:rPr>
            </w:pPr>
            <w:r w:rsidRPr="00F64F0A">
              <w:rPr>
                <w:lang w:eastAsia="en-ZA"/>
              </w:rPr>
              <w:t>Commercial Operation Date</w:t>
            </w:r>
          </w:p>
        </w:tc>
        <w:tc>
          <w:tcPr>
            <w:tcW w:w="2801" w:type="pct"/>
            <w:noWrap/>
            <w:vAlign w:val="center"/>
          </w:tcPr>
          <w:p w14:paraId="39738DF2" w14:textId="77777777" w:rsidR="00D7385B" w:rsidRPr="00A45B12" w:rsidRDefault="00D7385B" w:rsidP="003D499A">
            <w:pPr>
              <w:rPr>
                <w:lang w:eastAsia="en-ZA"/>
              </w:rPr>
            </w:pPr>
            <w:r w:rsidRPr="00F64F0A">
              <w:rPr>
                <w:lang w:eastAsia="en-ZA"/>
              </w:rPr>
              <w:t>10 Mar</w:t>
            </w:r>
            <w:r>
              <w:rPr>
                <w:lang w:eastAsia="en-ZA"/>
              </w:rPr>
              <w:t>ch</w:t>
            </w:r>
            <w:r w:rsidRPr="00F64F0A">
              <w:rPr>
                <w:lang w:eastAsia="en-ZA"/>
              </w:rPr>
              <w:t xml:space="preserve"> </w:t>
            </w:r>
            <w:r>
              <w:rPr>
                <w:lang w:eastAsia="en-ZA"/>
              </w:rPr>
              <w:t>2022</w:t>
            </w:r>
          </w:p>
        </w:tc>
      </w:tr>
    </w:tbl>
    <w:p w14:paraId="648C5700" w14:textId="26B88409" w:rsidR="00D7385B" w:rsidRDefault="00D7385B" w:rsidP="003D499A">
      <w:pPr>
        <w:pStyle w:val="Caption"/>
      </w:pPr>
      <w:bookmarkStart w:id="173" w:name="_Ref129679920"/>
      <w:bookmarkStart w:id="174" w:name="_Toc130236180"/>
      <w:bookmarkStart w:id="175" w:name="_Toc114662539"/>
      <w:r>
        <w:t xml:space="preserve">Table </w:t>
      </w:r>
      <w:r w:rsidR="00032ED4">
        <w:fldChar w:fldCharType="begin"/>
      </w:r>
      <w:r w:rsidR="00032ED4">
        <w:instrText xml:space="preserve"> STYLEREF 1 \s </w:instrText>
      </w:r>
      <w:r w:rsidR="00032ED4">
        <w:fldChar w:fldCharType="separate"/>
      </w:r>
      <w:r w:rsidR="00BA1CC9">
        <w:rPr>
          <w:noProof/>
        </w:rPr>
        <w:t>8</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1</w:t>
      </w:r>
      <w:r w:rsidR="00032ED4">
        <w:fldChar w:fldCharType="end"/>
      </w:r>
      <w:bookmarkEnd w:id="173"/>
      <w:r>
        <w:t xml:space="preserve">: </w:t>
      </w:r>
      <w:r w:rsidRPr="00A45B12">
        <w:t>Hermanus Project Overview</w:t>
      </w:r>
      <w:bookmarkEnd w:id="174"/>
      <w:r w:rsidRPr="00A45B12">
        <w:t xml:space="preserve"> </w:t>
      </w:r>
      <w:bookmarkEnd w:id="175"/>
    </w:p>
    <w:p w14:paraId="76F2755C" w14:textId="77777777" w:rsidR="00D7385B" w:rsidRDefault="00D7385B" w:rsidP="003D499A"/>
    <w:p w14:paraId="4E8D4CDF" w14:textId="77777777" w:rsidR="00A45B12" w:rsidRDefault="00A45B12" w:rsidP="003D499A">
      <w:pPr>
        <w:pStyle w:val="Heading2"/>
      </w:pPr>
      <w:bookmarkStart w:id="176" w:name="_Toc111090536"/>
      <w:bookmarkStart w:id="177" w:name="_Toc130236237"/>
      <w:r w:rsidRPr="007A3017">
        <w:t xml:space="preserve">Irradiation </w:t>
      </w:r>
      <w:bookmarkEnd w:id="176"/>
      <w:r w:rsidR="00B87996" w:rsidRPr="007A3017">
        <w:t>Vs Forecast</w:t>
      </w:r>
      <w:bookmarkEnd w:id="177"/>
    </w:p>
    <w:p w14:paraId="1DCAE9FF" w14:textId="77777777" w:rsidR="00763106" w:rsidRDefault="00763106" w:rsidP="003D499A"/>
    <w:p w14:paraId="0C7F8D18" w14:textId="77777777" w:rsidR="002D4C3B" w:rsidRDefault="009160B1" w:rsidP="003D499A">
      <w:pPr>
        <w:rPr>
          <w:lang w:eastAsia="en-US"/>
        </w:rPr>
      </w:pPr>
      <w:r>
        <w:rPr>
          <w:lang w:eastAsia="en-US"/>
        </w:rPr>
        <w:fldChar w:fldCharType="begin"/>
      </w:r>
      <w:r>
        <w:rPr>
          <w:lang w:eastAsia="en-US"/>
        </w:rPr>
        <w:instrText xml:space="preserve"> REF _Ref129927125 \h </w:instrText>
      </w:r>
      <w:r>
        <w:rPr>
          <w:lang w:eastAsia="en-US"/>
        </w:rPr>
      </w:r>
      <w:r>
        <w:rPr>
          <w:lang w:eastAsia="en-US"/>
        </w:rPr>
        <w:fldChar w:fldCharType="separate"/>
      </w:r>
      <w:r w:rsidR="0087758B" w:rsidRPr="00974694">
        <w:t xml:space="preserve">Table </w:t>
      </w:r>
      <w:r w:rsidR="0087758B">
        <w:rPr>
          <w:noProof/>
        </w:rPr>
        <w:t>8</w:t>
      </w:r>
      <w:r w:rsidR="0087758B">
        <w:noBreakHyphen/>
      </w:r>
      <w:r w:rsidR="0087758B">
        <w:rPr>
          <w:noProof/>
        </w:rPr>
        <w:t>3</w:t>
      </w:r>
      <w:r>
        <w:rPr>
          <w:lang w:eastAsia="en-US"/>
        </w:rPr>
        <w:fldChar w:fldCharType="end"/>
      </w:r>
      <w:r w:rsidR="002C6E78" w:rsidRPr="00D25346">
        <w:rPr>
          <w:lang w:eastAsia="en-US"/>
        </w:rPr>
        <w:t xml:space="preserve"> shows the Project irradiance for January 2023 and compare to the pre-construction Helioscope P50 prediction.</w:t>
      </w:r>
    </w:p>
    <w:p w14:paraId="145480B4" w14:textId="77777777" w:rsidR="00763106" w:rsidRDefault="00763106" w:rsidP="003D499A">
      <w:pPr>
        <w:rPr>
          <w:lang w:eastAsia="en-US"/>
        </w:rPr>
      </w:pPr>
    </w:p>
    <w:tbl>
      <w:tblPr>
        <w:tblStyle w:val="TableGridLight"/>
        <w:tblW w:w="5000" w:type="pct"/>
        <w:tblLook w:val="04A0" w:firstRow="1" w:lastRow="0" w:firstColumn="1" w:lastColumn="0" w:noHBand="0" w:noVBand="1"/>
      </w:tblPr>
      <w:tblGrid>
        <w:gridCol w:w="2427"/>
        <w:gridCol w:w="2366"/>
        <w:gridCol w:w="2369"/>
        <w:gridCol w:w="2377"/>
      </w:tblGrid>
      <w:tr w:rsidR="00763106" w:rsidRPr="00763106" w14:paraId="345439B1" w14:textId="77777777" w:rsidTr="00FE55DC">
        <w:trPr>
          <w:trHeight w:val="234"/>
        </w:trPr>
        <w:tc>
          <w:tcPr>
            <w:tcW w:w="5000" w:type="pct"/>
            <w:gridSpan w:val="4"/>
            <w:shd w:val="clear" w:color="auto" w:fill="5F0500"/>
          </w:tcPr>
          <w:p w14:paraId="08DA2899" w14:textId="77777777" w:rsidR="00763106" w:rsidRPr="00763106" w:rsidRDefault="00763106" w:rsidP="00763106">
            <w:pPr>
              <w:jc w:val="center"/>
              <w:rPr>
                <w:b/>
                <w:bCs/>
                <w:lang w:val="en-GB"/>
              </w:rPr>
            </w:pPr>
            <w:r w:rsidRPr="00763106">
              <w:rPr>
                <w:b/>
                <w:bCs/>
                <w:lang w:val="en-GB"/>
              </w:rPr>
              <w:t>Irradiation (kWh/m</w:t>
            </w:r>
            <w:r w:rsidRPr="00763106">
              <w:rPr>
                <w:b/>
                <w:bCs/>
                <w:vertAlign w:val="superscript"/>
                <w:lang w:val="en-GB"/>
              </w:rPr>
              <w:t>2</w:t>
            </w:r>
            <w:r w:rsidRPr="00763106">
              <w:rPr>
                <w:b/>
                <w:bCs/>
                <w:lang w:val="en-GB"/>
              </w:rPr>
              <w:t>)</w:t>
            </w:r>
          </w:p>
        </w:tc>
      </w:tr>
      <w:tr w:rsidR="00763106" w:rsidRPr="00763106" w14:paraId="1D4D0120" w14:textId="77777777" w:rsidTr="00FE55DC">
        <w:trPr>
          <w:trHeight w:val="234"/>
        </w:trPr>
        <w:tc>
          <w:tcPr>
            <w:tcW w:w="1272" w:type="pct"/>
            <w:shd w:val="clear" w:color="auto" w:fill="5F0500"/>
          </w:tcPr>
          <w:p w14:paraId="1E36196A" w14:textId="77777777" w:rsidR="00763106" w:rsidRPr="00763106" w:rsidRDefault="00763106" w:rsidP="00763106">
            <w:pPr>
              <w:jc w:val="left"/>
              <w:rPr>
                <w:b/>
                <w:bCs/>
                <w:lang w:val="en-GB" w:eastAsia="en-US"/>
              </w:rPr>
            </w:pPr>
            <w:r w:rsidRPr="00763106">
              <w:rPr>
                <w:b/>
                <w:bCs/>
                <w:lang w:val="en-GB" w:eastAsia="en-US"/>
              </w:rPr>
              <w:t>Month</w:t>
            </w:r>
          </w:p>
        </w:tc>
        <w:tc>
          <w:tcPr>
            <w:tcW w:w="1240" w:type="pct"/>
            <w:shd w:val="clear" w:color="auto" w:fill="5F0500"/>
          </w:tcPr>
          <w:p w14:paraId="1C79B062" w14:textId="77777777" w:rsidR="00763106" w:rsidRPr="00763106" w:rsidRDefault="00763106" w:rsidP="00763106">
            <w:pPr>
              <w:jc w:val="center"/>
              <w:rPr>
                <w:b/>
                <w:bCs/>
                <w:lang w:val="en-US"/>
              </w:rPr>
            </w:pPr>
            <w:r w:rsidRPr="00763106">
              <w:rPr>
                <w:b/>
                <w:bCs/>
                <w:lang w:val="en-US"/>
              </w:rPr>
              <w:t>Actual</w:t>
            </w:r>
          </w:p>
        </w:tc>
        <w:tc>
          <w:tcPr>
            <w:tcW w:w="1242" w:type="pct"/>
            <w:shd w:val="clear" w:color="auto" w:fill="5F0500"/>
          </w:tcPr>
          <w:p w14:paraId="03704DE9" w14:textId="77777777" w:rsidR="00763106" w:rsidRPr="00763106" w:rsidRDefault="00763106" w:rsidP="00763106">
            <w:pPr>
              <w:jc w:val="center"/>
              <w:rPr>
                <w:b/>
                <w:bCs/>
                <w:lang w:val="en-US"/>
              </w:rPr>
            </w:pPr>
            <w:r w:rsidRPr="00763106">
              <w:rPr>
                <w:b/>
                <w:bCs/>
                <w:lang w:val="en-US"/>
              </w:rPr>
              <w:t>Forecast</w:t>
            </w:r>
          </w:p>
        </w:tc>
        <w:tc>
          <w:tcPr>
            <w:tcW w:w="1246" w:type="pct"/>
            <w:shd w:val="clear" w:color="auto" w:fill="5F0500"/>
          </w:tcPr>
          <w:p w14:paraId="0669A0DD" w14:textId="77777777" w:rsidR="00763106" w:rsidRPr="00763106" w:rsidRDefault="00763106" w:rsidP="00763106">
            <w:pPr>
              <w:jc w:val="center"/>
              <w:rPr>
                <w:b/>
                <w:bCs/>
                <w:lang w:val="en-GB" w:eastAsia="en-US"/>
              </w:rPr>
            </w:pPr>
            <w:r w:rsidRPr="00763106">
              <w:rPr>
                <w:b/>
                <w:bCs/>
                <w:lang w:val="en-GB"/>
              </w:rPr>
              <w:t>Delta (%)</w:t>
            </w:r>
          </w:p>
        </w:tc>
      </w:tr>
      <w:tr w:rsidR="00763106" w:rsidRPr="00763106" w14:paraId="4E908E5A" w14:textId="77777777" w:rsidTr="00FE55DC">
        <w:trPr>
          <w:trHeight w:val="114"/>
        </w:trPr>
        <w:tc>
          <w:tcPr>
            <w:tcW w:w="1272" w:type="pct"/>
          </w:tcPr>
          <w:p w14:paraId="2E30DD00" w14:textId="77777777" w:rsidR="00763106" w:rsidRPr="00763106" w:rsidRDefault="00763106" w:rsidP="00763106">
            <w:pPr>
              <w:jc w:val="left"/>
              <w:rPr>
                <w:lang w:val="en-GB" w:eastAsia="en-US"/>
              </w:rPr>
            </w:pPr>
            <w:r w:rsidRPr="00763106">
              <w:rPr>
                <w:bCs/>
                <w:lang w:val="en-US"/>
              </w:rPr>
              <w:t>Jan 23</w:t>
            </w:r>
          </w:p>
        </w:tc>
        <w:tc>
          <w:tcPr>
            <w:tcW w:w="1240" w:type="pct"/>
          </w:tcPr>
          <w:p w14:paraId="239B2191" w14:textId="77777777" w:rsidR="00763106" w:rsidRPr="00763106" w:rsidRDefault="00763106" w:rsidP="00763106">
            <w:pPr>
              <w:jc w:val="center"/>
              <w:rPr>
                <w:lang w:val="en-GB" w:eastAsia="en-US"/>
              </w:rPr>
            </w:pPr>
            <w:r w:rsidRPr="00763106">
              <w:rPr>
                <w:bCs/>
                <w:lang w:val="en-US"/>
              </w:rPr>
              <w:t>223</w:t>
            </w:r>
          </w:p>
        </w:tc>
        <w:tc>
          <w:tcPr>
            <w:tcW w:w="1242" w:type="pct"/>
          </w:tcPr>
          <w:p w14:paraId="116385FB" w14:textId="77777777" w:rsidR="00763106" w:rsidRPr="00763106" w:rsidRDefault="00763106" w:rsidP="00763106">
            <w:pPr>
              <w:jc w:val="center"/>
              <w:rPr>
                <w:lang w:val="en-GB" w:eastAsia="en-US"/>
              </w:rPr>
            </w:pPr>
            <w:r w:rsidRPr="00763106">
              <w:rPr>
                <w:bCs/>
                <w:lang w:val="en-US"/>
              </w:rPr>
              <w:t>238</w:t>
            </w:r>
          </w:p>
        </w:tc>
        <w:tc>
          <w:tcPr>
            <w:tcW w:w="1246" w:type="pct"/>
          </w:tcPr>
          <w:p w14:paraId="32179A8B" w14:textId="77777777" w:rsidR="00763106" w:rsidRPr="00763106" w:rsidRDefault="00763106" w:rsidP="00763106">
            <w:pPr>
              <w:jc w:val="center"/>
              <w:rPr>
                <w:lang w:val="en-GB" w:eastAsia="en-US"/>
              </w:rPr>
            </w:pPr>
            <w:r w:rsidRPr="00763106">
              <w:rPr>
                <w:bCs/>
                <w:lang w:val="en-US"/>
              </w:rPr>
              <w:t>-6.32</w:t>
            </w:r>
          </w:p>
        </w:tc>
      </w:tr>
      <w:tr w:rsidR="00763106" w:rsidRPr="00763106" w14:paraId="3F94D327" w14:textId="77777777" w:rsidTr="00FE55DC">
        <w:trPr>
          <w:trHeight w:val="114"/>
        </w:trPr>
        <w:tc>
          <w:tcPr>
            <w:tcW w:w="1272" w:type="pct"/>
          </w:tcPr>
          <w:p w14:paraId="1AB1F3F4" w14:textId="77777777" w:rsidR="00763106" w:rsidRPr="00763106" w:rsidRDefault="00763106" w:rsidP="00763106">
            <w:pPr>
              <w:jc w:val="left"/>
              <w:rPr>
                <w:lang w:val="en-GB" w:eastAsia="en-US"/>
              </w:rPr>
            </w:pPr>
            <w:r w:rsidRPr="00763106">
              <w:rPr>
                <w:bCs/>
                <w:lang w:val="en-US"/>
              </w:rPr>
              <w:t>Feb 23</w:t>
            </w:r>
          </w:p>
        </w:tc>
        <w:tc>
          <w:tcPr>
            <w:tcW w:w="1240" w:type="pct"/>
          </w:tcPr>
          <w:p w14:paraId="37E8A8A4" w14:textId="77777777" w:rsidR="00763106" w:rsidRPr="00763106" w:rsidRDefault="00763106" w:rsidP="00763106">
            <w:pPr>
              <w:jc w:val="center"/>
              <w:rPr>
                <w:lang w:val="en-GB" w:eastAsia="en-US"/>
              </w:rPr>
            </w:pPr>
            <w:r w:rsidRPr="00763106">
              <w:rPr>
                <w:bCs/>
                <w:lang w:val="en-US"/>
              </w:rPr>
              <w:t>169</w:t>
            </w:r>
          </w:p>
        </w:tc>
        <w:tc>
          <w:tcPr>
            <w:tcW w:w="1242" w:type="pct"/>
          </w:tcPr>
          <w:p w14:paraId="739A5C9D" w14:textId="77777777" w:rsidR="00763106" w:rsidRPr="00763106" w:rsidRDefault="00763106" w:rsidP="00763106">
            <w:pPr>
              <w:jc w:val="center"/>
              <w:rPr>
                <w:lang w:val="en-GB" w:eastAsia="en-US"/>
              </w:rPr>
            </w:pPr>
            <w:r w:rsidRPr="00763106">
              <w:rPr>
                <w:bCs/>
                <w:lang w:val="en-US"/>
              </w:rPr>
              <w:t>176</w:t>
            </w:r>
          </w:p>
        </w:tc>
        <w:tc>
          <w:tcPr>
            <w:tcW w:w="1246" w:type="pct"/>
          </w:tcPr>
          <w:p w14:paraId="03DFE65B" w14:textId="77777777" w:rsidR="00763106" w:rsidRPr="00763106" w:rsidRDefault="00763106" w:rsidP="00763106">
            <w:pPr>
              <w:jc w:val="center"/>
              <w:rPr>
                <w:lang w:val="en-GB" w:eastAsia="en-US"/>
              </w:rPr>
            </w:pPr>
            <w:r w:rsidRPr="00763106">
              <w:rPr>
                <w:bCs/>
                <w:lang w:val="en-US"/>
              </w:rPr>
              <w:t>-3.93</w:t>
            </w:r>
          </w:p>
        </w:tc>
      </w:tr>
      <w:tr w:rsidR="00763106" w:rsidRPr="00763106" w14:paraId="1379818C" w14:textId="77777777" w:rsidTr="00FE55DC">
        <w:trPr>
          <w:trHeight w:val="114"/>
        </w:trPr>
        <w:tc>
          <w:tcPr>
            <w:tcW w:w="1272" w:type="pct"/>
          </w:tcPr>
          <w:p w14:paraId="4B754B72" w14:textId="77777777" w:rsidR="00763106" w:rsidRPr="00763106" w:rsidRDefault="00763106" w:rsidP="00763106">
            <w:pPr>
              <w:jc w:val="left"/>
              <w:rPr>
                <w:lang w:val="en-GB" w:eastAsia="en-US"/>
              </w:rPr>
            </w:pPr>
            <w:r w:rsidRPr="00763106">
              <w:rPr>
                <w:bCs/>
                <w:lang w:val="en-US"/>
              </w:rPr>
              <w:t>Mar 23</w:t>
            </w:r>
          </w:p>
        </w:tc>
        <w:tc>
          <w:tcPr>
            <w:tcW w:w="1240" w:type="pct"/>
          </w:tcPr>
          <w:p w14:paraId="6DDC2ACE" w14:textId="77777777" w:rsidR="00763106" w:rsidRPr="00763106" w:rsidRDefault="00763106" w:rsidP="00763106">
            <w:pPr>
              <w:jc w:val="center"/>
              <w:rPr>
                <w:lang w:val="en-GB" w:eastAsia="en-US"/>
              </w:rPr>
            </w:pPr>
            <w:r w:rsidRPr="00763106">
              <w:rPr>
                <w:bCs/>
                <w:lang w:val="en-US"/>
              </w:rPr>
              <w:t>157</w:t>
            </w:r>
          </w:p>
        </w:tc>
        <w:tc>
          <w:tcPr>
            <w:tcW w:w="1242" w:type="pct"/>
          </w:tcPr>
          <w:p w14:paraId="32630B3C" w14:textId="77777777" w:rsidR="00763106" w:rsidRPr="00763106" w:rsidRDefault="00763106" w:rsidP="00763106">
            <w:pPr>
              <w:jc w:val="center"/>
              <w:rPr>
                <w:lang w:val="en-GB" w:eastAsia="en-US"/>
              </w:rPr>
            </w:pPr>
            <w:r w:rsidRPr="00763106">
              <w:rPr>
                <w:bCs/>
                <w:lang w:val="en-US"/>
              </w:rPr>
              <w:t>186</w:t>
            </w:r>
          </w:p>
        </w:tc>
        <w:tc>
          <w:tcPr>
            <w:tcW w:w="1246" w:type="pct"/>
          </w:tcPr>
          <w:p w14:paraId="1CB2D3F1" w14:textId="77777777" w:rsidR="00763106" w:rsidRPr="00763106" w:rsidRDefault="00763106" w:rsidP="00763106">
            <w:pPr>
              <w:jc w:val="center"/>
              <w:rPr>
                <w:lang w:val="en-GB" w:eastAsia="en-US"/>
              </w:rPr>
            </w:pPr>
            <w:r w:rsidRPr="00763106">
              <w:rPr>
                <w:bCs/>
                <w:lang w:val="en-US"/>
              </w:rPr>
              <w:t>-15.75</w:t>
            </w:r>
          </w:p>
        </w:tc>
      </w:tr>
      <w:tr w:rsidR="00763106" w:rsidRPr="00763106" w14:paraId="5F72689B" w14:textId="77777777" w:rsidTr="00FE55DC">
        <w:trPr>
          <w:trHeight w:val="114"/>
        </w:trPr>
        <w:tc>
          <w:tcPr>
            <w:tcW w:w="1272" w:type="pct"/>
          </w:tcPr>
          <w:p w14:paraId="376B85CB" w14:textId="77777777" w:rsidR="00763106" w:rsidRPr="00763106" w:rsidRDefault="00763106" w:rsidP="00763106">
            <w:pPr>
              <w:jc w:val="left"/>
              <w:rPr>
                <w:lang w:val="en-GB" w:eastAsia="en-US"/>
              </w:rPr>
            </w:pPr>
            <w:r w:rsidRPr="00763106">
              <w:rPr>
                <w:bCs/>
                <w:lang w:val="en-US"/>
              </w:rPr>
              <w:t>Apr 23</w:t>
            </w:r>
          </w:p>
        </w:tc>
        <w:tc>
          <w:tcPr>
            <w:tcW w:w="1240" w:type="pct"/>
          </w:tcPr>
          <w:p w14:paraId="32F87D7C" w14:textId="77777777" w:rsidR="00763106" w:rsidRPr="00763106" w:rsidRDefault="00763106" w:rsidP="00763106">
            <w:pPr>
              <w:jc w:val="center"/>
              <w:rPr>
                <w:lang w:val="en-GB" w:eastAsia="en-US"/>
              </w:rPr>
            </w:pPr>
            <w:r w:rsidRPr="00763106">
              <w:rPr>
                <w:bCs/>
                <w:lang w:val="en-US"/>
              </w:rPr>
              <w:t>549</w:t>
            </w:r>
          </w:p>
        </w:tc>
        <w:tc>
          <w:tcPr>
            <w:tcW w:w="1242" w:type="pct"/>
          </w:tcPr>
          <w:p w14:paraId="01F2D57E" w14:textId="77777777" w:rsidR="00763106" w:rsidRPr="00763106" w:rsidRDefault="00763106" w:rsidP="00763106">
            <w:pPr>
              <w:jc w:val="center"/>
              <w:rPr>
                <w:lang w:val="en-GB" w:eastAsia="en-US"/>
              </w:rPr>
            </w:pPr>
            <w:r w:rsidRPr="00763106">
              <w:rPr>
                <w:bCs/>
                <w:lang w:val="en-US"/>
              </w:rPr>
              <w:t>600</w:t>
            </w:r>
          </w:p>
        </w:tc>
        <w:tc>
          <w:tcPr>
            <w:tcW w:w="1246" w:type="pct"/>
          </w:tcPr>
          <w:p w14:paraId="5BF4F546" w14:textId="77777777" w:rsidR="00763106" w:rsidRPr="00763106" w:rsidRDefault="00763106" w:rsidP="00763106">
            <w:pPr>
              <w:jc w:val="center"/>
              <w:rPr>
                <w:lang w:val="en-GB" w:eastAsia="en-US"/>
              </w:rPr>
            </w:pPr>
            <w:r w:rsidRPr="00763106">
              <w:rPr>
                <w:bCs/>
                <w:lang w:val="en-US"/>
              </w:rPr>
              <w:t>-8.54</w:t>
            </w:r>
          </w:p>
        </w:tc>
      </w:tr>
    </w:tbl>
    <w:p w14:paraId="4323DB8C" w14:textId="2B18AC27" w:rsidR="009B5EF0" w:rsidRDefault="001A3EA3" w:rsidP="003D499A">
      <w:pPr>
        <w:pStyle w:val="Caption"/>
      </w:pPr>
      <w:bookmarkStart w:id="178" w:name="_Toc130236181"/>
      <w:r w:rsidRPr="00974694">
        <w:t xml:space="preserve">Table </w:t>
      </w:r>
      <w:r w:rsidR="00032ED4">
        <w:fldChar w:fldCharType="begin"/>
      </w:r>
      <w:r w:rsidR="00032ED4">
        <w:instrText xml:space="preserve"> STYLEREF 1 \s </w:instrText>
      </w:r>
      <w:r w:rsidR="00032ED4">
        <w:fldChar w:fldCharType="separate"/>
      </w:r>
      <w:r w:rsidR="00BA1CC9">
        <w:rPr>
          <w:noProof/>
        </w:rPr>
        <w:t>8</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2</w:t>
      </w:r>
      <w:r w:rsidR="00032ED4">
        <w:fldChar w:fldCharType="end"/>
      </w:r>
      <w:r w:rsidRPr="00974694">
        <w:t xml:space="preserve">: Hermanus </w:t>
      </w:r>
      <w:r w:rsidR="00085EF5">
        <w:t>I</w:t>
      </w:r>
      <w:r w:rsidRPr="00974694">
        <w:t xml:space="preserve">rradiation </w:t>
      </w:r>
      <w:r>
        <w:t xml:space="preserve">and </w:t>
      </w:r>
      <w:r w:rsidR="0064256E">
        <w:t>Forecast.</w:t>
      </w:r>
      <w:bookmarkEnd w:id="178"/>
    </w:p>
    <w:p w14:paraId="51AA7083" w14:textId="77777777" w:rsidR="009160B1" w:rsidRDefault="009160B1" w:rsidP="003D499A">
      <w:pPr>
        <w:rPr>
          <w:lang w:eastAsia="en-US"/>
        </w:rPr>
      </w:pPr>
    </w:p>
    <w:p w14:paraId="12AB2596" w14:textId="77777777" w:rsidR="00A45B12" w:rsidRDefault="000700C0" w:rsidP="003D499A">
      <w:pPr>
        <w:rPr>
          <w:lang w:eastAsia="en-US"/>
        </w:rPr>
      </w:pPr>
      <w:r w:rsidRPr="000700C0">
        <w:rPr>
          <w:lang w:eastAsia="en-US"/>
        </w:rPr>
        <w:t>The actual irradiation was 2</w:t>
      </w:r>
      <w:r>
        <w:rPr>
          <w:lang w:eastAsia="en-US"/>
        </w:rPr>
        <w:t>23</w:t>
      </w:r>
      <w:r w:rsidRPr="000700C0">
        <w:rPr>
          <w:lang w:eastAsia="en-US"/>
        </w:rPr>
        <w:t xml:space="preserve"> kWh/m2, 6.21%</w:t>
      </w:r>
      <w:r>
        <w:rPr>
          <w:lang w:eastAsia="en-US"/>
        </w:rPr>
        <w:t xml:space="preserve"> lower</w:t>
      </w:r>
      <w:r w:rsidRPr="000700C0">
        <w:rPr>
          <w:lang w:eastAsia="en-US"/>
        </w:rPr>
        <w:t xml:space="preserve"> than the forecasted irradiation of 238 kWh/m2. This should result in </w:t>
      </w:r>
      <w:r w:rsidR="009551DE">
        <w:rPr>
          <w:lang w:eastAsia="en-US"/>
        </w:rPr>
        <w:t>l</w:t>
      </w:r>
      <w:r w:rsidR="00FD44C7">
        <w:rPr>
          <w:lang w:eastAsia="en-US"/>
        </w:rPr>
        <w:t xml:space="preserve">ower </w:t>
      </w:r>
      <w:r w:rsidRPr="000700C0">
        <w:rPr>
          <w:lang w:eastAsia="en-US"/>
        </w:rPr>
        <w:t>production</w:t>
      </w:r>
      <w:r w:rsidR="000632D5">
        <w:rPr>
          <w:lang w:eastAsia="en-US"/>
        </w:rPr>
        <w:t xml:space="preserve"> as confirmed later</w:t>
      </w:r>
      <w:r w:rsidRPr="000700C0">
        <w:rPr>
          <w:lang w:eastAsia="en-US"/>
        </w:rPr>
        <w:t xml:space="preserve">. </w:t>
      </w:r>
    </w:p>
    <w:p w14:paraId="4ACDB6B8" w14:textId="77777777" w:rsidR="007A3017" w:rsidRDefault="007A3017" w:rsidP="003D499A"/>
    <w:p w14:paraId="50E798C5" w14:textId="77777777" w:rsidR="002D4C3B" w:rsidRDefault="007A3017" w:rsidP="003D499A">
      <w:pPr>
        <w:pStyle w:val="Heading2"/>
        <w:rPr>
          <w:lang w:eastAsia="en-US"/>
        </w:rPr>
      </w:pPr>
      <w:bookmarkStart w:id="179" w:name="_Toc130236238"/>
      <w:r w:rsidRPr="007A3017">
        <w:rPr>
          <w:lang w:eastAsia="en-US"/>
        </w:rPr>
        <w:t>Availability Vs Forecast</w:t>
      </w:r>
      <w:bookmarkEnd w:id="179"/>
    </w:p>
    <w:p w14:paraId="5FDC94EE" w14:textId="77777777" w:rsidR="007A3017" w:rsidRPr="007A3017" w:rsidRDefault="007A3017" w:rsidP="003D499A">
      <w:pPr>
        <w:rPr>
          <w:lang w:eastAsia="en-US"/>
        </w:rPr>
      </w:pPr>
    </w:p>
    <w:p w14:paraId="2C4A66B9" w14:textId="77777777" w:rsidR="00AC5E7E" w:rsidRDefault="00543DD6" w:rsidP="003D499A">
      <w:pPr>
        <w:rPr>
          <w:lang w:eastAsia="en-US"/>
        </w:rPr>
      </w:pPr>
      <w:r w:rsidRPr="00543DD6">
        <w:rPr>
          <w:lang w:eastAsia="en-US"/>
        </w:rPr>
        <w:t xml:space="preserve">The </w:t>
      </w:r>
      <w:r w:rsidRPr="00543DD6" w:rsidDel="00EE550C">
        <w:rPr>
          <w:lang w:eastAsia="en-US"/>
        </w:rPr>
        <w:t xml:space="preserve">Operator </w:t>
      </w:r>
      <w:r w:rsidRPr="00543DD6" w:rsidDel="00591C47">
        <w:rPr>
          <w:lang w:eastAsia="en-US"/>
        </w:rPr>
        <w:t>has</w:t>
      </w:r>
      <w:r w:rsidRPr="00543DD6">
        <w:rPr>
          <w:lang w:eastAsia="en-US"/>
        </w:rPr>
        <w:t xml:space="preserve"> stated a minimum guaranteed availability of 95 % in their monthly reports. Harmattan has used this guaranteed availability to compare with the actual availability from the </w:t>
      </w:r>
      <w:r w:rsidR="007F64B9">
        <w:rPr>
          <w:lang w:eastAsia="en-US"/>
        </w:rPr>
        <w:t>SCADA</w:t>
      </w:r>
      <w:r w:rsidRPr="00543DD6">
        <w:rPr>
          <w:lang w:eastAsia="en-US"/>
        </w:rPr>
        <w:t>.</w:t>
      </w:r>
    </w:p>
    <w:p w14:paraId="3D538F24" w14:textId="77777777" w:rsidR="00763106" w:rsidRDefault="00763106" w:rsidP="003D499A">
      <w:pPr>
        <w:rPr>
          <w:lang w:eastAsia="en-US"/>
        </w:rPr>
      </w:pPr>
    </w:p>
    <w:tbl>
      <w:tblPr>
        <w:tblStyle w:val="TableGridLight"/>
        <w:tblW w:w="5000" w:type="pct"/>
        <w:tblLook w:val="04A0" w:firstRow="1" w:lastRow="0" w:firstColumn="1" w:lastColumn="0" w:noHBand="0" w:noVBand="1"/>
      </w:tblPr>
      <w:tblGrid>
        <w:gridCol w:w="2514"/>
        <w:gridCol w:w="2400"/>
        <w:gridCol w:w="2259"/>
        <w:gridCol w:w="2366"/>
      </w:tblGrid>
      <w:tr w:rsidR="00763106" w:rsidRPr="00763106" w14:paraId="2A9AFF6E" w14:textId="77777777" w:rsidTr="00FE55DC">
        <w:trPr>
          <w:trHeight w:val="206"/>
        </w:trPr>
        <w:tc>
          <w:tcPr>
            <w:tcW w:w="5000" w:type="pct"/>
            <w:gridSpan w:val="4"/>
            <w:shd w:val="clear" w:color="auto" w:fill="5F0500"/>
          </w:tcPr>
          <w:p w14:paraId="49A719F1" w14:textId="77777777" w:rsidR="00763106" w:rsidRPr="00763106" w:rsidRDefault="00763106" w:rsidP="00763106">
            <w:pPr>
              <w:jc w:val="center"/>
              <w:rPr>
                <w:b/>
                <w:bCs/>
                <w:lang w:val="en-GB"/>
              </w:rPr>
            </w:pPr>
            <w:r w:rsidRPr="00763106">
              <w:rPr>
                <w:b/>
                <w:bCs/>
                <w:lang w:val="en-GB"/>
              </w:rPr>
              <w:t>Availability (%)</w:t>
            </w:r>
          </w:p>
        </w:tc>
      </w:tr>
      <w:tr w:rsidR="00763106" w:rsidRPr="00763106" w14:paraId="0EDF86B8" w14:textId="77777777" w:rsidTr="00FE55DC">
        <w:trPr>
          <w:trHeight w:val="206"/>
        </w:trPr>
        <w:tc>
          <w:tcPr>
            <w:tcW w:w="1318" w:type="pct"/>
            <w:shd w:val="clear" w:color="auto" w:fill="5F0500"/>
          </w:tcPr>
          <w:p w14:paraId="1745E060" w14:textId="77777777" w:rsidR="00763106" w:rsidRPr="00763106" w:rsidRDefault="00763106" w:rsidP="00763106">
            <w:pPr>
              <w:jc w:val="left"/>
              <w:rPr>
                <w:lang w:val="en-GB" w:eastAsia="en-US"/>
              </w:rPr>
            </w:pPr>
            <w:r w:rsidRPr="00763106">
              <w:rPr>
                <w:lang w:val="en-GB" w:eastAsia="en-US"/>
              </w:rPr>
              <w:t>Month</w:t>
            </w:r>
          </w:p>
        </w:tc>
        <w:tc>
          <w:tcPr>
            <w:tcW w:w="1258" w:type="pct"/>
            <w:shd w:val="clear" w:color="auto" w:fill="5F0500"/>
          </w:tcPr>
          <w:p w14:paraId="6EBD8C4D" w14:textId="77777777" w:rsidR="00763106" w:rsidRPr="00763106" w:rsidRDefault="00763106" w:rsidP="00763106">
            <w:pPr>
              <w:jc w:val="center"/>
              <w:rPr>
                <w:lang w:val="en-US"/>
              </w:rPr>
            </w:pPr>
            <w:r w:rsidRPr="00763106">
              <w:rPr>
                <w:lang w:val="en-GB"/>
              </w:rPr>
              <w:t>Actual</w:t>
            </w:r>
          </w:p>
        </w:tc>
        <w:tc>
          <w:tcPr>
            <w:tcW w:w="1184" w:type="pct"/>
            <w:shd w:val="clear" w:color="auto" w:fill="5F0500"/>
          </w:tcPr>
          <w:p w14:paraId="78BC6679" w14:textId="77777777" w:rsidR="00763106" w:rsidRPr="00763106" w:rsidRDefault="00763106" w:rsidP="00763106">
            <w:pPr>
              <w:jc w:val="center"/>
              <w:rPr>
                <w:lang w:val="en-US"/>
              </w:rPr>
            </w:pPr>
            <w:r w:rsidRPr="00763106">
              <w:rPr>
                <w:lang w:val="en-GB"/>
              </w:rPr>
              <w:t>Forecast</w:t>
            </w:r>
          </w:p>
        </w:tc>
        <w:tc>
          <w:tcPr>
            <w:tcW w:w="1240" w:type="pct"/>
            <w:shd w:val="clear" w:color="auto" w:fill="5F0500"/>
          </w:tcPr>
          <w:p w14:paraId="6EB41D93" w14:textId="77777777" w:rsidR="00763106" w:rsidRPr="00763106" w:rsidRDefault="00763106" w:rsidP="00763106">
            <w:pPr>
              <w:jc w:val="center"/>
              <w:rPr>
                <w:lang w:val="en-GB" w:eastAsia="en-US"/>
              </w:rPr>
            </w:pPr>
            <w:r w:rsidRPr="00763106">
              <w:rPr>
                <w:lang w:val="en-GB"/>
              </w:rPr>
              <w:t>Delta (%)</w:t>
            </w:r>
          </w:p>
        </w:tc>
      </w:tr>
      <w:tr w:rsidR="00763106" w:rsidRPr="00763106" w14:paraId="26C70039" w14:textId="77777777" w:rsidTr="00FE55DC">
        <w:trPr>
          <w:trHeight w:val="100"/>
        </w:trPr>
        <w:tc>
          <w:tcPr>
            <w:tcW w:w="1318" w:type="pct"/>
          </w:tcPr>
          <w:p w14:paraId="303FED21" w14:textId="77777777" w:rsidR="00763106" w:rsidRPr="00763106" w:rsidRDefault="00763106" w:rsidP="00763106">
            <w:pPr>
              <w:jc w:val="left"/>
              <w:rPr>
                <w:lang w:val="en-GB" w:eastAsia="en-US"/>
              </w:rPr>
            </w:pPr>
            <w:r w:rsidRPr="00763106">
              <w:rPr>
                <w:bCs/>
                <w:lang w:val="en-US"/>
              </w:rPr>
              <w:t>Jan 23</w:t>
            </w:r>
          </w:p>
        </w:tc>
        <w:tc>
          <w:tcPr>
            <w:tcW w:w="1258" w:type="pct"/>
          </w:tcPr>
          <w:p w14:paraId="1F78CBE1" w14:textId="77777777" w:rsidR="00763106" w:rsidRPr="00763106" w:rsidRDefault="00763106" w:rsidP="00763106">
            <w:pPr>
              <w:jc w:val="center"/>
              <w:rPr>
                <w:lang w:val="en-GB" w:eastAsia="en-US"/>
              </w:rPr>
            </w:pPr>
            <w:r w:rsidRPr="00763106">
              <w:rPr>
                <w:bCs/>
                <w:lang w:val="en-US"/>
              </w:rPr>
              <w:t>73</w:t>
            </w:r>
          </w:p>
        </w:tc>
        <w:tc>
          <w:tcPr>
            <w:tcW w:w="1184" w:type="pct"/>
          </w:tcPr>
          <w:p w14:paraId="783235C0" w14:textId="77777777" w:rsidR="00763106" w:rsidRPr="00763106" w:rsidRDefault="00763106" w:rsidP="00763106">
            <w:pPr>
              <w:jc w:val="center"/>
              <w:rPr>
                <w:lang w:val="en-GB" w:eastAsia="en-US"/>
              </w:rPr>
            </w:pPr>
            <w:r w:rsidRPr="00763106">
              <w:rPr>
                <w:bCs/>
                <w:lang w:val="en-US"/>
              </w:rPr>
              <w:t>95</w:t>
            </w:r>
          </w:p>
        </w:tc>
        <w:tc>
          <w:tcPr>
            <w:tcW w:w="1240" w:type="pct"/>
          </w:tcPr>
          <w:p w14:paraId="3944FDBD" w14:textId="77777777" w:rsidR="00763106" w:rsidRPr="00763106" w:rsidRDefault="00763106" w:rsidP="00763106">
            <w:pPr>
              <w:jc w:val="center"/>
              <w:rPr>
                <w:lang w:val="en-GB" w:eastAsia="en-US"/>
              </w:rPr>
            </w:pPr>
            <w:r w:rsidRPr="00763106">
              <w:rPr>
                <w:bCs/>
                <w:lang w:val="en-US"/>
              </w:rPr>
              <w:t>-23.17</w:t>
            </w:r>
          </w:p>
        </w:tc>
      </w:tr>
      <w:tr w:rsidR="00763106" w:rsidRPr="00763106" w14:paraId="4302A313" w14:textId="77777777" w:rsidTr="00FE55DC">
        <w:trPr>
          <w:trHeight w:val="100"/>
        </w:trPr>
        <w:tc>
          <w:tcPr>
            <w:tcW w:w="1318" w:type="pct"/>
          </w:tcPr>
          <w:p w14:paraId="3B6045E7" w14:textId="77777777" w:rsidR="00763106" w:rsidRPr="00763106" w:rsidRDefault="00763106" w:rsidP="00763106">
            <w:pPr>
              <w:jc w:val="left"/>
              <w:rPr>
                <w:lang w:val="en-GB" w:eastAsia="en-US"/>
              </w:rPr>
            </w:pPr>
            <w:r w:rsidRPr="00763106">
              <w:rPr>
                <w:bCs/>
                <w:lang w:val="en-US"/>
              </w:rPr>
              <w:t>Feb 23</w:t>
            </w:r>
          </w:p>
        </w:tc>
        <w:tc>
          <w:tcPr>
            <w:tcW w:w="1258" w:type="pct"/>
          </w:tcPr>
          <w:p w14:paraId="7766756C" w14:textId="77777777" w:rsidR="00763106" w:rsidRPr="00763106" w:rsidRDefault="00763106" w:rsidP="00763106">
            <w:pPr>
              <w:jc w:val="center"/>
              <w:rPr>
                <w:lang w:val="en-GB" w:eastAsia="en-US"/>
              </w:rPr>
            </w:pPr>
            <w:r w:rsidRPr="00763106">
              <w:rPr>
                <w:bCs/>
                <w:lang w:val="en-US"/>
              </w:rPr>
              <w:t>70</w:t>
            </w:r>
          </w:p>
        </w:tc>
        <w:tc>
          <w:tcPr>
            <w:tcW w:w="1184" w:type="pct"/>
          </w:tcPr>
          <w:p w14:paraId="30B3AD84" w14:textId="77777777" w:rsidR="00763106" w:rsidRPr="00763106" w:rsidRDefault="00763106" w:rsidP="00763106">
            <w:pPr>
              <w:jc w:val="center"/>
              <w:rPr>
                <w:lang w:val="en-GB" w:eastAsia="en-US"/>
              </w:rPr>
            </w:pPr>
            <w:r w:rsidRPr="00763106">
              <w:rPr>
                <w:bCs/>
                <w:lang w:val="en-US"/>
              </w:rPr>
              <w:t>95</w:t>
            </w:r>
          </w:p>
        </w:tc>
        <w:tc>
          <w:tcPr>
            <w:tcW w:w="1240" w:type="pct"/>
          </w:tcPr>
          <w:p w14:paraId="78146F66" w14:textId="77777777" w:rsidR="00763106" w:rsidRPr="00763106" w:rsidRDefault="00763106" w:rsidP="00763106">
            <w:pPr>
              <w:jc w:val="center"/>
              <w:rPr>
                <w:lang w:val="en-GB" w:eastAsia="en-US"/>
              </w:rPr>
            </w:pPr>
            <w:r w:rsidRPr="00763106">
              <w:rPr>
                <w:bCs/>
                <w:lang w:val="en-US"/>
              </w:rPr>
              <w:t>-26.22</w:t>
            </w:r>
          </w:p>
        </w:tc>
      </w:tr>
      <w:tr w:rsidR="00763106" w:rsidRPr="00763106" w14:paraId="12016D34" w14:textId="77777777" w:rsidTr="00FE55DC">
        <w:trPr>
          <w:trHeight w:val="100"/>
        </w:trPr>
        <w:tc>
          <w:tcPr>
            <w:tcW w:w="1318" w:type="pct"/>
          </w:tcPr>
          <w:p w14:paraId="5736F607" w14:textId="77777777" w:rsidR="00763106" w:rsidRPr="00763106" w:rsidRDefault="00763106" w:rsidP="00763106">
            <w:pPr>
              <w:jc w:val="left"/>
              <w:rPr>
                <w:lang w:val="en-GB" w:eastAsia="en-US"/>
              </w:rPr>
            </w:pPr>
            <w:r w:rsidRPr="00763106">
              <w:rPr>
                <w:bCs/>
                <w:lang w:val="en-US"/>
              </w:rPr>
              <w:t>Mar 23</w:t>
            </w:r>
          </w:p>
        </w:tc>
        <w:tc>
          <w:tcPr>
            <w:tcW w:w="1258" w:type="pct"/>
          </w:tcPr>
          <w:p w14:paraId="72895A7C" w14:textId="77777777" w:rsidR="00763106" w:rsidRPr="00763106" w:rsidRDefault="00763106" w:rsidP="00763106">
            <w:pPr>
              <w:jc w:val="center"/>
              <w:rPr>
                <w:lang w:val="en-GB" w:eastAsia="en-US"/>
              </w:rPr>
            </w:pPr>
            <w:r w:rsidRPr="00763106">
              <w:rPr>
                <w:bCs/>
                <w:lang w:val="en-US"/>
              </w:rPr>
              <w:t>75</w:t>
            </w:r>
          </w:p>
        </w:tc>
        <w:tc>
          <w:tcPr>
            <w:tcW w:w="1184" w:type="pct"/>
          </w:tcPr>
          <w:p w14:paraId="1A612F20" w14:textId="77777777" w:rsidR="00763106" w:rsidRPr="00763106" w:rsidRDefault="00763106" w:rsidP="00763106">
            <w:pPr>
              <w:jc w:val="center"/>
              <w:rPr>
                <w:lang w:val="en-GB" w:eastAsia="en-US"/>
              </w:rPr>
            </w:pPr>
            <w:r w:rsidRPr="00763106">
              <w:rPr>
                <w:bCs/>
                <w:lang w:val="en-US"/>
              </w:rPr>
              <w:t>95</w:t>
            </w:r>
          </w:p>
        </w:tc>
        <w:tc>
          <w:tcPr>
            <w:tcW w:w="1240" w:type="pct"/>
          </w:tcPr>
          <w:p w14:paraId="1D599DA4" w14:textId="77777777" w:rsidR="00763106" w:rsidRPr="00763106" w:rsidRDefault="00763106" w:rsidP="00763106">
            <w:pPr>
              <w:jc w:val="center"/>
              <w:rPr>
                <w:lang w:val="en-GB" w:eastAsia="en-US"/>
              </w:rPr>
            </w:pPr>
            <w:r w:rsidRPr="00763106">
              <w:rPr>
                <w:bCs/>
                <w:lang w:val="en-US"/>
              </w:rPr>
              <w:t>-20.84</w:t>
            </w:r>
          </w:p>
        </w:tc>
      </w:tr>
      <w:tr w:rsidR="00763106" w:rsidRPr="00763106" w14:paraId="7A451B92" w14:textId="77777777" w:rsidTr="00FE55DC">
        <w:trPr>
          <w:trHeight w:val="100"/>
        </w:trPr>
        <w:tc>
          <w:tcPr>
            <w:tcW w:w="1318" w:type="pct"/>
          </w:tcPr>
          <w:p w14:paraId="5BC72873" w14:textId="77777777" w:rsidR="00763106" w:rsidRPr="00763106" w:rsidRDefault="00763106" w:rsidP="00763106">
            <w:pPr>
              <w:jc w:val="left"/>
              <w:rPr>
                <w:lang w:val="en-GB" w:eastAsia="en-US"/>
              </w:rPr>
            </w:pPr>
            <w:r w:rsidRPr="00763106">
              <w:rPr>
                <w:bCs/>
                <w:lang w:val="en-US"/>
              </w:rPr>
              <w:t>Apr 23</w:t>
            </w:r>
          </w:p>
        </w:tc>
        <w:tc>
          <w:tcPr>
            <w:tcW w:w="1258" w:type="pct"/>
          </w:tcPr>
          <w:p w14:paraId="0267A557" w14:textId="77777777" w:rsidR="00763106" w:rsidRPr="00763106" w:rsidRDefault="00763106" w:rsidP="00763106">
            <w:pPr>
              <w:jc w:val="center"/>
              <w:rPr>
                <w:lang w:val="en-GB" w:eastAsia="en-US"/>
              </w:rPr>
            </w:pPr>
            <w:r w:rsidRPr="00763106">
              <w:rPr>
                <w:bCs/>
                <w:lang w:val="en-US"/>
              </w:rPr>
              <w:t>73</w:t>
            </w:r>
          </w:p>
        </w:tc>
        <w:tc>
          <w:tcPr>
            <w:tcW w:w="1184" w:type="pct"/>
          </w:tcPr>
          <w:p w14:paraId="5D3E9AC0" w14:textId="77777777" w:rsidR="00763106" w:rsidRPr="00763106" w:rsidRDefault="00763106" w:rsidP="00763106">
            <w:pPr>
              <w:jc w:val="center"/>
              <w:rPr>
                <w:lang w:val="en-GB" w:eastAsia="en-US"/>
              </w:rPr>
            </w:pPr>
            <w:r w:rsidRPr="00763106">
              <w:rPr>
                <w:bCs/>
                <w:lang w:val="en-US"/>
              </w:rPr>
              <w:t>95</w:t>
            </w:r>
          </w:p>
        </w:tc>
        <w:tc>
          <w:tcPr>
            <w:tcW w:w="1240" w:type="pct"/>
          </w:tcPr>
          <w:p w14:paraId="45C38EAB" w14:textId="77777777" w:rsidR="00763106" w:rsidRPr="00763106" w:rsidRDefault="00763106" w:rsidP="00763106">
            <w:pPr>
              <w:jc w:val="center"/>
              <w:rPr>
                <w:lang w:val="en-GB" w:eastAsia="en-US"/>
              </w:rPr>
            </w:pPr>
            <w:r w:rsidRPr="00763106">
              <w:rPr>
                <w:bCs/>
                <w:lang w:val="en-US"/>
              </w:rPr>
              <w:t>-23.41</w:t>
            </w:r>
          </w:p>
        </w:tc>
      </w:tr>
    </w:tbl>
    <w:p w14:paraId="483FADFE" w14:textId="5AA60C7A" w:rsidR="00AC5E7E" w:rsidRDefault="00AC5E7E" w:rsidP="003D499A">
      <w:pPr>
        <w:pStyle w:val="Caption"/>
      </w:pPr>
      <w:bookmarkStart w:id="180" w:name="_Ref129927125"/>
      <w:bookmarkStart w:id="181" w:name="_Toc130236182"/>
      <w:r w:rsidRPr="00974694">
        <w:t xml:space="preserve">Table </w:t>
      </w:r>
      <w:r w:rsidR="00032ED4">
        <w:fldChar w:fldCharType="begin"/>
      </w:r>
      <w:r w:rsidR="00032ED4">
        <w:instrText xml:space="preserve"> STYLEREF 1 \s </w:instrText>
      </w:r>
      <w:r w:rsidR="00032ED4">
        <w:fldChar w:fldCharType="separate"/>
      </w:r>
      <w:r w:rsidR="00BA1CC9">
        <w:rPr>
          <w:noProof/>
        </w:rPr>
        <w:t>8</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3</w:t>
      </w:r>
      <w:r w:rsidR="00032ED4">
        <w:fldChar w:fldCharType="end"/>
      </w:r>
      <w:bookmarkEnd w:id="180"/>
      <w:r w:rsidRPr="00974694">
        <w:t xml:space="preserve">: Hermanus Availability </w:t>
      </w:r>
      <w:r>
        <w:t>and Forecast</w:t>
      </w:r>
      <w:bookmarkEnd w:id="181"/>
    </w:p>
    <w:p w14:paraId="4E02D026" w14:textId="77777777" w:rsidR="004F2BB1" w:rsidRPr="004F2BB1" w:rsidRDefault="004F2BB1" w:rsidP="003D499A"/>
    <w:p w14:paraId="5CF82AB4" w14:textId="77777777" w:rsidR="006819C0" w:rsidRDefault="006819C0" w:rsidP="003D499A">
      <w:r>
        <w:t xml:space="preserve">Achieved availability was 73%, while the forecast availability was 95%, resulting in a variance of -23.17%. </w:t>
      </w:r>
    </w:p>
    <w:p w14:paraId="378B209F" w14:textId="77777777" w:rsidR="006819C0" w:rsidRDefault="006819C0" w:rsidP="003D499A"/>
    <w:p w14:paraId="6F6F3672" w14:textId="77777777" w:rsidR="006819C0" w:rsidRDefault="006819C0" w:rsidP="003D499A">
      <w:r>
        <w:t>Availability is reduced by risks for which the Operator is not responsible. As an example, equipment failures affect availability, but Project switch offs due to force majeure would not. The full calculation methodology can be found in Appendix A1.</w:t>
      </w:r>
    </w:p>
    <w:p w14:paraId="1888A695" w14:textId="77777777" w:rsidR="006819C0" w:rsidRDefault="006819C0" w:rsidP="003D499A"/>
    <w:p w14:paraId="4D6B5CA6" w14:textId="77777777" w:rsidR="006819C0" w:rsidRDefault="00C233D5" w:rsidP="003D499A">
      <w:r w:rsidRPr="00C233D5">
        <w:t>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which also needs to be accounted for.</w:t>
      </w:r>
    </w:p>
    <w:p w14:paraId="2ACE20D3" w14:textId="77777777" w:rsidR="00C233D5" w:rsidRDefault="00C233D5" w:rsidP="003D499A"/>
    <w:p w14:paraId="40CE144C" w14:textId="77777777" w:rsidR="006819C0" w:rsidRPr="004F2BB1" w:rsidRDefault="006819C0" w:rsidP="003D499A">
      <w:r>
        <w:t>We recommend that the Operator improve data logging on the system as it is not clear from the SCADA when load shedding took place due to the unpredictability of loadshedding.</w:t>
      </w:r>
    </w:p>
    <w:p w14:paraId="3CED72B0" w14:textId="77777777" w:rsidR="004F2BB1" w:rsidRPr="004F2BB1" w:rsidRDefault="004F2BB1" w:rsidP="003D499A"/>
    <w:p w14:paraId="7C55A3EC" w14:textId="77777777" w:rsidR="00B25B7E" w:rsidRDefault="00B003E1" w:rsidP="003D499A">
      <w:pPr>
        <w:pStyle w:val="Heading2"/>
      </w:pPr>
      <w:bookmarkStart w:id="182" w:name="_Toc111090538"/>
      <w:bookmarkStart w:id="183" w:name="_Toc130236239"/>
      <w:r w:rsidRPr="006C57B1">
        <w:t xml:space="preserve">Performance Ratio </w:t>
      </w:r>
      <w:r w:rsidR="00AB4AD8">
        <w:t>v</w:t>
      </w:r>
      <w:r w:rsidRPr="006C57B1">
        <w:t xml:space="preserve">s </w:t>
      </w:r>
      <w:bookmarkEnd w:id="182"/>
      <w:r w:rsidR="00DD144D">
        <w:t>Forecast</w:t>
      </w:r>
      <w:bookmarkEnd w:id="183"/>
    </w:p>
    <w:p w14:paraId="7C7E9AB4" w14:textId="77777777" w:rsidR="00DD144D" w:rsidRPr="00DD144D" w:rsidRDefault="00DD144D" w:rsidP="003D499A">
      <w:pPr>
        <w:rPr>
          <w:lang w:eastAsia="en-US"/>
        </w:rPr>
      </w:pPr>
    </w:p>
    <w:p w14:paraId="2001E2E7" w14:textId="77777777" w:rsidR="00DA7169" w:rsidRDefault="00DA7169" w:rsidP="003D499A">
      <w:pPr>
        <w:rPr>
          <w:lang w:eastAsia="en-US"/>
        </w:rPr>
      </w:pPr>
      <w:r>
        <w:rPr>
          <w:lang w:eastAsia="en-US"/>
        </w:rPr>
        <w:fldChar w:fldCharType="begin"/>
      </w:r>
      <w:r>
        <w:rPr>
          <w:lang w:eastAsia="en-US"/>
        </w:rPr>
        <w:instrText xml:space="preserve"> REF _Ref129927346 \h </w:instrText>
      </w:r>
      <w:r>
        <w:rPr>
          <w:lang w:eastAsia="en-US"/>
        </w:rPr>
      </w:r>
      <w:r>
        <w:rPr>
          <w:lang w:eastAsia="en-US"/>
        </w:rPr>
        <w:fldChar w:fldCharType="separate"/>
      </w:r>
      <w:r w:rsidR="0087758B" w:rsidRPr="00AC5E7E">
        <w:t xml:space="preserve">Table </w:t>
      </w:r>
      <w:r w:rsidR="0087758B">
        <w:rPr>
          <w:noProof/>
        </w:rPr>
        <w:t>8</w:t>
      </w:r>
      <w:r w:rsidR="0087758B">
        <w:noBreakHyphen/>
      </w:r>
      <w:r w:rsidR="0087758B">
        <w:rPr>
          <w:noProof/>
        </w:rPr>
        <w:t>4</w:t>
      </w:r>
      <w:r>
        <w:rPr>
          <w:lang w:eastAsia="en-US"/>
        </w:rPr>
        <w:fldChar w:fldCharType="end"/>
      </w:r>
      <w:r>
        <w:rPr>
          <w:lang w:eastAsia="en-US"/>
        </w:rPr>
        <w:t xml:space="preserve"> </w:t>
      </w:r>
      <w:r w:rsidRPr="00DA7169">
        <w:rPr>
          <w:lang w:eastAsia="en-US"/>
        </w:rPr>
        <w:t>shows the measured and forecast performance ratio (PR) of the Project.</w:t>
      </w:r>
    </w:p>
    <w:p w14:paraId="036A86F9" w14:textId="77777777" w:rsidR="00763106" w:rsidRPr="00DA7169" w:rsidRDefault="00763106" w:rsidP="003D499A">
      <w:pPr>
        <w:rPr>
          <w:lang w:eastAsia="en-US"/>
        </w:rPr>
      </w:pPr>
    </w:p>
    <w:tbl>
      <w:tblPr>
        <w:tblStyle w:val="TableGridLight"/>
        <w:tblW w:w="5000" w:type="pct"/>
        <w:tblLook w:val="04A0" w:firstRow="1" w:lastRow="0" w:firstColumn="1" w:lastColumn="0" w:noHBand="0" w:noVBand="1"/>
      </w:tblPr>
      <w:tblGrid>
        <w:gridCol w:w="2570"/>
        <w:gridCol w:w="2257"/>
        <w:gridCol w:w="2444"/>
        <w:gridCol w:w="2268"/>
      </w:tblGrid>
      <w:tr w:rsidR="00763106" w:rsidRPr="00763106" w14:paraId="343FA7F1" w14:textId="77777777" w:rsidTr="00FE55DC">
        <w:trPr>
          <w:trHeight w:val="258"/>
        </w:trPr>
        <w:tc>
          <w:tcPr>
            <w:tcW w:w="5000" w:type="pct"/>
            <w:gridSpan w:val="4"/>
            <w:shd w:val="clear" w:color="auto" w:fill="5F0500"/>
          </w:tcPr>
          <w:p w14:paraId="28C8A3C6" w14:textId="77777777" w:rsidR="00763106" w:rsidRPr="00763106" w:rsidRDefault="00763106" w:rsidP="00763106">
            <w:pPr>
              <w:jc w:val="center"/>
              <w:rPr>
                <w:b/>
                <w:bCs/>
                <w:lang w:val="en-GB"/>
              </w:rPr>
            </w:pPr>
            <w:r w:rsidRPr="00763106">
              <w:rPr>
                <w:b/>
                <w:bCs/>
                <w:lang w:val="en-GB"/>
              </w:rPr>
              <w:t>Performance Ratio (%)</w:t>
            </w:r>
          </w:p>
        </w:tc>
      </w:tr>
      <w:tr w:rsidR="00763106" w:rsidRPr="00763106" w14:paraId="3ED7BB65" w14:textId="77777777" w:rsidTr="00FE55DC">
        <w:trPr>
          <w:trHeight w:val="258"/>
        </w:trPr>
        <w:tc>
          <w:tcPr>
            <w:tcW w:w="1347" w:type="pct"/>
            <w:shd w:val="clear" w:color="auto" w:fill="5F0500"/>
          </w:tcPr>
          <w:p w14:paraId="091A8732" w14:textId="77777777" w:rsidR="00763106" w:rsidRPr="00763106" w:rsidRDefault="00763106" w:rsidP="00763106">
            <w:pPr>
              <w:jc w:val="left"/>
              <w:rPr>
                <w:b/>
                <w:bCs/>
                <w:lang w:val="en-GB" w:eastAsia="en-US"/>
              </w:rPr>
            </w:pPr>
            <w:r w:rsidRPr="00763106">
              <w:rPr>
                <w:b/>
                <w:bCs/>
                <w:lang w:val="en-GB"/>
              </w:rPr>
              <w:t>Month</w:t>
            </w:r>
          </w:p>
        </w:tc>
        <w:tc>
          <w:tcPr>
            <w:tcW w:w="1183" w:type="pct"/>
            <w:shd w:val="clear" w:color="auto" w:fill="5F0500"/>
          </w:tcPr>
          <w:p w14:paraId="59C136F2" w14:textId="77777777" w:rsidR="00763106" w:rsidRPr="00763106" w:rsidRDefault="00763106" w:rsidP="00763106">
            <w:pPr>
              <w:jc w:val="center"/>
              <w:rPr>
                <w:b/>
                <w:bCs/>
                <w:lang w:val="en-US"/>
              </w:rPr>
            </w:pPr>
            <w:r w:rsidRPr="00763106">
              <w:rPr>
                <w:b/>
                <w:bCs/>
                <w:lang w:val="en-GB"/>
              </w:rPr>
              <w:t>Actual</w:t>
            </w:r>
          </w:p>
        </w:tc>
        <w:tc>
          <w:tcPr>
            <w:tcW w:w="1281" w:type="pct"/>
            <w:shd w:val="clear" w:color="auto" w:fill="5F0500"/>
          </w:tcPr>
          <w:p w14:paraId="6465BB14" w14:textId="77777777" w:rsidR="00763106" w:rsidRPr="00763106" w:rsidRDefault="00763106" w:rsidP="00763106">
            <w:pPr>
              <w:jc w:val="center"/>
              <w:rPr>
                <w:b/>
                <w:bCs/>
                <w:lang w:val="en-GB" w:eastAsia="en-US"/>
              </w:rPr>
            </w:pPr>
            <w:r w:rsidRPr="00763106">
              <w:rPr>
                <w:b/>
                <w:bCs/>
                <w:lang w:val="en-GB"/>
              </w:rPr>
              <w:t>Forecast</w:t>
            </w:r>
          </w:p>
        </w:tc>
        <w:tc>
          <w:tcPr>
            <w:tcW w:w="1189" w:type="pct"/>
            <w:shd w:val="clear" w:color="auto" w:fill="5F0500"/>
          </w:tcPr>
          <w:p w14:paraId="2DC6CDF3" w14:textId="77777777" w:rsidR="00763106" w:rsidRPr="00763106" w:rsidRDefault="00763106" w:rsidP="00763106">
            <w:pPr>
              <w:jc w:val="center"/>
              <w:rPr>
                <w:b/>
                <w:bCs/>
                <w:lang w:val="en-GB" w:eastAsia="en-US"/>
              </w:rPr>
            </w:pPr>
            <w:r w:rsidRPr="00763106">
              <w:rPr>
                <w:b/>
                <w:bCs/>
                <w:lang w:val="en-GB"/>
              </w:rPr>
              <w:t>Delta (%)</w:t>
            </w:r>
          </w:p>
        </w:tc>
      </w:tr>
      <w:tr w:rsidR="00763106" w:rsidRPr="00763106" w14:paraId="7DB8E2B5" w14:textId="77777777" w:rsidTr="00FE55DC">
        <w:trPr>
          <w:trHeight w:val="123"/>
        </w:trPr>
        <w:tc>
          <w:tcPr>
            <w:tcW w:w="1347" w:type="pct"/>
          </w:tcPr>
          <w:p w14:paraId="753CDC8B" w14:textId="77777777" w:rsidR="00763106" w:rsidRPr="00763106" w:rsidRDefault="00763106" w:rsidP="00763106">
            <w:pPr>
              <w:jc w:val="left"/>
              <w:rPr>
                <w:lang w:val="en-GB" w:eastAsia="en-US"/>
              </w:rPr>
            </w:pPr>
            <w:r w:rsidRPr="00763106">
              <w:rPr>
                <w:bCs/>
                <w:lang w:val="en-US"/>
              </w:rPr>
              <w:t>Jan 23</w:t>
            </w:r>
          </w:p>
        </w:tc>
        <w:tc>
          <w:tcPr>
            <w:tcW w:w="1183" w:type="pct"/>
          </w:tcPr>
          <w:p w14:paraId="3AE5ABF2" w14:textId="77777777" w:rsidR="00763106" w:rsidRPr="00763106" w:rsidRDefault="00763106" w:rsidP="00763106">
            <w:pPr>
              <w:jc w:val="center"/>
              <w:rPr>
                <w:lang w:val="en-GB" w:eastAsia="en-US"/>
              </w:rPr>
            </w:pPr>
            <w:r w:rsidRPr="00763106">
              <w:rPr>
                <w:bCs/>
                <w:lang w:val="en-US"/>
              </w:rPr>
              <w:t>64</w:t>
            </w:r>
          </w:p>
        </w:tc>
        <w:tc>
          <w:tcPr>
            <w:tcW w:w="1281" w:type="pct"/>
          </w:tcPr>
          <w:p w14:paraId="180228AD" w14:textId="77777777" w:rsidR="00763106" w:rsidRPr="00763106" w:rsidRDefault="00763106" w:rsidP="00763106">
            <w:pPr>
              <w:jc w:val="center"/>
              <w:rPr>
                <w:lang w:val="en-GB" w:eastAsia="en-US"/>
              </w:rPr>
            </w:pPr>
            <w:r w:rsidRPr="00763106">
              <w:rPr>
                <w:bCs/>
                <w:lang w:val="en-US"/>
              </w:rPr>
              <w:t>83</w:t>
            </w:r>
          </w:p>
        </w:tc>
        <w:tc>
          <w:tcPr>
            <w:tcW w:w="1189" w:type="pct"/>
          </w:tcPr>
          <w:p w14:paraId="25DF2C72" w14:textId="77777777" w:rsidR="00763106" w:rsidRPr="00763106" w:rsidRDefault="00763106" w:rsidP="00763106">
            <w:pPr>
              <w:jc w:val="center"/>
              <w:rPr>
                <w:lang w:val="en-GB" w:eastAsia="en-US"/>
              </w:rPr>
            </w:pPr>
            <w:r w:rsidRPr="00763106">
              <w:rPr>
                <w:bCs/>
                <w:lang w:val="en-US"/>
              </w:rPr>
              <w:t>-22.1</w:t>
            </w:r>
          </w:p>
        </w:tc>
      </w:tr>
      <w:tr w:rsidR="00763106" w:rsidRPr="00763106" w14:paraId="37F5B0D9" w14:textId="77777777" w:rsidTr="00FE55DC">
        <w:trPr>
          <w:trHeight w:val="123"/>
        </w:trPr>
        <w:tc>
          <w:tcPr>
            <w:tcW w:w="1347" w:type="pct"/>
          </w:tcPr>
          <w:p w14:paraId="38DE3D07" w14:textId="77777777" w:rsidR="00763106" w:rsidRPr="00763106" w:rsidRDefault="00763106" w:rsidP="00763106">
            <w:pPr>
              <w:jc w:val="left"/>
              <w:rPr>
                <w:lang w:val="en-GB" w:eastAsia="en-US"/>
              </w:rPr>
            </w:pPr>
            <w:r w:rsidRPr="00763106">
              <w:rPr>
                <w:bCs/>
                <w:lang w:val="en-US"/>
              </w:rPr>
              <w:t>Feb 23</w:t>
            </w:r>
          </w:p>
        </w:tc>
        <w:tc>
          <w:tcPr>
            <w:tcW w:w="1183" w:type="pct"/>
          </w:tcPr>
          <w:p w14:paraId="40D81860" w14:textId="77777777" w:rsidR="00763106" w:rsidRPr="00763106" w:rsidRDefault="00763106" w:rsidP="00763106">
            <w:pPr>
              <w:jc w:val="center"/>
              <w:rPr>
                <w:lang w:val="en-GB" w:eastAsia="en-US"/>
              </w:rPr>
            </w:pPr>
            <w:r w:rsidRPr="00763106">
              <w:rPr>
                <w:bCs/>
                <w:lang w:val="en-US"/>
              </w:rPr>
              <w:t>56</w:t>
            </w:r>
          </w:p>
        </w:tc>
        <w:tc>
          <w:tcPr>
            <w:tcW w:w="1281" w:type="pct"/>
          </w:tcPr>
          <w:p w14:paraId="3D2BE4C1" w14:textId="77777777" w:rsidR="00763106" w:rsidRPr="00763106" w:rsidRDefault="00763106" w:rsidP="00763106">
            <w:pPr>
              <w:jc w:val="center"/>
              <w:rPr>
                <w:lang w:val="en-GB" w:eastAsia="en-US"/>
              </w:rPr>
            </w:pPr>
            <w:r w:rsidRPr="00763106">
              <w:rPr>
                <w:bCs/>
                <w:lang w:val="en-US"/>
              </w:rPr>
              <w:t>83</w:t>
            </w:r>
          </w:p>
        </w:tc>
        <w:tc>
          <w:tcPr>
            <w:tcW w:w="1189" w:type="pct"/>
          </w:tcPr>
          <w:p w14:paraId="57F39DB3" w14:textId="77777777" w:rsidR="00763106" w:rsidRPr="00763106" w:rsidRDefault="00763106" w:rsidP="00763106">
            <w:pPr>
              <w:jc w:val="center"/>
              <w:rPr>
                <w:lang w:val="en-GB" w:eastAsia="en-US"/>
              </w:rPr>
            </w:pPr>
            <w:r w:rsidRPr="00763106">
              <w:rPr>
                <w:bCs/>
                <w:lang w:val="en-US"/>
              </w:rPr>
              <w:t>-32.05</w:t>
            </w:r>
          </w:p>
        </w:tc>
      </w:tr>
      <w:tr w:rsidR="00763106" w:rsidRPr="00763106" w14:paraId="2584D8CC" w14:textId="77777777" w:rsidTr="00FE55DC">
        <w:trPr>
          <w:trHeight w:val="123"/>
        </w:trPr>
        <w:tc>
          <w:tcPr>
            <w:tcW w:w="1347" w:type="pct"/>
          </w:tcPr>
          <w:p w14:paraId="678E3FFC" w14:textId="77777777" w:rsidR="00763106" w:rsidRPr="00763106" w:rsidRDefault="00763106" w:rsidP="00763106">
            <w:pPr>
              <w:jc w:val="left"/>
              <w:rPr>
                <w:lang w:val="en-GB" w:eastAsia="en-US"/>
              </w:rPr>
            </w:pPr>
            <w:r w:rsidRPr="00763106">
              <w:rPr>
                <w:bCs/>
                <w:lang w:val="en-US"/>
              </w:rPr>
              <w:t>Mar 23</w:t>
            </w:r>
          </w:p>
        </w:tc>
        <w:tc>
          <w:tcPr>
            <w:tcW w:w="1183" w:type="pct"/>
          </w:tcPr>
          <w:p w14:paraId="57398781" w14:textId="77777777" w:rsidR="00763106" w:rsidRPr="00763106" w:rsidRDefault="00763106" w:rsidP="00763106">
            <w:pPr>
              <w:jc w:val="center"/>
              <w:rPr>
                <w:lang w:val="en-GB" w:eastAsia="en-US"/>
              </w:rPr>
            </w:pPr>
            <w:r w:rsidRPr="00763106">
              <w:rPr>
                <w:bCs/>
                <w:lang w:val="en-US"/>
              </w:rPr>
              <w:t>61</w:t>
            </w:r>
          </w:p>
        </w:tc>
        <w:tc>
          <w:tcPr>
            <w:tcW w:w="1281" w:type="pct"/>
          </w:tcPr>
          <w:p w14:paraId="55103B5A" w14:textId="77777777" w:rsidR="00763106" w:rsidRPr="00763106" w:rsidRDefault="00763106" w:rsidP="00763106">
            <w:pPr>
              <w:jc w:val="center"/>
              <w:rPr>
                <w:lang w:val="en-GB" w:eastAsia="en-US"/>
              </w:rPr>
            </w:pPr>
            <w:r w:rsidRPr="00763106">
              <w:rPr>
                <w:bCs/>
                <w:lang w:val="en-US"/>
              </w:rPr>
              <w:t>83</w:t>
            </w:r>
          </w:p>
        </w:tc>
        <w:tc>
          <w:tcPr>
            <w:tcW w:w="1189" w:type="pct"/>
          </w:tcPr>
          <w:p w14:paraId="6AC1BD37" w14:textId="77777777" w:rsidR="00763106" w:rsidRPr="00763106" w:rsidRDefault="00763106" w:rsidP="00763106">
            <w:pPr>
              <w:jc w:val="center"/>
              <w:rPr>
                <w:lang w:val="en-GB" w:eastAsia="en-US"/>
              </w:rPr>
            </w:pPr>
            <w:r w:rsidRPr="00763106">
              <w:rPr>
                <w:bCs/>
                <w:lang w:val="en-US"/>
              </w:rPr>
              <w:t>-25.85</w:t>
            </w:r>
          </w:p>
        </w:tc>
      </w:tr>
      <w:tr w:rsidR="00763106" w:rsidRPr="00763106" w14:paraId="65B2BB5E" w14:textId="77777777" w:rsidTr="00FE55DC">
        <w:trPr>
          <w:trHeight w:val="123"/>
        </w:trPr>
        <w:tc>
          <w:tcPr>
            <w:tcW w:w="1347" w:type="pct"/>
          </w:tcPr>
          <w:p w14:paraId="747DE093" w14:textId="77777777" w:rsidR="00763106" w:rsidRPr="00763106" w:rsidRDefault="00763106" w:rsidP="00763106">
            <w:pPr>
              <w:jc w:val="left"/>
              <w:rPr>
                <w:lang w:val="en-GB" w:eastAsia="en-US"/>
              </w:rPr>
            </w:pPr>
            <w:r w:rsidRPr="00763106">
              <w:rPr>
                <w:bCs/>
                <w:lang w:val="en-US"/>
              </w:rPr>
              <w:t>Apr 23</w:t>
            </w:r>
          </w:p>
        </w:tc>
        <w:tc>
          <w:tcPr>
            <w:tcW w:w="1183" w:type="pct"/>
          </w:tcPr>
          <w:p w14:paraId="1C1D58C5" w14:textId="77777777" w:rsidR="00763106" w:rsidRPr="00763106" w:rsidRDefault="00763106" w:rsidP="00763106">
            <w:pPr>
              <w:jc w:val="center"/>
              <w:rPr>
                <w:lang w:val="en-GB" w:eastAsia="en-US"/>
              </w:rPr>
            </w:pPr>
            <w:r w:rsidRPr="00763106">
              <w:rPr>
                <w:bCs/>
                <w:lang w:val="en-US"/>
              </w:rPr>
              <w:t>61</w:t>
            </w:r>
          </w:p>
        </w:tc>
        <w:tc>
          <w:tcPr>
            <w:tcW w:w="1281" w:type="pct"/>
          </w:tcPr>
          <w:p w14:paraId="2CE350AA" w14:textId="77777777" w:rsidR="00763106" w:rsidRPr="00763106" w:rsidRDefault="00763106" w:rsidP="00763106">
            <w:pPr>
              <w:jc w:val="center"/>
              <w:rPr>
                <w:lang w:val="en-GB" w:eastAsia="en-US"/>
              </w:rPr>
            </w:pPr>
            <w:r w:rsidRPr="00763106">
              <w:rPr>
                <w:bCs/>
                <w:lang w:val="en-US"/>
              </w:rPr>
              <w:t>83</w:t>
            </w:r>
          </w:p>
        </w:tc>
        <w:tc>
          <w:tcPr>
            <w:tcW w:w="1189" w:type="pct"/>
          </w:tcPr>
          <w:p w14:paraId="279A4E18" w14:textId="77777777" w:rsidR="00763106" w:rsidRPr="00763106" w:rsidRDefault="00763106" w:rsidP="00763106">
            <w:pPr>
              <w:jc w:val="center"/>
              <w:rPr>
                <w:lang w:val="en-GB" w:eastAsia="en-US"/>
              </w:rPr>
            </w:pPr>
            <w:r w:rsidRPr="00763106">
              <w:rPr>
                <w:bCs/>
                <w:lang w:val="en-US"/>
              </w:rPr>
              <w:t>-26.67</w:t>
            </w:r>
          </w:p>
        </w:tc>
      </w:tr>
    </w:tbl>
    <w:p w14:paraId="14CAFE63" w14:textId="6747F99C" w:rsidR="00AC5E7E" w:rsidRDefault="00AC5E7E" w:rsidP="003D499A">
      <w:pPr>
        <w:pStyle w:val="Caption"/>
      </w:pPr>
      <w:bookmarkStart w:id="184" w:name="_Ref129927346"/>
      <w:bookmarkStart w:id="185" w:name="_Toc130236183"/>
      <w:r w:rsidRPr="00AC5E7E">
        <w:t xml:space="preserve">Table </w:t>
      </w:r>
      <w:r w:rsidR="00032ED4">
        <w:fldChar w:fldCharType="begin"/>
      </w:r>
      <w:r w:rsidR="00032ED4">
        <w:instrText xml:space="preserve"> STYLEREF 1 \s </w:instrText>
      </w:r>
      <w:r w:rsidR="00032ED4">
        <w:fldChar w:fldCharType="separate"/>
      </w:r>
      <w:r w:rsidR="00BA1CC9">
        <w:rPr>
          <w:noProof/>
        </w:rPr>
        <w:t>8</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4</w:t>
      </w:r>
      <w:r w:rsidR="00032ED4">
        <w:fldChar w:fldCharType="end"/>
      </w:r>
      <w:bookmarkEnd w:id="184"/>
      <w:r w:rsidRPr="00AC5E7E">
        <w:t>: Hermanus PR and Forecast</w:t>
      </w:r>
      <w:bookmarkEnd w:id="185"/>
    </w:p>
    <w:p w14:paraId="4A8DCB65" w14:textId="77777777" w:rsidR="00B25B7E" w:rsidRPr="00953BC7" w:rsidRDefault="00B25B7E" w:rsidP="003D499A"/>
    <w:p w14:paraId="3CC0BAB5" w14:textId="77777777" w:rsidR="00AB4AD8" w:rsidRDefault="00372CB2" w:rsidP="003D499A">
      <w:r w:rsidRPr="00372CB2">
        <w:t xml:space="preserve">In January 2023, the Performance Ratio was </w:t>
      </w:r>
      <w:r>
        <w:t>64</w:t>
      </w:r>
      <w:r w:rsidRPr="00372CB2">
        <w:t xml:space="preserve">%, </w:t>
      </w:r>
      <w:r>
        <w:t>22</w:t>
      </w:r>
      <w:r w:rsidR="00ED0DE5">
        <w:t>.1</w:t>
      </w:r>
      <w:r w:rsidRPr="00372CB2">
        <w:t xml:space="preserve">%. lower than the forecasted value of </w:t>
      </w:r>
      <w:r w:rsidR="00ED0DE5">
        <w:t>83</w:t>
      </w:r>
      <w:r w:rsidRPr="00372CB2">
        <w:t>%. PR is likely below forecast due to frequent load shedding events occurring across South Africa. Load shedding affects the Project for 2-4 hours a day depending on the stage of load shedding.</w:t>
      </w:r>
    </w:p>
    <w:p w14:paraId="48C78380" w14:textId="77777777" w:rsidR="00372CB2" w:rsidRDefault="00372CB2" w:rsidP="003D499A"/>
    <w:p w14:paraId="290CA5DC" w14:textId="77777777" w:rsidR="001A3EA3" w:rsidRDefault="001A3EA3" w:rsidP="003D499A">
      <w:pPr>
        <w:pStyle w:val="Heading2"/>
      </w:pPr>
      <w:bookmarkStart w:id="186" w:name="_Toc130236240"/>
      <w:r w:rsidRPr="00A45B12">
        <w:t xml:space="preserve">Production </w:t>
      </w:r>
      <w:r>
        <w:t>Vs Forecast</w:t>
      </w:r>
      <w:bookmarkEnd w:id="186"/>
    </w:p>
    <w:p w14:paraId="6543B306" w14:textId="77777777" w:rsidR="001A3EA3" w:rsidRPr="00956534" w:rsidRDefault="001A3EA3" w:rsidP="003D499A"/>
    <w:bookmarkStart w:id="187" w:name="_Hlk129684675"/>
    <w:p w14:paraId="7137DFAB" w14:textId="77777777" w:rsidR="00B63101" w:rsidRDefault="00B63101" w:rsidP="003D499A">
      <w:r>
        <w:fldChar w:fldCharType="begin"/>
      </w:r>
      <w:r>
        <w:instrText xml:space="preserve"> REF _Ref129686032 \h </w:instrText>
      </w:r>
      <w:r>
        <w:fldChar w:fldCharType="separate"/>
      </w:r>
      <w:r w:rsidR="0087758B" w:rsidRPr="00953BC7">
        <w:t xml:space="preserve">Table </w:t>
      </w:r>
      <w:r w:rsidR="0087758B">
        <w:rPr>
          <w:noProof/>
        </w:rPr>
        <w:t>8</w:t>
      </w:r>
      <w:r w:rsidR="0087758B">
        <w:noBreakHyphen/>
      </w:r>
      <w:r w:rsidR="0087758B">
        <w:rPr>
          <w:noProof/>
        </w:rPr>
        <w:t>5</w:t>
      </w:r>
      <w:r>
        <w:fldChar w:fldCharType="end"/>
      </w:r>
      <w:r w:rsidRPr="00F6626E" w:rsidDel="0058471F">
        <w:t xml:space="preserve"> </w:t>
      </w:r>
      <w:r w:rsidRPr="00F6626E">
        <w:t>shows the January 2023</w:t>
      </w:r>
      <w:r>
        <w:t xml:space="preserve"> </w:t>
      </w:r>
      <w:r w:rsidRPr="00F6626E">
        <w:t xml:space="preserve">actual production </w:t>
      </w:r>
      <w:r>
        <w:t>and</w:t>
      </w:r>
      <w:r w:rsidRPr="00F6626E">
        <w:t xml:space="preserve"> compar</w:t>
      </w:r>
      <w:r>
        <w:t>isons</w:t>
      </w:r>
      <w:r w:rsidRPr="00F6626E">
        <w:t xml:space="preserve"> to the original and</w:t>
      </w:r>
      <w:r w:rsidRPr="00F6626E" w:rsidDel="003D216C">
        <w:t xml:space="preserve"> </w:t>
      </w:r>
      <w:r w:rsidRPr="00F6626E">
        <w:t>weather adjusted forecast</w:t>
      </w:r>
      <w:r>
        <w:t>s</w:t>
      </w:r>
      <w:r w:rsidRPr="00F6626E">
        <w:t xml:space="preserve">. </w:t>
      </w:r>
    </w:p>
    <w:p w14:paraId="078C91F2" w14:textId="77777777" w:rsidR="00763106" w:rsidRDefault="00763106" w:rsidP="003D499A"/>
    <w:tbl>
      <w:tblPr>
        <w:tblStyle w:val="TableGridLight"/>
        <w:tblW w:w="0" w:type="auto"/>
        <w:jc w:val="center"/>
        <w:tblLook w:val="04A0" w:firstRow="1" w:lastRow="0" w:firstColumn="1" w:lastColumn="0" w:noHBand="0" w:noVBand="1"/>
      </w:tblPr>
      <w:tblGrid>
        <w:gridCol w:w="1302"/>
        <w:gridCol w:w="1646"/>
        <w:gridCol w:w="1530"/>
        <w:gridCol w:w="1542"/>
        <w:gridCol w:w="1519"/>
        <w:gridCol w:w="1784"/>
      </w:tblGrid>
      <w:tr w:rsidR="00763106" w:rsidRPr="00763106" w14:paraId="21DE51EC" w14:textId="77777777" w:rsidTr="00FE55DC">
        <w:trPr>
          <w:trHeight w:val="86"/>
          <w:jc w:val="center"/>
        </w:trPr>
        <w:tc>
          <w:tcPr>
            <w:tcW w:w="1302" w:type="dxa"/>
            <w:shd w:val="clear" w:color="auto" w:fill="5F0505"/>
            <w:noWrap/>
          </w:tcPr>
          <w:bookmarkEnd w:id="187"/>
          <w:p w14:paraId="36C796E7" w14:textId="77777777" w:rsidR="00763106" w:rsidRPr="00763106" w:rsidRDefault="00763106" w:rsidP="00763106">
            <w:pPr>
              <w:jc w:val="left"/>
              <w:rPr>
                <w:b/>
                <w:bCs/>
                <w:lang w:val="en-GB"/>
              </w:rPr>
            </w:pPr>
            <w:r w:rsidRPr="00763106">
              <w:rPr>
                <w:b/>
                <w:bCs/>
                <w:lang w:val="en-GB"/>
              </w:rPr>
              <w:t>Month</w:t>
            </w:r>
          </w:p>
        </w:tc>
        <w:tc>
          <w:tcPr>
            <w:tcW w:w="4718" w:type="dxa"/>
            <w:gridSpan w:val="3"/>
            <w:shd w:val="clear" w:color="auto" w:fill="5F0505"/>
          </w:tcPr>
          <w:p w14:paraId="21F4F948" w14:textId="77777777" w:rsidR="00763106" w:rsidRPr="00763106" w:rsidRDefault="00763106" w:rsidP="00763106">
            <w:pPr>
              <w:jc w:val="center"/>
              <w:rPr>
                <w:b/>
                <w:bCs/>
                <w:lang w:val="en-GB"/>
              </w:rPr>
            </w:pPr>
            <w:r w:rsidRPr="00763106">
              <w:rPr>
                <w:b/>
                <w:bCs/>
                <w:lang w:val="en-GB"/>
              </w:rPr>
              <w:t>Production (kWh)</w:t>
            </w:r>
            <w:r w:rsidRPr="00763106">
              <w:rPr>
                <w:b/>
                <w:bCs/>
                <w:lang w:val="en-GB"/>
              </w:rPr>
              <w:tab/>
            </w:r>
          </w:p>
        </w:tc>
        <w:tc>
          <w:tcPr>
            <w:tcW w:w="1519" w:type="dxa"/>
            <w:vMerge w:val="restart"/>
            <w:shd w:val="clear" w:color="auto" w:fill="5F0505"/>
          </w:tcPr>
          <w:p w14:paraId="4E0BFF12" w14:textId="77777777" w:rsidR="00763106" w:rsidRPr="00763106" w:rsidRDefault="00763106" w:rsidP="00763106">
            <w:pPr>
              <w:jc w:val="center"/>
              <w:rPr>
                <w:b/>
                <w:bCs/>
                <w:lang w:val="en-GB"/>
              </w:rPr>
            </w:pPr>
            <w:r w:rsidRPr="00763106">
              <w:rPr>
                <w:b/>
                <w:bCs/>
                <w:lang w:val="en-GB"/>
              </w:rPr>
              <w:t>Actual vs Original Forecast</w:t>
            </w:r>
            <w:r w:rsidRPr="00763106">
              <w:rPr>
                <w:b/>
                <w:bCs/>
                <w:lang w:val="en-US"/>
              </w:rPr>
              <w:t xml:space="preserve"> (%)</w:t>
            </w:r>
          </w:p>
        </w:tc>
        <w:tc>
          <w:tcPr>
            <w:tcW w:w="1784" w:type="dxa"/>
            <w:vMerge w:val="restart"/>
            <w:shd w:val="clear" w:color="auto" w:fill="5F0505"/>
          </w:tcPr>
          <w:p w14:paraId="3D452D0E" w14:textId="77777777" w:rsidR="00763106" w:rsidRPr="00763106" w:rsidRDefault="00763106" w:rsidP="00763106">
            <w:pPr>
              <w:jc w:val="center"/>
              <w:rPr>
                <w:b/>
                <w:bCs/>
                <w:lang w:val="en-GB"/>
              </w:rPr>
            </w:pPr>
            <w:r w:rsidRPr="00763106">
              <w:rPr>
                <w:b/>
                <w:bCs/>
                <w:lang w:val="en-GB"/>
              </w:rPr>
              <w:t>Actual vs Weather Adjusted Forecast (%)</w:t>
            </w:r>
          </w:p>
        </w:tc>
      </w:tr>
      <w:tr w:rsidR="00763106" w:rsidRPr="00763106" w14:paraId="1B065470" w14:textId="77777777" w:rsidTr="00FE55DC">
        <w:trPr>
          <w:trHeight w:val="86"/>
          <w:jc w:val="center"/>
        </w:trPr>
        <w:tc>
          <w:tcPr>
            <w:tcW w:w="1302" w:type="dxa"/>
            <w:shd w:val="clear" w:color="auto" w:fill="5F0505"/>
            <w:noWrap/>
          </w:tcPr>
          <w:p w14:paraId="68F98A6C" w14:textId="77777777" w:rsidR="00763106" w:rsidRPr="00763106" w:rsidRDefault="00763106" w:rsidP="00763106">
            <w:pPr>
              <w:jc w:val="left"/>
              <w:rPr>
                <w:b/>
                <w:lang w:val="en-US"/>
              </w:rPr>
            </w:pPr>
          </w:p>
        </w:tc>
        <w:tc>
          <w:tcPr>
            <w:tcW w:w="1646" w:type="dxa"/>
            <w:shd w:val="clear" w:color="auto" w:fill="5F0505"/>
            <w:noWrap/>
          </w:tcPr>
          <w:p w14:paraId="48403A35" w14:textId="77777777" w:rsidR="00763106" w:rsidRPr="00763106" w:rsidRDefault="00763106" w:rsidP="00763106">
            <w:pPr>
              <w:jc w:val="center"/>
              <w:rPr>
                <w:b/>
                <w:bCs/>
                <w:lang w:val="en-US"/>
              </w:rPr>
            </w:pPr>
            <w:r w:rsidRPr="00763106">
              <w:rPr>
                <w:b/>
                <w:bCs/>
                <w:lang w:val="en-US"/>
              </w:rPr>
              <w:t>Original Forecast</w:t>
            </w:r>
          </w:p>
        </w:tc>
        <w:tc>
          <w:tcPr>
            <w:tcW w:w="1530" w:type="dxa"/>
            <w:shd w:val="clear" w:color="auto" w:fill="5F0505"/>
            <w:noWrap/>
          </w:tcPr>
          <w:p w14:paraId="6305EF73" w14:textId="77777777" w:rsidR="00763106" w:rsidRPr="00763106" w:rsidRDefault="00763106" w:rsidP="00763106">
            <w:pPr>
              <w:jc w:val="center"/>
              <w:rPr>
                <w:b/>
                <w:bCs/>
                <w:lang w:val="en-US"/>
              </w:rPr>
            </w:pPr>
            <w:r w:rsidRPr="00763106">
              <w:rPr>
                <w:b/>
                <w:bCs/>
                <w:lang w:val="en-GB"/>
              </w:rPr>
              <w:t>Weather Adjusted Forecast</w:t>
            </w:r>
          </w:p>
        </w:tc>
        <w:tc>
          <w:tcPr>
            <w:tcW w:w="1542" w:type="dxa"/>
            <w:shd w:val="clear" w:color="auto" w:fill="5F0505"/>
            <w:noWrap/>
          </w:tcPr>
          <w:p w14:paraId="75BFF3B4" w14:textId="77777777" w:rsidR="00763106" w:rsidRPr="00763106" w:rsidRDefault="00763106" w:rsidP="00763106">
            <w:pPr>
              <w:jc w:val="center"/>
              <w:rPr>
                <w:b/>
                <w:bCs/>
                <w:lang w:val="en-US"/>
              </w:rPr>
            </w:pPr>
            <w:r w:rsidRPr="00763106">
              <w:rPr>
                <w:b/>
                <w:bCs/>
                <w:lang w:val="en-US"/>
              </w:rPr>
              <w:t>Actual Production</w:t>
            </w:r>
          </w:p>
        </w:tc>
        <w:tc>
          <w:tcPr>
            <w:tcW w:w="1519" w:type="dxa"/>
            <w:vMerge/>
            <w:shd w:val="clear" w:color="auto" w:fill="5F0505"/>
          </w:tcPr>
          <w:p w14:paraId="5FF533EE" w14:textId="77777777" w:rsidR="00763106" w:rsidRPr="00763106" w:rsidRDefault="00763106" w:rsidP="00763106">
            <w:pPr>
              <w:jc w:val="center"/>
              <w:rPr>
                <w:b/>
                <w:bCs/>
                <w:lang w:val="en-GB"/>
              </w:rPr>
            </w:pPr>
          </w:p>
        </w:tc>
        <w:tc>
          <w:tcPr>
            <w:tcW w:w="1784" w:type="dxa"/>
            <w:vMerge/>
            <w:shd w:val="clear" w:color="auto" w:fill="5F0505"/>
          </w:tcPr>
          <w:p w14:paraId="5CD60EE5" w14:textId="77777777" w:rsidR="00763106" w:rsidRPr="00763106" w:rsidRDefault="00763106" w:rsidP="00763106">
            <w:pPr>
              <w:jc w:val="center"/>
              <w:rPr>
                <w:b/>
                <w:bCs/>
                <w:lang w:val="en-GB"/>
              </w:rPr>
            </w:pPr>
          </w:p>
        </w:tc>
      </w:tr>
      <w:tr w:rsidR="00763106" w:rsidRPr="00763106" w14:paraId="3C60EE25" w14:textId="77777777" w:rsidTr="00FE55DC">
        <w:trPr>
          <w:trHeight w:val="224"/>
          <w:jc w:val="center"/>
        </w:trPr>
        <w:tc>
          <w:tcPr>
            <w:tcW w:w="1302" w:type="dxa"/>
            <w:noWrap/>
          </w:tcPr>
          <w:p w14:paraId="5CE22015" w14:textId="77777777" w:rsidR="00763106" w:rsidRPr="00763106" w:rsidRDefault="00763106" w:rsidP="00763106">
            <w:pPr>
              <w:rPr>
                <w:bCs/>
                <w:lang w:val="en-US"/>
              </w:rPr>
            </w:pPr>
            <w:r w:rsidRPr="00763106">
              <w:rPr>
                <w:bCs/>
                <w:lang w:val="en-US"/>
              </w:rPr>
              <w:t>Jan 23</w:t>
            </w:r>
          </w:p>
        </w:tc>
        <w:tc>
          <w:tcPr>
            <w:tcW w:w="1646" w:type="dxa"/>
            <w:noWrap/>
          </w:tcPr>
          <w:p w14:paraId="69F5A5D6" w14:textId="77777777" w:rsidR="00763106" w:rsidRPr="00763106" w:rsidRDefault="00763106" w:rsidP="00763106">
            <w:pPr>
              <w:jc w:val="center"/>
              <w:rPr>
                <w:bCs/>
                <w:lang w:val="en-US"/>
              </w:rPr>
            </w:pPr>
            <w:r w:rsidRPr="00763106">
              <w:rPr>
                <w:bCs/>
                <w:lang w:val="en-US"/>
              </w:rPr>
              <w:t>42,604</w:t>
            </w:r>
          </w:p>
        </w:tc>
        <w:tc>
          <w:tcPr>
            <w:tcW w:w="1530" w:type="dxa"/>
            <w:noWrap/>
          </w:tcPr>
          <w:p w14:paraId="0FE7E547" w14:textId="77777777" w:rsidR="00763106" w:rsidRPr="00763106" w:rsidRDefault="00763106" w:rsidP="00763106">
            <w:pPr>
              <w:jc w:val="center"/>
              <w:rPr>
                <w:bCs/>
                <w:lang w:val="en-US"/>
              </w:rPr>
            </w:pPr>
            <w:r w:rsidRPr="00763106">
              <w:rPr>
                <w:bCs/>
                <w:lang w:val="en-US"/>
              </w:rPr>
              <w:t>39,909</w:t>
            </w:r>
          </w:p>
        </w:tc>
        <w:tc>
          <w:tcPr>
            <w:tcW w:w="1542" w:type="dxa"/>
            <w:noWrap/>
          </w:tcPr>
          <w:p w14:paraId="4E5382CC" w14:textId="77777777" w:rsidR="00763106" w:rsidRPr="00763106" w:rsidRDefault="00763106" w:rsidP="00763106">
            <w:pPr>
              <w:jc w:val="center"/>
              <w:rPr>
                <w:bCs/>
                <w:lang w:val="en-US"/>
              </w:rPr>
            </w:pPr>
            <w:r w:rsidRPr="00763106">
              <w:rPr>
                <w:bCs/>
                <w:lang w:val="en-US"/>
              </w:rPr>
              <w:t>30,525</w:t>
            </w:r>
          </w:p>
        </w:tc>
        <w:tc>
          <w:tcPr>
            <w:tcW w:w="1519" w:type="dxa"/>
          </w:tcPr>
          <w:p w14:paraId="74CDBA2D" w14:textId="77777777" w:rsidR="00763106" w:rsidRPr="00763106" w:rsidRDefault="00763106" w:rsidP="00763106">
            <w:pPr>
              <w:jc w:val="center"/>
              <w:rPr>
                <w:bCs/>
                <w:lang w:val="en-US"/>
              </w:rPr>
            </w:pPr>
            <w:r w:rsidRPr="00763106">
              <w:rPr>
                <w:bCs/>
                <w:lang w:val="en-US"/>
              </w:rPr>
              <w:t>-28.35</w:t>
            </w:r>
          </w:p>
        </w:tc>
        <w:tc>
          <w:tcPr>
            <w:tcW w:w="1784" w:type="dxa"/>
          </w:tcPr>
          <w:p w14:paraId="136C4A09" w14:textId="77777777" w:rsidR="00763106" w:rsidRPr="00763106" w:rsidRDefault="00763106" w:rsidP="00763106">
            <w:pPr>
              <w:jc w:val="center"/>
              <w:rPr>
                <w:bCs/>
                <w:lang w:val="en-US"/>
              </w:rPr>
            </w:pPr>
            <w:r w:rsidRPr="00763106">
              <w:rPr>
                <w:bCs/>
                <w:lang w:val="en-US"/>
              </w:rPr>
              <w:t>-23.52</w:t>
            </w:r>
          </w:p>
        </w:tc>
      </w:tr>
      <w:tr w:rsidR="00763106" w:rsidRPr="00763106" w14:paraId="5C34240E" w14:textId="77777777" w:rsidTr="00FE55DC">
        <w:trPr>
          <w:trHeight w:val="224"/>
          <w:jc w:val="center"/>
        </w:trPr>
        <w:tc>
          <w:tcPr>
            <w:tcW w:w="1302" w:type="dxa"/>
            <w:noWrap/>
          </w:tcPr>
          <w:p w14:paraId="6D9CE817" w14:textId="77777777" w:rsidR="00763106" w:rsidRPr="00763106" w:rsidRDefault="00763106" w:rsidP="00763106">
            <w:pPr>
              <w:rPr>
                <w:bCs/>
                <w:lang w:val="en-US"/>
              </w:rPr>
            </w:pPr>
            <w:r w:rsidRPr="00763106">
              <w:rPr>
                <w:bCs/>
                <w:lang w:val="en-US"/>
              </w:rPr>
              <w:t>Feb 23</w:t>
            </w:r>
          </w:p>
        </w:tc>
        <w:tc>
          <w:tcPr>
            <w:tcW w:w="1646" w:type="dxa"/>
            <w:noWrap/>
          </w:tcPr>
          <w:p w14:paraId="3780B4B7" w14:textId="77777777" w:rsidR="00763106" w:rsidRPr="00763106" w:rsidRDefault="00763106" w:rsidP="00763106">
            <w:pPr>
              <w:jc w:val="center"/>
              <w:rPr>
                <w:bCs/>
                <w:lang w:val="en-US"/>
              </w:rPr>
            </w:pPr>
            <w:r w:rsidRPr="00763106">
              <w:rPr>
                <w:bCs/>
                <w:lang w:val="en-US"/>
              </w:rPr>
              <w:t>35,031</w:t>
            </w:r>
          </w:p>
        </w:tc>
        <w:tc>
          <w:tcPr>
            <w:tcW w:w="1530" w:type="dxa"/>
            <w:noWrap/>
          </w:tcPr>
          <w:p w14:paraId="5FA19BC8" w14:textId="77777777" w:rsidR="00763106" w:rsidRPr="00763106" w:rsidRDefault="00763106" w:rsidP="00763106">
            <w:pPr>
              <w:jc w:val="center"/>
              <w:rPr>
                <w:bCs/>
                <w:lang w:val="en-US"/>
              </w:rPr>
            </w:pPr>
            <w:r w:rsidRPr="00763106">
              <w:rPr>
                <w:bCs/>
                <w:lang w:val="en-US"/>
              </w:rPr>
              <w:t>33,654</w:t>
            </w:r>
          </w:p>
        </w:tc>
        <w:tc>
          <w:tcPr>
            <w:tcW w:w="1542" w:type="dxa"/>
            <w:noWrap/>
          </w:tcPr>
          <w:p w14:paraId="55E2368D" w14:textId="77777777" w:rsidR="00763106" w:rsidRPr="00763106" w:rsidRDefault="00763106" w:rsidP="00763106">
            <w:pPr>
              <w:jc w:val="center"/>
              <w:rPr>
                <w:bCs/>
                <w:lang w:val="en-US"/>
              </w:rPr>
            </w:pPr>
            <w:r w:rsidRPr="00763106">
              <w:rPr>
                <w:bCs/>
                <w:lang w:val="en-US"/>
              </w:rPr>
              <w:t>20,372</w:t>
            </w:r>
          </w:p>
        </w:tc>
        <w:tc>
          <w:tcPr>
            <w:tcW w:w="1519" w:type="dxa"/>
          </w:tcPr>
          <w:p w14:paraId="62539277" w14:textId="77777777" w:rsidR="00763106" w:rsidRPr="00763106" w:rsidRDefault="00763106" w:rsidP="00763106">
            <w:pPr>
              <w:jc w:val="center"/>
              <w:rPr>
                <w:bCs/>
                <w:lang w:val="en-US"/>
              </w:rPr>
            </w:pPr>
            <w:r w:rsidRPr="00763106">
              <w:rPr>
                <w:bCs/>
                <w:lang w:val="en-US"/>
              </w:rPr>
              <w:t>-41.85</w:t>
            </w:r>
          </w:p>
        </w:tc>
        <w:tc>
          <w:tcPr>
            <w:tcW w:w="1784" w:type="dxa"/>
          </w:tcPr>
          <w:p w14:paraId="3B26D7DE" w14:textId="77777777" w:rsidR="00763106" w:rsidRPr="00763106" w:rsidRDefault="00763106" w:rsidP="00763106">
            <w:pPr>
              <w:jc w:val="center"/>
              <w:rPr>
                <w:bCs/>
                <w:lang w:val="en-US"/>
              </w:rPr>
            </w:pPr>
            <w:r w:rsidRPr="00763106">
              <w:rPr>
                <w:bCs/>
                <w:lang w:val="en-US"/>
              </w:rPr>
              <w:t>-39.47</w:t>
            </w:r>
          </w:p>
        </w:tc>
      </w:tr>
      <w:tr w:rsidR="00763106" w:rsidRPr="00763106" w14:paraId="64D251F3" w14:textId="77777777" w:rsidTr="00FE55DC">
        <w:trPr>
          <w:trHeight w:val="224"/>
          <w:jc w:val="center"/>
        </w:trPr>
        <w:tc>
          <w:tcPr>
            <w:tcW w:w="1302" w:type="dxa"/>
            <w:noWrap/>
          </w:tcPr>
          <w:p w14:paraId="57582711" w14:textId="77777777" w:rsidR="00763106" w:rsidRPr="00763106" w:rsidRDefault="00763106" w:rsidP="00763106">
            <w:pPr>
              <w:rPr>
                <w:bCs/>
                <w:lang w:val="en-US"/>
              </w:rPr>
            </w:pPr>
            <w:r w:rsidRPr="00763106">
              <w:rPr>
                <w:bCs/>
                <w:lang w:val="en-US"/>
              </w:rPr>
              <w:t>Mar 23</w:t>
            </w:r>
          </w:p>
        </w:tc>
        <w:tc>
          <w:tcPr>
            <w:tcW w:w="1646" w:type="dxa"/>
            <w:noWrap/>
          </w:tcPr>
          <w:p w14:paraId="6BDFAC49" w14:textId="77777777" w:rsidR="00763106" w:rsidRPr="00763106" w:rsidRDefault="00763106" w:rsidP="00763106">
            <w:pPr>
              <w:jc w:val="center"/>
              <w:rPr>
                <w:bCs/>
                <w:lang w:val="en-US"/>
              </w:rPr>
            </w:pPr>
            <w:r w:rsidRPr="00763106">
              <w:rPr>
                <w:bCs/>
                <w:lang w:val="en-US"/>
              </w:rPr>
              <w:t>33,134</w:t>
            </w:r>
          </w:p>
        </w:tc>
        <w:tc>
          <w:tcPr>
            <w:tcW w:w="1530" w:type="dxa"/>
            <w:noWrap/>
          </w:tcPr>
          <w:p w14:paraId="7EE1690C" w14:textId="77777777" w:rsidR="00763106" w:rsidRPr="00763106" w:rsidRDefault="00763106" w:rsidP="00763106">
            <w:pPr>
              <w:jc w:val="center"/>
              <w:rPr>
                <w:bCs/>
                <w:lang w:val="en-US"/>
              </w:rPr>
            </w:pPr>
            <w:r w:rsidRPr="00763106">
              <w:rPr>
                <w:bCs/>
                <w:lang w:val="en-US"/>
              </w:rPr>
              <w:t>27,916</w:t>
            </w:r>
          </w:p>
        </w:tc>
        <w:tc>
          <w:tcPr>
            <w:tcW w:w="1542" w:type="dxa"/>
            <w:noWrap/>
          </w:tcPr>
          <w:p w14:paraId="2887ED5E" w14:textId="77777777" w:rsidR="00763106" w:rsidRPr="00763106" w:rsidRDefault="00763106" w:rsidP="00763106">
            <w:pPr>
              <w:jc w:val="center"/>
              <w:rPr>
                <w:bCs/>
                <w:lang w:val="en-US"/>
              </w:rPr>
            </w:pPr>
            <w:r w:rsidRPr="00763106">
              <w:rPr>
                <w:bCs/>
                <w:lang w:val="en-US"/>
              </w:rPr>
              <w:t>20,431</w:t>
            </w:r>
          </w:p>
        </w:tc>
        <w:tc>
          <w:tcPr>
            <w:tcW w:w="1519" w:type="dxa"/>
          </w:tcPr>
          <w:p w14:paraId="01A9FA4E" w14:textId="77777777" w:rsidR="00763106" w:rsidRPr="00763106" w:rsidRDefault="00763106" w:rsidP="00763106">
            <w:pPr>
              <w:jc w:val="center"/>
              <w:rPr>
                <w:bCs/>
                <w:lang w:val="en-US"/>
              </w:rPr>
            </w:pPr>
            <w:r w:rsidRPr="00763106">
              <w:rPr>
                <w:bCs/>
                <w:lang w:val="en-US"/>
              </w:rPr>
              <w:t>-38.34</w:t>
            </w:r>
          </w:p>
        </w:tc>
        <w:tc>
          <w:tcPr>
            <w:tcW w:w="1784" w:type="dxa"/>
          </w:tcPr>
          <w:p w14:paraId="70F43CED" w14:textId="77777777" w:rsidR="00763106" w:rsidRPr="00763106" w:rsidRDefault="00763106" w:rsidP="00763106">
            <w:pPr>
              <w:jc w:val="center"/>
              <w:rPr>
                <w:bCs/>
                <w:lang w:val="en-US"/>
              </w:rPr>
            </w:pPr>
            <w:r w:rsidRPr="00763106">
              <w:rPr>
                <w:bCs/>
                <w:lang w:val="en-US"/>
              </w:rPr>
              <w:t>-26.81</w:t>
            </w:r>
          </w:p>
        </w:tc>
      </w:tr>
      <w:tr w:rsidR="00763106" w:rsidRPr="00763106" w14:paraId="64303D7D" w14:textId="77777777" w:rsidTr="00FE55DC">
        <w:trPr>
          <w:trHeight w:val="224"/>
          <w:jc w:val="center"/>
        </w:trPr>
        <w:tc>
          <w:tcPr>
            <w:tcW w:w="1302" w:type="dxa"/>
            <w:noWrap/>
          </w:tcPr>
          <w:p w14:paraId="739EB469" w14:textId="77777777" w:rsidR="00763106" w:rsidRPr="00763106" w:rsidRDefault="00763106" w:rsidP="00763106">
            <w:pPr>
              <w:rPr>
                <w:bCs/>
                <w:lang w:val="en-US"/>
              </w:rPr>
            </w:pPr>
            <w:r w:rsidRPr="00763106">
              <w:rPr>
                <w:bCs/>
                <w:lang w:val="en-US"/>
              </w:rPr>
              <w:t>Apr 23</w:t>
            </w:r>
          </w:p>
        </w:tc>
        <w:tc>
          <w:tcPr>
            <w:tcW w:w="1646" w:type="dxa"/>
            <w:noWrap/>
          </w:tcPr>
          <w:p w14:paraId="2A7C17E2" w14:textId="77777777" w:rsidR="00763106" w:rsidRPr="00763106" w:rsidRDefault="00763106" w:rsidP="00763106">
            <w:pPr>
              <w:jc w:val="center"/>
              <w:rPr>
                <w:bCs/>
                <w:lang w:val="en-US"/>
              </w:rPr>
            </w:pPr>
            <w:r w:rsidRPr="00763106">
              <w:rPr>
                <w:bCs/>
                <w:lang w:val="en-US"/>
              </w:rPr>
              <w:t>0</w:t>
            </w:r>
          </w:p>
        </w:tc>
        <w:tc>
          <w:tcPr>
            <w:tcW w:w="1530" w:type="dxa"/>
            <w:noWrap/>
          </w:tcPr>
          <w:p w14:paraId="75ACF6C4" w14:textId="77777777" w:rsidR="00763106" w:rsidRPr="00763106" w:rsidRDefault="00763106" w:rsidP="00763106">
            <w:pPr>
              <w:jc w:val="center"/>
              <w:rPr>
                <w:bCs/>
                <w:lang w:val="en-US"/>
              </w:rPr>
            </w:pPr>
            <w:r w:rsidRPr="00763106">
              <w:rPr>
                <w:bCs/>
                <w:lang w:val="en-US"/>
              </w:rPr>
              <w:t>0</w:t>
            </w:r>
          </w:p>
        </w:tc>
        <w:tc>
          <w:tcPr>
            <w:tcW w:w="1542" w:type="dxa"/>
            <w:noWrap/>
          </w:tcPr>
          <w:p w14:paraId="0783A9DA" w14:textId="77777777" w:rsidR="00763106" w:rsidRPr="00763106" w:rsidRDefault="00763106" w:rsidP="00763106">
            <w:pPr>
              <w:jc w:val="center"/>
              <w:rPr>
                <w:bCs/>
                <w:lang w:val="en-US"/>
              </w:rPr>
            </w:pPr>
            <w:r w:rsidRPr="00763106">
              <w:rPr>
                <w:bCs/>
                <w:lang w:val="en-US"/>
              </w:rPr>
              <w:t>0</w:t>
            </w:r>
          </w:p>
        </w:tc>
        <w:tc>
          <w:tcPr>
            <w:tcW w:w="1519" w:type="dxa"/>
          </w:tcPr>
          <w:p w14:paraId="6117D25B" w14:textId="77777777" w:rsidR="00763106" w:rsidRPr="00763106" w:rsidRDefault="00763106" w:rsidP="00763106">
            <w:pPr>
              <w:jc w:val="center"/>
              <w:rPr>
                <w:bCs/>
                <w:lang w:val="en-US"/>
              </w:rPr>
            </w:pPr>
            <w:r w:rsidRPr="00763106">
              <w:rPr>
                <w:bCs/>
                <w:lang w:val="en-US"/>
              </w:rPr>
              <w:t>0</w:t>
            </w:r>
          </w:p>
        </w:tc>
        <w:tc>
          <w:tcPr>
            <w:tcW w:w="1784" w:type="dxa"/>
          </w:tcPr>
          <w:p w14:paraId="69EDD5CE" w14:textId="77777777" w:rsidR="00763106" w:rsidRPr="00763106" w:rsidRDefault="00763106" w:rsidP="00763106">
            <w:pPr>
              <w:jc w:val="center"/>
              <w:rPr>
                <w:bCs/>
                <w:lang w:val="en-US"/>
              </w:rPr>
            </w:pPr>
            <w:r w:rsidRPr="00763106">
              <w:rPr>
                <w:bCs/>
                <w:lang w:val="en-US"/>
              </w:rPr>
              <w:t>0</w:t>
            </w:r>
          </w:p>
        </w:tc>
      </w:tr>
      <w:tr w:rsidR="00763106" w:rsidRPr="00763106" w14:paraId="70D0B2B5" w14:textId="77777777" w:rsidTr="00FE55DC">
        <w:trPr>
          <w:trHeight w:val="224"/>
          <w:jc w:val="center"/>
        </w:trPr>
        <w:tc>
          <w:tcPr>
            <w:tcW w:w="1302" w:type="dxa"/>
            <w:noWrap/>
          </w:tcPr>
          <w:p w14:paraId="29B3D5B4" w14:textId="77777777" w:rsidR="00763106" w:rsidRPr="00763106" w:rsidRDefault="00763106" w:rsidP="00763106">
            <w:pPr>
              <w:rPr>
                <w:b/>
                <w:lang w:val="en-US"/>
              </w:rPr>
            </w:pPr>
            <w:r w:rsidRPr="00763106">
              <w:rPr>
                <w:b/>
                <w:lang w:val="en-US"/>
              </w:rPr>
              <w:t>Total</w:t>
            </w:r>
          </w:p>
        </w:tc>
        <w:tc>
          <w:tcPr>
            <w:tcW w:w="1646" w:type="dxa"/>
            <w:noWrap/>
          </w:tcPr>
          <w:p w14:paraId="731A2671" w14:textId="77777777" w:rsidR="00763106" w:rsidRPr="00763106" w:rsidRDefault="00763106" w:rsidP="00763106">
            <w:pPr>
              <w:jc w:val="center"/>
              <w:rPr>
                <w:b/>
                <w:lang w:val="en-US"/>
              </w:rPr>
            </w:pPr>
            <w:r w:rsidRPr="00763106">
              <w:rPr>
                <w:b/>
                <w:lang w:val="en-US"/>
              </w:rPr>
              <w:t>110,768</w:t>
            </w:r>
          </w:p>
        </w:tc>
        <w:tc>
          <w:tcPr>
            <w:tcW w:w="1530" w:type="dxa"/>
            <w:noWrap/>
          </w:tcPr>
          <w:p w14:paraId="4D41A4E7" w14:textId="77777777" w:rsidR="00763106" w:rsidRPr="00763106" w:rsidRDefault="00763106" w:rsidP="00763106">
            <w:pPr>
              <w:jc w:val="center"/>
              <w:rPr>
                <w:b/>
                <w:lang w:val="en-US"/>
              </w:rPr>
            </w:pPr>
            <w:r w:rsidRPr="00763106">
              <w:rPr>
                <w:b/>
                <w:lang w:val="en-US"/>
              </w:rPr>
              <w:t>101,480</w:t>
            </w:r>
          </w:p>
        </w:tc>
        <w:tc>
          <w:tcPr>
            <w:tcW w:w="1542" w:type="dxa"/>
            <w:noWrap/>
          </w:tcPr>
          <w:p w14:paraId="6A600277" w14:textId="77777777" w:rsidR="00763106" w:rsidRPr="00763106" w:rsidRDefault="00763106" w:rsidP="00763106">
            <w:pPr>
              <w:jc w:val="center"/>
              <w:rPr>
                <w:b/>
                <w:lang w:val="en-GB"/>
              </w:rPr>
            </w:pPr>
            <w:bookmarkStart w:id="188" w:name="_Hlk135117571"/>
            <w:r w:rsidRPr="00763106">
              <w:rPr>
                <w:b/>
                <w:lang w:val="en-GB"/>
              </w:rPr>
              <w:t>71,328</w:t>
            </w:r>
          </w:p>
          <w:bookmarkEnd w:id="188"/>
          <w:p w14:paraId="004B7330" w14:textId="77777777" w:rsidR="00763106" w:rsidRPr="00763106" w:rsidRDefault="00763106" w:rsidP="00763106">
            <w:pPr>
              <w:jc w:val="center"/>
              <w:rPr>
                <w:b/>
                <w:lang w:val="en-US"/>
              </w:rPr>
            </w:pPr>
          </w:p>
        </w:tc>
        <w:tc>
          <w:tcPr>
            <w:tcW w:w="1519" w:type="dxa"/>
          </w:tcPr>
          <w:p w14:paraId="698EB7C0" w14:textId="77777777" w:rsidR="00763106" w:rsidRPr="00763106" w:rsidRDefault="00763106" w:rsidP="00763106">
            <w:pPr>
              <w:jc w:val="center"/>
              <w:rPr>
                <w:b/>
                <w:lang w:val="en-US"/>
              </w:rPr>
            </w:pPr>
            <w:r w:rsidRPr="00763106">
              <w:rPr>
                <w:b/>
                <w:lang w:val="en-US"/>
              </w:rPr>
              <w:t>-</w:t>
            </w:r>
            <w:bookmarkStart w:id="189" w:name="_Hlk135117586"/>
            <w:r w:rsidRPr="00763106">
              <w:rPr>
                <w:b/>
                <w:lang w:val="en-US"/>
              </w:rPr>
              <w:t>35.61</w:t>
            </w:r>
            <w:bookmarkEnd w:id="189"/>
          </w:p>
        </w:tc>
        <w:tc>
          <w:tcPr>
            <w:tcW w:w="1784" w:type="dxa"/>
          </w:tcPr>
          <w:p w14:paraId="232C2D40" w14:textId="77777777" w:rsidR="00763106" w:rsidRPr="00763106" w:rsidRDefault="00763106" w:rsidP="00763106">
            <w:pPr>
              <w:jc w:val="center"/>
              <w:rPr>
                <w:b/>
                <w:lang w:val="en-US"/>
              </w:rPr>
            </w:pPr>
            <w:r w:rsidRPr="00763106">
              <w:rPr>
                <w:b/>
                <w:lang w:val="en-US"/>
              </w:rPr>
              <w:t>-29.71</w:t>
            </w:r>
          </w:p>
        </w:tc>
      </w:tr>
    </w:tbl>
    <w:p w14:paraId="1164CE61" w14:textId="17C9029F" w:rsidR="001A3EA3" w:rsidRDefault="001A3EA3" w:rsidP="003D499A">
      <w:pPr>
        <w:pStyle w:val="Caption"/>
      </w:pPr>
      <w:bookmarkStart w:id="190" w:name="_Ref129686032"/>
      <w:bookmarkStart w:id="191" w:name="_Toc115023715"/>
      <w:bookmarkStart w:id="192" w:name="_Toc130236184"/>
      <w:r w:rsidRPr="00953BC7">
        <w:t xml:space="preserve">Table </w:t>
      </w:r>
      <w:r w:rsidR="00032ED4">
        <w:fldChar w:fldCharType="begin"/>
      </w:r>
      <w:r w:rsidR="00032ED4">
        <w:instrText xml:space="preserve"> STYLEREF 1 \s </w:instrText>
      </w:r>
      <w:r w:rsidR="00032ED4">
        <w:fldChar w:fldCharType="separate"/>
      </w:r>
      <w:r w:rsidR="00BA1CC9">
        <w:rPr>
          <w:noProof/>
        </w:rPr>
        <w:t>8</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5</w:t>
      </w:r>
      <w:r w:rsidR="00032ED4">
        <w:fldChar w:fldCharType="end"/>
      </w:r>
      <w:bookmarkEnd w:id="190"/>
      <w:r>
        <w:rPr>
          <w:noProof/>
        </w:rPr>
        <w:t xml:space="preserve">: </w:t>
      </w:r>
      <w:r w:rsidRPr="00977093">
        <w:rPr>
          <w:noProof/>
        </w:rPr>
        <w:t>Hermanus</w:t>
      </w:r>
      <w:r w:rsidRPr="00953BC7">
        <w:t xml:space="preserve"> Production </w:t>
      </w:r>
      <w:r>
        <w:t>and Forecast</w:t>
      </w:r>
      <w:bookmarkEnd w:id="191"/>
      <w:bookmarkEnd w:id="192"/>
    </w:p>
    <w:p w14:paraId="634E2632" w14:textId="77777777" w:rsidR="00431020" w:rsidRPr="0030123C" w:rsidRDefault="00431020" w:rsidP="0030123C">
      <w:pPr>
        <w:rPr>
          <w:lang w:eastAsia="en-US"/>
        </w:rPr>
      </w:pPr>
    </w:p>
    <w:p w14:paraId="481C2687" w14:textId="77777777" w:rsidR="005041EF" w:rsidRPr="00F275A8" w:rsidRDefault="00E1029E" w:rsidP="003D499A">
      <w:r>
        <w:t xml:space="preserve">Production of 32,109 kWh was 19.54% below the original forecast of 39,908 kWh, and 29.9% below the weather-adjusted </w:t>
      </w:r>
      <w:r w:rsidR="00ED0DE5">
        <w:t>forecast. The</w:t>
      </w:r>
      <w:r>
        <w:t xml:space="preserve"> low production in a period of</w:t>
      </w:r>
      <w:r w:rsidR="00F17356">
        <w:t xml:space="preserve"> low </w:t>
      </w:r>
      <w:r>
        <w:t>irradiance</w:t>
      </w:r>
      <w:r w:rsidR="00C41566">
        <w:t xml:space="preserve"> and low availability</w:t>
      </w:r>
      <w:r>
        <w:t>, likely reflects the curtailment due to load shedding</w:t>
      </w:r>
      <w:r w:rsidR="00C41566">
        <w:t xml:space="preserve"> and poor weather conditions.</w:t>
      </w:r>
      <w:r w:rsidR="005041EF">
        <w:rPr>
          <w:lang w:eastAsia="en-US"/>
        </w:rPr>
        <w:br w:type="page"/>
      </w:r>
    </w:p>
    <w:p w14:paraId="7AFEE520" w14:textId="77777777" w:rsidR="00C3627C" w:rsidRPr="00C3627C" w:rsidRDefault="00C3627C" w:rsidP="003D499A">
      <w:pPr>
        <w:rPr>
          <w:lang w:eastAsia="en-US"/>
        </w:rPr>
      </w:pPr>
    </w:p>
    <w:p w14:paraId="1FA905E5" w14:textId="77777777" w:rsidR="00C3627C" w:rsidRPr="00953BC7" w:rsidRDefault="00C3627C" w:rsidP="003D499A">
      <w:pPr>
        <w:pStyle w:val="Heading1"/>
      </w:pPr>
      <w:bookmarkStart w:id="193" w:name="_Toc130236241"/>
      <w:bookmarkStart w:id="194" w:name="_Hlk112701102"/>
      <w:bookmarkStart w:id="195" w:name="_Hlk128245061"/>
      <w:proofErr w:type="spellStart"/>
      <w:r>
        <w:t>Vergelegen</w:t>
      </w:r>
      <w:proofErr w:type="spellEnd"/>
      <w:r w:rsidRPr="00953BC7">
        <w:t xml:space="preserve"> Technical Performance</w:t>
      </w:r>
      <w:bookmarkEnd w:id="193"/>
    </w:p>
    <w:p w14:paraId="3253F30A" w14:textId="77777777" w:rsidR="00C3627C" w:rsidRPr="00953BC7" w:rsidRDefault="00C3627C" w:rsidP="003D499A">
      <w:pPr>
        <w:rPr>
          <w:lang w:eastAsia="en-US"/>
        </w:rPr>
      </w:pPr>
    </w:p>
    <w:p w14:paraId="599FA019" w14:textId="77777777" w:rsidR="00C3627C" w:rsidRDefault="002432FD" w:rsidP="003D499A">
      <w:r w:rsidRPr="002432FD">
        <w:t>The following tables and figures describe the technical performance of the plant compared with the forecast. We have evaluated irradiation, availability, performance ratio and production.</w:t>
      </w:r>
    </w:p>
    <w:p w14:paraId="5BCDB446" w14:textId="77777777" w:rsidR="002432FD" w:rsidRPr="00953BC7" w:rsidRDefault="002432FD" w:rsidP="003D499A">
      <w:pPr>
        <w:rPr>
          <w:shd w:val="clear" w:color="auto" w:fill="FFFFFF"/>
        </w:rPr>
      </w:pPr>
    </w:p>
    <w:p w14:paraId="7D89CF6C" w14:textId="77777777" w:rsidR="000F7FDB" w:rsidRPr="0078269D" w:rsidRDefault="000F7FDB">
      <w:pPr>
        <w:pStyle w:val="Heading2"/>
        <w:numPr>
          <w:ilvl w:val="1"/>
          <w:numId w:val="10"/>
        </w:numPr>
        <w:pPrChange w:id="196" w:author="Mutali Nepfumbada" w:date="2023-03-09T12:18:00Z">
          <w:pPr>
            <w:pStyle w:val="Heading2"/>
          </w:pPr>
        </w:pPrChange>
      </w:pPr>
      <w:bookmarkStart w:id="197" w:name="_Toc118269342"/>
      <w:bookmarkStart w:id="198" w:name="_Toc130236242"/>
      <w:r w:rsidRPr="0078269D">
        <w:t>System Design</w:t>
      </w:r>
      <w:bookmarkEnd w:id="197"/>
      <w:bookmarkEnd w:id="198"/>
      <w:r w:rsidRPr="0078269D">
        <w:t xml:space="preserve"> </w:t>
      </w:r>
    </w:p>
    <w:p w14:paraId="2AE754F4" w14:textId="77777777" w:rsidR="000F7FDB" w:rsidRPr="0078269D" w:rsidRDefault="000F7FDB" w:rsidP="003D499A"/>
    <w:p w14:paraId="07B2CBB7" w14:textId="77777777" w:rsidR="005655DA" w:rsidRDefault="000F7FDB" w:rsidP="003D499A">
      <w:r w:rsidRPr="0078269D">
        <w:t xml:space="preserve">The system is a 689.6kWp </w:t>
      </w:r>
      <w:r w:rsidR="006D457A">
        <w:t>project</w:t>
      </w:r>
      <w:r w:rsidRPr="0078269D">
        <w:t xml:space="preserve"> with 535Wp JA Solar PV modules connected to </w:t>
      </w:r>
      <w:r>
        <w:t>six</w:t>
      </w:r>
      <w:r w:rsidRPr="0078269D">
        <w:t xml:space="preserve"> Huawei 100 kW inverters and </w:t>
      </w:r>
      <w:r>
        <w:t>one</w:t>
      </w:r>
      <w:r w:rsidRPr="0078269D">
        <w:t xml:space="preserve"> Huawei 50 kW inverter</w:t>
      </w:r>
      <w:r w:rsidR="00730AAB" w:rsidRPr="00730AAB">
        <w:t xml:space="preserve"> with key details noted in </w:t>
      </w:r>
      <w:r w:rsidR="00E07E82">
        <w:fldChar w:fldCharType="begin"/>
      </w:r>
      <w:r w:rsidR="00E07E82">
        <w:instrText xml:space="preserve"> REF _Ref129680022 \h </w:instrText>
      </w:r>
      <w:r w:rsidR="00E07E82">
        <w:fldChar w:fldCharType="separate"/>
      </w:r>
      <w:r w:rsidR="0087758B" w:rsidRPr="00FD2319">
        <w:t xml:space="preserve">Table </w:t>
      </w:r>
      <w:r w:rsidR="0087758B">
        <w:rPr>
          <w:noProof/>
        </w:rPr>
        <w:t>9</w:t>
      </w:r>
      <w:r w:rsidR="0087758B">
        <w:noBreakHyphen/>
      </w:r>
      <w:r w:rsidR="0087758B">
        <w:rPr>
          <w:noProof/>
        </w:rPr>
        <w:t>1</w:t>
      </w:r>
      <w:r w:rsidR="00E07E82">
        <w:fldChar w:fldCharType="end"/>
      </w:r>
      <w:r w:rsidR="00A34EC6">
        <w:t>.</w:t>
      </w:r>
      <w:r w:rsidR="00730AAB" w:rsidRPr="00730AAB">
        <w:t xml:space="preserve"> The inverters installed by Mediclinic are grid tied with anti-islanding protection as explained in Chapter 5</w:t>
      </w:r>
      <w:r w:rsidR="00730AAB">
        <w:t>.</w:t>
      </w:r>
    </w:p>
    <w:p w14:paraId="713DF25C" w14:textId="77777777" w:rsidR="00730AAB" w:rsidRDefault="00730AAB" w:rsidP="003D499A"/>
    <w:tbl>
      <w:tblPr>
        <w:tblStyle w:val="TableGridLight"/>
        <w:tblW w:w="3804" w:type="pct"/>
        <w:jc w:val="center"/>
        <w:tblLook w:val="04A0" w:firstRow="1" w:lastRow="0" w:firstColumn="1" w:lastColumn="0" w:noHBand="0" w:noVBand="1"/>
      </w:tblPr>
      <w:tblGrid>
        <w:gridCol w:w="3212"/>
        <w:gridCol w:w="4045"/>
      </w:tblGrid>
      <w:tr w:rsidR="005655DA" w:rsidRPr="00FD2319" w14:paraId="200B9DFF" w14:textId="77777777" w:rsidTr="0030123C">
        <w:trPr>
          <w:trHeight w:val="270"/>
          <w:jc w:val="center"/>
        </w:trPr>
        <w:tc>
          <w:tcPr>
            <w:tcW w:w="5000" w:type="pct"/>
            <w:gridSpan w:val="2"/>
            <w:shd w:val="clear" w:color="auto" w:fill="5F0500"/>
            <w:noWrap/>
          </w:tcPr>
          <w:p w14:paraId="7087AD2D" w14:textId="77777777" w:rsidR="005655DA" w:rsidRPr="006F0810" w:rsidRDefault="005655DA" w:rsidP="0030123C">
            <w:pPr>
              <w:rPr>
                <w:color w:val="000000"/>
                <w:lang w:eastAsia="en-ZA"/>
              </w:rPr>
            </w:pPr>
            <w:r w:rsidRPr="006F0810">
              <w:rPr>
                <w:lang w:eastAsia="en-ZA"/>
              </w:rPr>
              <w:t>Project Overview</w:t>
            </w:r>
          </w:p>
        </w:tc>
      </w:tr>
      <w:tr w:rsidR="005655DA" w:rsidRPr="00FD2319" w14:paraId="13EDB4B0" w14:textId="77777777" w:rsidTr="0030123C">
        <w:trPr>
          <w:trHeight w:val="270"/>
          <w:jc w:val="center"/>
        </w:trPr>
        <w:tc>
          <w:tcPr>
            <w:tcW w:w="2499" w:type="pct"/>
            <w:noWrap/>
            <w:hideMark/>
          </w:tcPr>
          <w:p w14:paraId="78B902D8" w14:textId="77777777" w:rsidR="005655DA" w:rsidRPr="00FD2319" w:rsidRDefault="005655DA" w:rsidP="003D499A">
            <w:pPr>
              <w:rPr>
                <w:lang w:eastAsia="en-ZA"/>
              </w:rPr>
            </w:pPr>
            <w:r>
              <w:rPr>
                <w:lang w:eastAsia="en-ZA"/>
              </w:rPr>
              <w:t xml:space="preserve">Design </w:t>
            </w:r>
            <w:r w:rsidRPr="00FD2319">
              <w:rPr>
                <w:lang w:eastAsia="en-ZA"/>
              </w:rPr>
              <w:t>Capacity DC</w:t>
            </w:r>
            <w:r>
              <w:rPr>
                <w:lang w:eastAsia="en-ZA"/>
              </w:rPr>
              <w:t xml:space="preserve">/AC </w:t>
            </w:r>
            <w:r w:rsidRPr="00FD2319">
              <w:rPr>
                <w:lang w:eastAsia="en-ZA"/>
              </w:rPr>
              <w:t>(kW</w:t>
            </w:r>
            <w:r>
              <w:rPr>
                <w:lang w:eastAsia="en-ZA"/>
              </w:rPr>
              <w:t>)</w:t>
            </w:r>
          </w:p>
        </w:tc>
        <w:tc>
          <w:tcPr>
            <w:tcW w:w="2501" w:type="pct"/>
            <w:noWrap/>
            <w:hideMark/>
          </w:tcPr>
          <w:p w14:paraId="6CAF160C" w14:textId="77777777" w:rsidR="005655DA" w:rsidRPr="00FD2319" w:rsidRDefault="005655DA" w:rsidP="003D499A">
            <w:pPr>
              <w:rPr>
                <w:lang w:eastAsia="en-ZA"/>
              </w:rPr>
            </w:pPr>
            <w:r w:rsidRPr="00FB76C9">
              <w:rPr>
                <w:lang w:eastAsia="en-ZA"/>
              </w:rPr>
              <w:t>697.1 / 65</w:t>
            </w:r>
            <w:r>
              <w:rPr>
                <w:lang w:eastAsia="en-ZA"/>
              </w:rPr>
              <w:t>0</w:t>
            </w:r>
          </w:p>
        </w:tc>
      </w:tr>
      <w:tr w:rsidR="005655DA" w:rsidRPr="00FD2319" w14:paraId="5FFD9F18" w14:textId="77777777" w:rsidTr="0030123C">
        <w:trPr>
          <w:trHeight w:val="270"/>
          <w:jc w:val="center"/>
        </w:trPr>
        <w:tc>
          <w:tcPr>
            <w:tcW w:w="2499" w:type="pct"/>
            <w:noWrap/>
          </w:tcPr>
          <w:p w14:paraId="21396DD3" w14:textId="77777777" w:rsidR="005655DA" w:rsidRPr="00FD2319" w:rsidRDefault="005655DA" w:rsidP="003D499A">
            <w:pPr>
              <w:rPr>
                <w:lang w:eastAsia="en-ZA"/>
              </w:rPr>
            </w:pPr>
            <w:r>
              <w:rPr>
                <w:lang w:eastAsia="en-ZA"/>
              </w:rPr>
              <w:t xml:space="preserve">Achieved </w:t>
            </w:r>
            <w:r w:rsidRPr="00FD2319">
              <w:rPr>
                <w:lang w:eastAsia="en-ZA"/>
              </w:rPr>
              <w:t>Capacity DC</w:t>
            </w:r>
            <w:r>
              <w:rPr>
                <w:lang w:eastAsia="en-ZA"/>
              </w:rPr>
              <w:t xml:space="preserve">/AC </w:t>
            </w:r>
            <w:r w:rsidRPr="00FD2319">
              <w:rPr>
                <w:lang w:eastAsia="en-ZA"/>
              </w:rPr>
              <w:t>(kW</w:t>
            </w:r>
            <w:r>
              <w:rPr>
                <w:lang w:eastAsia="en-ZA"/>
              </w:rPr>
              <w:t>)</w:t>
            </w:r>
          </w:p>
        </w:tc>
        <w:tc>
          <w:tcPr>
            <w:tcW w:w="2501" w:type="pct"/>
            <w:noWrap/>
          </w:tcPr>
          <w:p w14:paraId="3336FFBC" w14:textId="77777777" w:rsidR="005655DA" w:rsidRPr="00FD2319" w:rsidRDefault="005655DA" w:rsidP="003D499A">
            <w:pPr>
              <w:rPr>
                <w:lang w:eastAsia="en-ZA"/>
              </w:rPr>
            </w:pPr>
            <w:r w:rsidRPr="00FB76C9">
              <w:rPr>
                <w:lang w:eastAsia="en-ZA"/>
              </w:rPr>
              <w:t>689.6 / 650</w:t>
            </w:r>
          </w:p>
        </w:tc>
      </w:tr>
      <w:tr w:rsidR="005655DA" w:rsidRPr="00FD2319" w14:paraId="342BE61D" w14:textId="77777777" w:rsidTr="0030123C">
        <w:trPr>
          <w:trHeight w:val="270"/>
          <w:jc w:val="center"/>
        </w:trPr>
        <w:tc>
          <w:tcPr>
            <w:tcW w:w="2499" w:type="pct"/>
            <w:noWrap/>
            <w:hideMark/>
          </w:tcPr>
          <w:p w14:paraId="1FCD46B8" w14:textId="77777777" w:rsidR="005655DA" w:rsidRPr="00FD2319" w:rsidRDefault="005655DA" w:rsidP="003D499A">
            <w:pPr>
              <w:rPr>
                <w:lang w:eastAsia="en-ZA"/>
              </w:rPr>
            </w:pPr>
            <w:r>
              <w:rPr>
                <w:lang w:eastAsia="en-ZA"/>
              </w:rPr>
              <w:t>Technology</w:t>
            </w:r>
          </w:p>
        </w:tc>
        <w:tc>
          <w:tcPr>
            <w:tcW w:w="2501" w:type="pct"/>
            <w:noWrap/>
            <w:hideMark/>
          </w:tcPr>
          <w:p w14:paraId="211EC302" w14:textId="77777777" w:rsidR="005655DA" w:rsidRPr="00FD2319" w:rsidRDefault="005655DA" w:rsidP="003D499A">
            <w:pPr>
              <w:rPr>
                <w:lang w:eastAsia="en-ZA"/>
              </w:rPr>
            </w:pPr>
            <w:r w:rsidRPr="00FD2319">
              <w:rPr>
                <w:lang w:eastAsia="en-ZA"/>
              </w:rPr>
              <w:t>Solar</w:t>
            </w:r>
          </w:p>
        </w:tc>
      </w:tr>
      <w:tr w:rsidR="005655DA" w:rsidRPr="00FD2319" w14:paraId="7B5767F7" w14:textId="77777777" w:rsidTr="0030123C">
        <w:trPr>
          <w:trHeight w:val="270"/>
          <w:jc w:val="center"/>
        </w:trPr>
        <w:tc>
          <w:tcPr>
            <w:tcW w:w="2499" w:type="pct"/>
            <w:noWrap/>
            <w:hideMark/>
          </w:tcPr>
          <w:p w14:paraId="1327BDD4" w14:textId="77777777" w:rsidR="005655DA" w:rsidRPr="00FD2319" w:rsidRDefault="005655DA" w:rsidP="003D499A">
            <w:pPr>
              <w:rPr>
                <w:lang w:eastAsia="en-ZA"/>
              </w:rPr>
            </w:pPr>
            <w:r w:rsidRPr="00FD2319">
              <w:rPr>
                <w:lang w:eastAsia="en-ZA"/>
              </w:rPr>
              <w:t>Project Company:</w:t>
            </w:r>
          </w:p>
        </w:tc>
        <w:tc>
          <w:tcPr>
            <w:tcW w:w="2501" w:type="pct"/>
            <w:noWrap/>
            <w:hideMark/>
          </w:tcPr>
          <w:p w14:paraId="76AA38F1" w14:textId="77777777" w:rsidR="005655DA" w:rsidRPr="00FD2319" w:rsidRDefault="005655DA" w:rsidP="003D499A">
            <w:pPr>
              <w:rPr>
                <w:lang w:eastAsia="en-ZA"/>
              </w:rPr>
            </w:pPr>
            <w:proofErr w:type="spellStart"/>
            <w:r w:rsidRPr="00FD2319">
              <w:rPr>
                <w:lang w:eastAsia="en-ZA"/>
              </w:rPr>
              <w:t>Moshesh</w:t>
            </w:r>
            <w:proofErr w:type="spellEnd"/>
            <w:r w:rsidRPr="00FD2319">
              <w:rPr>
                <w:lang w:eastAsia="en-ZA"/>
              </w:rPr>
              <w:t xml:space="preserve"> Solar PV 1 (Pty) Ltd</w:t>
            </w:r>
          </w:p>
        </w:tc>
      </w:tr>
      <w:tr w:rsidR="005655DA" w:rsidRPr="00FD2319" w14:paraId="3C63F4D3" w14:textId="77777777" w:rsidTr="0030123C">
        <w:trPr>
          <w:trHeight w:val="270"/>
          <w:jc w:val="center"/>
        </w:trPr>
        <w:tc>
          <w:tcPr>
            <w:tcW w:w="2499" w:type="pct"/>
            <w:noWrap/>
            <w:hideMark/>
          </w:tcPr>
          <w:p w14:paraId="633C56A7" w14:textId="77777777" w:rsidR="005655DA" w:rsidRPr="00FD2319" w:rsidRDefault="005655DA" w:rsidP="003D499A">
            <w:pPr>
              <w:rPr>
                <w:lang w:eastAsia="en-ZA"/>
              </w:rPr>
            </w:pPr>
            <w:r w:rsidRPr="00FD2319">
              <w:rPr>
                <w:lang w:eastAsia="en-ZA"/>
              </w:rPr>
              <w:t>Address:</w:t>
            </w:r>
          </w:p>
        </w:tc>
        <w:tc>
          <w:tcPr>
            <w:tcW w:w="2501" w:type="pct"/>
            <w:noWrap/>
            <w:hideMark/>
          </w:tcPr>
          <w:p w14:paraId="1CD5427A" w14:textId="77777777" w:rsidR="005655DA" w:rsidRPr="00FD2319" w:rsidRDefault="005655DA" w:rsidP="003D499A">
            <w:pPr>
              <w:rPr>
                <w:lang w:eastAsia="en-ZA"/>
              </w:rPr>
            </w:pPr>
            <w:proofErr w:type="spellStart"/>
            <w:r w:rsidRPr="00FD2319">
              <w:rPr>
                <w:lang w:eastAsia="en-ZA"/>
              </w:rPr>
              <w:t>Vergelegen</w:t>
            </w:r>
            <w:proofErr w:type="spellEnd"/>
            <w:r w:rsidRPr="00FD2319">
              <w:rPr>
                <w:lang w:eastAsia="en-ZA"/>
              </w:rPr>
              <w:t>, Main Road Somerset West South Africa</w:t>
            </w:r>
          </w:p>
        </w:tc>
      </w:tr>
      <w:tr w:rsidR="005655DA" w:rsidRPr="00FD2319" w14:paraId="186C55F4" w14:textId="77777777" w:rsidTr="0030123C">
        <w:trPr>
          <w:trHeight w:val="270"/>
          <w:jc w:val="center"/>
        </w:trPr>
        <w:tc>
          <w:tcPr>
            <w:tcW w:w="2499" w:type="pct"/>
            <w:noWrap/>
          </w:tcPr>
          <w:p w14:paraId="61B40676" w14:textId="77777777" w:rsidR="005655DA" w:rsidRPr="00FD2319" w:rsidRDefault="005655DA" w:rsidP="003D499A">
            <w:pPr>
              <w:rPr>
                <w:lang w:eastAsia="en-ZA"/>
              </w:rPr>
            </w:pPr>
            <w:r>
              <w:rPr>
                <w:lang w:eastAsia="en-ZA"/>
              </w:rPr>
              <w:t xml:space="preserve">Commercial Operation Date </w:t>
            </w:r>
          </w:p>
        </w:tc>
        <w:tc>
          <w:tcPr>
            <w:tcW w:w="2501" w:type="pct"/>
            <w:noWrap/>
          </w:tcPr>
          <w:p w14:paraId="5268C577" w14:textId="77777777" w:rsidR="005655DA" w:rsidRPr="00FD2319" w:rsidRDefault="005655DA" w:rsidP="003D499A">
            <w:pPr>
              <w:rPr>
                <w:lang w:eastAsia="en-ZA"/>
              </w:rPr>
            </w:pPr>
            <w:r w:rsidRPr="00F64F0A">
              <w:rPr>
                <w:lang w:eastAsia="en-ZA"/>
              </w:rPr>
              <w:t xml:space="preserve">28 Oct </w:t>
            </w:r>
            <w:r>
              <w:rPr>
                <w:lang w:eastAsia="en-ZA"/>
              </w:rPr>
              <w:t>2022</w:t>
            </w:r>
          </w:p>
        </w:tc>
      </w:tr>
    </w:tbl>
    <w:p w14:paraId="0F2A1E73" w14:textId="7B47B694" w:rsidR="005655DA" w:rsidRDefault="005655DA" w:rsidP="003D499A">
      <w:pPr>
        <w:pStyle w:val="Caption"/>
      </w:pPr>
      <w:bookmarkStart w:id="199" w:name="_Ref129680022"/>
      <w:bookmarkStart w:id="200" w:name="_Toc130236185"/>
      <w:r w:rsidRPr="00FD2319">
        <w:t xml:space="preserve">Table </w:t>
      </w:r>
      <w:r w:rsidR="00032ED4">
        <w:fldChar w:fldCharType="begin"/>
      </w:r>
      <w:r w:rsidR="00032ED4">
        <w:instrText xml:space="preserve"> STYLEREF 1 \s </w:instrText>
      </w:r>
      <w:r w:rsidR="00032ED4">
        <w:fldChar w:fldCharType="separate"/>
      </w:r>
      <w:r w:rsidR="00BA1CC9">
        <w:rPr>
          <w:noProof/>
        </w:rPr>
        <w:t>9</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1</w:t>
      </w:r>
      <w:r w:rsidR="00032ED4">
        <w:fldChar w:fldCharType="end"/>
      </w:r>
      <w:bookmarkEnd w:id="199"/>
      <w:r w:rsidRPr="00FD2319">
        <w:t xml:space="preserve">: </w:t>
      </w:r>
      <w:proofErr w:type="spellStart"/>
      <w:r w:rsidRPr="00FD2319">
        <w:t>Vergelegen</w:t>
      </w:r>
      <w:proofErr w:type="spellEnd"/>
      <w:r w:rsidRPr="00FD2319">
        <w:t xml:space="preserve"> Project Overview</w:t>
      </w:r>
      <w:bookmarkEnd w:id="200"/>
    </w:p>
    <w:p w14:paraId="5DDEED14" w14:textId="77777777" w:rsidR="00C3627C" w:rsidRPr="00953BC7" w:rsidRDefault="00C3627C" w:rsidP="003D499A"/>
    <w:p w14:paraId="4C3A0729" w14:textId="77777777" w:rsidR="00C3627C" w:rsidRDefault="00C3627C" w:rsidP="003D499A">
      <w:pPr>
        <w:pStyle w:val="Heading2"/>
      </w:pPr>
      <w:bookmarkStart w:id="201" w:name="_Toc130236243"/>
      <w:r w:rsidRPr="00953BC7">
        <w:t xml:space="preserve">Irradiation </w:t>
      </w:r>
      <w:r>
        <w:t>Vs Forecast</w:t>
      </w:r>
      <w:bookmarkEnd w:id="201"/>
      <w:r w:rsidRPr="00953BC7">
        <w:t xml:space="preserve"> </w:t>
      </w:r>
    </w:p>
    <w:p w14:paraId="69318323" w14:textId="77777777" w:rsidR="00C3627C" w:rsidRPr="009D6A31" w:rsidRDefault="00C3627C" w:rsidP="003D499A"/>
    <w:bookmarkStart w:id="202" w:name="_Hlk113931721"/>
    <w:p w14:paraId="2B80CE5A" w14:textId="77777777" w:rsidR="00C3627C" w:rsidRDefault="00D5396A" w:rsidP="003D499A">
      <w:pPr>
        <w:rPr>
          <w:lang w:eastAsia="en-US"/>
        </w:rPr>
      </w:pPr>
      <w:r>
        <w:rPr>
          <w:lang w:eastAsia="en-US"/>
        </w:rPr>
        <w:fldChar w:fldCharType="begin"/>
      </w:r>
      <w:r>
        <w:rPr>
          <w:lang w:eastAsia="en-US"/>
        </w:rPr>
        <w:instrText xml:space="preserve"> REF _Ref129686309 \h </w:instrText>
      </w:r>
      <w:r>
        <w:rPr>
          <w:lang w:eastAsia="en-US"/>
        </w:rPr>
      </w:r>
      <w:r>
        <w:rPr>
          <w:lang w:eastAsia="en-US"/>
        </w:rPr>
        <w:fldChar w:fldCharType="separate"/>
      </w:r>
      <w:r w:rsidR="0087758B" w:rsidRPr="00953BC7">
        <w:t xml:space="preserve">Table </w:t>
      </w:r>
      <w:r w:rsidR="0087758B">
        <w:rPr>
          <w:noProof/>
        </w:rPr>
        <w:t>9</w:t>
      </w:r>
      <w:r w:rsidR="0087758B">
        <w:noBreakHyphen/>
      </w:r>
      <w:r w:rsidR="0087758B">
        <w:rPr>
          <w:noProof/>
        </w:rPr>
        <w:t>2</w:t>
      </w:r>
      <w:r>
        <w:rPr>
          <w:lang w:eastAsia="en-US"/>
        </w:rPr>
        <w:fldChar w:fldCharType="end"/>
      </w:r>
      <w:r>
        <w:rPr>
          <w:lang w:eastAsia="en-US"/>
        </w:rPr>
        <w:t xml:space="preserve"> </w:t>
      </w:r>
      <w:r w:rsidRPr="00D5396A">
        <w:rPr>
          <w:lang w:eastAsia="en-US"/>
        </w:rPr>
        <w:t>shows the Project irradiance for January 2023 compare</w:t>
      </w:r>
      <w:r w:rsidR="006D457A">
        <w:rPr>
          <w:lang w:eastAsia="en-US"/>
        </w:rPr>
        <w:t>d</w:t>
      </w:r>
      <w:r w:rsidRPr="00D5396A">
        <w:rPr>
          <w:lang w:eastAsia="en-US"/>
        </w:rPr>
        <w:t xml:space="preserve"> to the pre-construction Helioscope P50 prediction. Harmattan notes that the irradiance data is satellite-based.</w:t>
      </w:r>
      <w:r w:rsidR="00C3627C" w:rsidRPr="00D15394">
        <w:rPr>
          <w:lang w:eastAsia="en-US"/>
        </w:rPr>
        <w:t xml:space="preserve"> </w:t>
      </w:r>
    </w:p>
    <w:p w14:paraId="0779171C" w14:textId="77777777" w:rsidR="00763106" w:rsidRDefault="00763106" w:rsidP="003D499A">
      <w:pPr>
        <w:rPr>
          <w:lang w:eastAsia="en-US"/>
        </w:rPr>
      </w:pPr>
    </w:p>
    <w:tbl>
      <w:tblPr>
        <w:tblStyle w:val="TableGridLight"/>
        <w:tblW w:w="5000" w:type="pct"/>
        <w:jc w:val="center"/>
        <w:tblLook w:val="04A0" w:firstRow="1" w:lastRow="0" w:firstColumn="1" w:lastColumn="0" w:noHBand="0" w:noVBand="1"/>
      </w:tblPr>
      <w:tblGrid>
        <w:gridCol w:w="2385"/>
        <w:gridCol w:w="2421"/>
        <w:gridCol w:w="2369"/>
        <w:gridCol w:w="2364"/>
      </w:tblGrid>
      <w:tr w:rsidR="00763106" w:rsidRPr="00763106" w14:paraId="5E665CB6" w14:textId="77777777" w:rsidTr="00FE55DC">
        <w:trPr>
          <w:trHeight w:val="258"/>
          <w:jc w:val="center"/>
        </w:trPr>
        <w:tc>
          <w:tcPr>
            <w:tcW w:w="5000" w:type="pct"/>
            <w:gridSpan w:val="4"/>
            <w:shd w:val="clear" w:color="auto" w:fill="5F0500"/>
          </w:tcPr>
          <w:p w14:paraId="4B783A6E" w14:textId="77777777" w:rsidR="00763106" w:rsidRPr="00763106" w:rsidRDefault="00763106" w:rsidP="00763106">
            <w:pPr>
              <w:jc w:val="center"/>
              <w:rPr>
                <w:b/>
                <w:bCs/>
                <w:lang w:val="en-GB"/>
              </w:rPr>
            </w:pPr>
            <w:r w:rsidRPr="00763106">
              <w:rPr>
                <w:b/>
                <w:bCs/>
                <w:lang w:val="en-GB"/>
              </w:rPr>
              <w:t>Irradiation (kWh/m</w:t>
            </w:r>
            <w:r w:rsidRPr="00763106">
              <w:rPr>
                <w:b/>
                <w:bCs/>
                <w:vertAlign w:val="superscript"/>
                <w:lang w:val="en-GB"/>
              </w:rPr>
              <w:t>2</w:t>
            </w:r>
            <w:r w:rsidRPr="00763106">
              <w:rPr>
                <w:b/>
                <w:bCs/>
                <w:lang w:val="en-GB"/>
              </w:rPr>
              <w:t>)</w:t>
            </w:r>
          </w:p>
        </w:tc>
      </w:tr>
      <w:tr w:rsidR="00763106" w:rsidRPr="00763106" w14:paraId="359BEBB6" w14:textId="77777777" w:rsidTr="00FE55DC">
        <w:trPr>
          <w:trHeight w:val="258"/>
          <w:jc w:val="center"/>
        </w:trPr>
        <w:tc>
          <w:tcPr>
            <w:tcW w:w="1250" w:type="pct"/>
            <w:shd w:val="clear" w:color="auto" w:fill="5F0500"/>
          </w:tcPr>
          <w:p w14:paraId="17FF884A" w14:textId="77777777" w:rsidR="00763106" w:rsidRPr="00763106" w:rsidRDefault="00763106" w:rsidP="00763106">
            <w:pPr>
              <w:jc w:val="left"/>
              <w:rPr>
                <w:b/>
                <w:bCs/>
                <w:lang w:val="en-GB" w:eastAsia="en-US"/>
              </w:rPr>
            </w:pPr>
            <w:r w:rsidRPr="00763106">
              <w:rPr>
                <w:b/>
                <w:bCs/>
                <w:lang w:val="en-GB" w:eastAsia="en-US"/>
              </w:rPr>
              <w:t>Month</w:t>
            </w:r>
          </w:p>
        </w:tc>
        <w:tc>
          <w:tcPr>
            <w:tcW w:w="1269" w:type="pct"/>
            <w:shd w:val="clear" w:color="auto" w:fill="5F0500"/>
          </w:tcPr>
          <w:p w14:paraId="411C2E03" w14:textId="77777777" w:rsidR="00763106" w:rsidRPr="00763106" w:rsidRDefault="00763106" w:rsidP="00763106">
            <w:pPr>
              <w:jc w:val="center"/>
              <w:rPr>
                <w:b/>
                <w:bCs/>
                <w:lang w:val="en-US"/>
              </w:rPr>
            </w:pPr>
            <w:r w:rsidRPr="00763106">
              <w:rPr>
                <w:b/>
                <w:bCs/>
                <w:lang w:val="en-GB"/>
              </w:rPr>
              <w:t xml:space="preserve">Actual </w:t>
            </w:r>
          </w:p>
        </w:tc>
        <w:tc>
          <w:tcPr>
            <w:tcW w:w="1242" w:type="pct"/>
            <w:shd w:val="clear" w:color="auto" w:fill="5F0500"/>
          </w:tcPr>
          <w:p w14:paraId="711E0C98" w14:textId="77777777" w:rsidR="00763106" w:rsidRPr="00763106" w:rsidRDefault="00763106" w:rsidP="00763106">
            <w:pPr>
              <w:jc w:val="center"/>
              <w:rPr>
                <w:b/>
                <w:bCs/>
                <w:lang w:val="en-GB" w:eastAsia="en-US"/>
              </w:rPr>
            </w:pPr>
            <w:r w:rsidRPr="00763106">
              <w:rPr>
                <w:b/>
                <w:bCs/>
                <w:lang w:val="en-GB"/>
              </w:rPr>
              <w:t>Forecast</w:t>
            </w:r>
          </w:p>
        </w:tc>
        <w:tc>
          <w:tcPr>
            <w:tcW w:w="1239" w:type="pct"/>
            <w:shd w:val="clear" w:color="auto" w:fill="5F0500"/>
          </w:tcPr>
          <w:p w14:paraId="28D60574" w14:textId="77777777" w:rsidR="00763106" w:rsidRPr="00763106" w:rsidRDefault="00763106" w:rsidP="00763106">
            <w:pPr>
              <w:jc w:val="center"/>
              <w:rPr>
                <w:b/>
                <w:bCs/>
                <w:lang w:val="en-GB" w:eastAsia="en-US"/>
              </w:rPr>
            </w:pPr>
            <w:r w:rsidRPr="00763106">
              <w:rPr>
                <w:b/>
                <w:bCs/>
                <w:lang w:val="en-GB"/>
              </w:rPr>
              <w:t>Delta (%)</w:t>
            </w:r>
          </w:p>
        </w:tc>
      </w:tr>
      <w:tr w:rsidR="00763106" w:rsidRPr="00763106" w14:paraId="149A42EB" w14:textId="77777777" w:rsidTr="00FE55DC">
        <w:trPr>
          <w:trHeight w:val="126"/>
          <w:jc w:val="center"/>
        </w:trPr>
        <w:tc>
          <w:tcPr>
            <w:tcW w:w="1250" w:type="pct"/>
          </w:tcPr>
          <w:p w14:paraId="39AE8447" w14:textId="77777777" w:rsidR="00763106" w:rsidRPr="00763106" w:rsidRDefault="00763106" w:rsidP="00763106">
            <w:pPr>
              <w:jc w:val="left"/>
              <w:rPr>
                <w:lang w:val="en-GB" w:eastAsia="en-US"/>
              </w:rPr>
            </w:pPr>
            <w:r w:rsidRPr="00763106">
              <w:rPr>
                <w:bCs/>
                <w:lang w:val="en-US"/>
              </w:rPr>
              <w:t>Jan 23</w:t>
            </w:r>
          </w:p>
        </w:tc>
        <w:tc>
          <w:tcPr>
            <w:tcW w:w="1269" w:type="pct"/>
          </w:tcPr>
          <w:p w14:paraId="7715657E" w14:textId="77777777" w:rsidR="00763106" w:rsidRPr="00763106" w:rsidRDefault="00763106" w:rsidP="00763106">
            <w:pPr>
              <w:jc w:val="center"/>
              <w:rPr>
                <w:lang w:val="en-GB" w:eastAsia="en-US"/>
              </w:rPr>
            </w:pPr>
            <w:r w:rsidRPr="00763106">
              <w:rPr>
                <w:bCs/>
                <w:lang w:val="en-US"/>
              </w:rPr>
              <w:t>247</w:t>
            </w:r>
          </w:p>
        </w:tc>
        <w:tc>
          <w:tcPr>
            <w:tcW w:w="1242" w:type="pct"/>
          </w:tcPr>
          <w:p w14:paraId="0AE37A7A" w14:textId="77777777" w:rsidR="00763106" w:rsidRPr="00763106" w:rsidRDefault="00763106" w:rsidP="00763106">
            <w:pPr>
              <w:jc w:val="center"/>
              <w:rPr>
                <w:lang w:val="en-GB" w:eastAsia="en-US"/>
              </w:rPr>
            </w:pPr>
            <w:r w:rsidRPr="00763106">
              <w:rPr>
                <w:bCs/>
                <w:lang w:val="en-US"/>
              </w:rPr>
              <w:t>252</w:t>
            </w:r>
          </w:p>
        </w:tc>
        <w:tc>
          <w:tcPr>
            <w:tcW w:w="1239" w:type="pct"/>
          </w:tcPr>
          <w:p w14:paraId="53DE5CC8" w14:textId="77777777" w:rsidR="00763106" w:rsidRPr="00763106" w:rsidRDefault="00763106" w:rsidP="00763106">
            <w:pPr>
              <w:jc w:val="center"/>
              <w:rPr>
                <w:lang w:val="en-GB" w:eastAsia="en-US"/>
              </w:rPr>
            </w:pPr>
            <w:r w:rsidRPr="00763106">
              <w:rPr>
                <w:bCs/>
                <w:lang w:val="en-US"/>
              </w:rPr>
              <w:t>-1.77</w:t>
            </w:r>
          </w:p>
        </w:tc>
      </w:tr>
      <w:tr w:rsidR="00763106" w:rsidRPr="00763106" w14:paraId="1EF08036" w14:textId="77777777" w:rsidTr="00FE55DC">
        <w:trPr>
          <w:trHeight w:val="126"/>
          <w:jc w:val="center"/>
        </w:trPr>
        <w:tc>
          <w:tcPr>
            <w:tcW w:w="1250" w:type="pct"/>
          </w:tcPr>
          <w:p w14:paraId="7D05F82D" w14:textId="77777777" w:rsidR="00763106" w:rsidRPr="00763106" w:rsidRDefault="00763106" w:rsidP="00763106">
            <w:pPr>
              <w:jc w:val="left"/>
              <w:rPr>
                <w:lang w:val="en-GB" w:eastAsia="en-US"/>
              </w:rPr>
            </w:pPr>
            <w:r w:rsidRPr="00763106">
              <w:rPr>
                <w:bCs/>
                <w:lang w:val="en-US"/>
              </w:rPr>
              <w:t>Feb 23</w:t>
            </w:r>
          </w:p>
        </w:tc>
        <w:tc>
          <w:tcPr>
            <w:tcW w:w="1269" w:type="pct"/>
          </w:tcPr>
          <w:p w14:paraId="690EC923" w14:textId="77777777" w:rsidR="00763106" w:rsidRPr="00763106" w:rsidRDefault="00763106" w:rsidP="00763106">
            <w:pPr>
              <w:jc w:val="center"/>
              <w:rPr>
                <w:lang w:val="en-GB" w:eastAsia="en-US"/>
              </w:rPr>
            </w:pPr>
            <w:r w:rsidRPr="00763106">
              <w:rPr>
                <w:bCs/>
                <w:lang w:val="en-US"/>
              </w:rPr>
              <w:t>204</w:t>
            </w:r>
          </w:p>
        </w:tc>
        <w:tc>
          <w:tcPr>
            <w:tcW w:w="1242" w:type="pct"/>
          </w:tcPr>
          <w:p w14:paraId="7747280A" w14:textId="77777777" w:rsidR="00763106" w:rsidRPr="00763106" w:rsidRDefault="00763106" w:rsidP="00763106">
            <w:pPr>
              <w:jc w:val="center"/>
              <w:rPr>
                <w:lang w:val="en-GB" w:eastAsia="en-US"/>
              </w:rPr>
            </w:pPr>
            <w:r w:rsidRPr="00763106">
              <w:rPr>
                <w:bCs/>
                <w:lang w:val="en-US"/>
              </w:rPr>
              <w:t>202</w:t>
            </w:r>
          </w:p>
        </w:tc>
        <w:tc>
          <w:tcPr>
            <w:tcW w:w="1239" w:type="pct"/>
          </w:tcPr>
          <w:p w14:paraId="7FD81026" w14:textId="77777777" w:rsidR="00763106" w:rsidRPr="00763106" w:rsidRDefault="00763106" w:rsidP="00763106">
            <w:pPr>
              <w:jc w:val="center"/>
              <w:rPr>
                <w:lang w:val="en-GB" w:eastAsia="en-US"/>
              </w:rPr>
            </w:pPr>
            <w:r w:rsidRPr="00763106">
              <w:rPr>
                <w:bCs/>
                <w:lang w:val="en-US"/>
              </w:rPr>
              <w:t>1.46</w:t>
            </w:r>
          </w:p>
        </w:tc>
      </w:tr>
      <w:tr w:rsidR="00763106" w:rsidRPr="00763106" w14:paraId="3DE45A79" w14:textId="77777777" w:rsidTr="00FE55DC">
        <w:trPr>
          <w:trHeight w:val="126"/>
          <w:jc w:val="center"/>
        </w:trPr>
        <w:tc>
          <w:tcPr>
            <w:tcW w:w="1250" w:type="pct"/>
          </w:tcPr>
          <w:p w14:paraId="0B735B95" w14:textId="77777777" w:rsidR="00763106" w:rsidRPr="00763106" w:rsidRDefault="00763106" w:rsidP="00763106">
            <w:pPr>
              <w:jc w:val="left"/>
              <w:rPr>
                <w:lang w:val="en-GB" w:eastAsia="en-US"/>
              </w:rPr>
            </w:pPr>
            <w:r w:rsidRPr="00763106">
              <w:rPr>
                <w:bCs/>
                <w:lang w:val="en-US"/>
              </w:rPr>
              <w:t>Mar 23</w:t>
            </w:r>
          </w:p>
        </w:tc>
        <w:tc>
          <w:tcPr>
            <w:tcW w:w="1269" w:type="pct"/>
          </w:tcPr>
          <w:p w14:paraId="638D0CF0" w14:textId="77777777" w:rsidR="00763106" w:rsidRPr="00763106" w:rsidRDefault="00763106" w:rsidP="00763106">
            <w:pPr>
              <w:jc w:val="center"/>
              <w:rPr>
                <w:lang w:val="en-GB" w:eastAsia="en-US"/>
              </w:rPr>
            </w:pPr>
            <w:r w:rsidRPr="00763106">
              <w:rPr>
                <w:bCs/>
                <w:lang w:val="en-US"/>
              </w:rPr>
              <w:t>151</w:t>
            </w:r>
          </w:p>
        </w:tc>
        <w:tc>
          <w:tcPr>
            <w:tcW w:w="1242" w:type="pct"/>
          </w:tcPr>
          <w:p w14:paraId="35363AAA" w14:textId="77777777" w:rsidR="00763106" w:rsidRPr="00763106" w:rsidRDefault="00763106" w:rsidP="00763106">
            <w:pPr>
              <w:jc w:val="center"/>
              <w:rPr>
                <w:lang w:val="en-GB" w:eastAsia="en-US"/>
              </w:rPr>
            </w:pPr>
            <w:r w:rsidRPr="00763106">
              <w:rPr>
                <w:bCs/>
                <w:lang w:val="en-US"/>
              </w:rPr>
              <w:t>185</w:t>
            </w:r>
          </w:p>
        </w:tc>
        <w:tc>
          <w:tcPr>
            <w:tcW w:w="1239" w:type="pct"/>
          </w:tcPr>
          <w:p w14:paraId="7C755FAD" w14:textId="77777777" w:rsidR="00763106" w:rsidRPr="00763106" w:rsidRDefault="00763106" w:rsidP="00763106">
            <w:pPr>
              <w:jc w:val="center"/>
              <w:rPr>
                <w:lang w:val="en-GB" w:eastAsia="en-US"/>
              </w:rPr>
            </w:pPr>
            <w:r w:rsidRPr="00763106">
              <w:rPr>
                <w:bCs/>
                <w:lang w:val="en-US"/>
              </w:rPr>
              <w:t>-18.66</w:t>
            </w:r>
          </w:p>
        </w:tc>
      </w:tr>
      <w:tr w:rsidR="00763106" w:rsidRPr="00763106" w14:paraId="5219A322" w14:textId="77777777" w:rsidTr="00FE55DC">
        <w:trPr>
          <w:trHeight w:val="126"/>
          <w:jc w:val="center"/>
        </w:trPr>
        <w:tc>
          <w:tcPr>
            <w:tcW w:w="1250" w:type="pct"/>
          </w:tcPr>
          <w:p w14:paraId="7C6F99B6" w14:textId="77777777" w:rsidR="00763106" w:rsidRPr="00763106" w:rsidRDefault="00763106" w:rsidP="00763106">
            <w:pPr>
              <w:jc w:val="left"/>
              <w:rPr>
                <w:lang w:val="en-GB" w:eastAsia="en-US"/>
              </w:rPr>
            </w:pPr>
            <w:r w:rsidRPr="00763106">
              <w:rPr>
                <w:bCs/>
                <w:lang w:val="en-US"/>
              </w:rPr>
              <w:t>Apr 23</w:t>
            </w:r>
          </w:p>
        </w:tc>
        <w:tc>
          <w:tcPr>
            <w:tcW w:w="1269" w:type="pct"/>
          </w:tcPr>
          <w:p w14:paraId="6068DF70" w14:textId="77777777" w:rsidR="00763106" w:rsidRPr="00763106" w:rsidRDefault="00763106" w:rsidP="00763106">
            <w:pPr>
              <w:jc w:val="center"/>
              <w:rPr>
                <w:lang w:val="en-GB" w:eastAsia="en-US"/>
              </w:rPr>
            </w:pPr>
            <w:r w:rsidRPr="00763106">
              <w:rPr>
                <w:bCs/>
                <w:lang w:val="en-US"/>
              </w:rPr>
              <w:t>603</w:t>
            </w:r>
          </w:p>
        </w:tc>
        <w:tc>
          <w:tcPr>
            <w:tcW w:w="1242" w:type="pct"/>
          </w:tcPr>
          <w:p w14:paraId="3250C380" w14:textId="77777777" w:rsidR="00763106" w:rsidRPr="00763106" w:rsidRDefault="00763106" w:rsidP="00763106">
            <w:pPr>
              <w:jc w:val="center"/>
              <w:rPr>
                <w:lang w:val="en-GB" w:eastAsia="en-US"/>
              </w:rPr>
            </w:pPr>
            <w:r w:rsidRPr="00763106">
              <w:rPr>
                <w:bCs/>
                <w:lang w:val="en-US"/>
              </w:rPr>
              <w:t>639</w:t>
            </w:r>
          </w:p>
        </w:tc>
        <w:tc>
          <w:tcPr>
            <w:tcW w:w="1239" w:type="pct"/>
          </w:tcPr>
          <w:p w14:paraId="5F68C9FC" w14:textId="77777777" w:rsidR="00763106" w:rsidRPr="00763106" w:rsidRDefault="00763106" w:rsidP="00763106">
            <w:pPr>
              <w:jc w:val="center"/>
              <w:rPr>
                <w:lang w:val="en-GB" w:eastAsia="en-US"/>
              </w:rPr>
            </w:pPr>
            <w:r w:rsidRPr="00763106">
              <w:rPr>
                <w:bCs/>
                <w:lang w:val="en-US"/>
              </w:rPr>
              <w:t>-5.65</w:t>
            </w:r>
          </w:p>
        </w:tc>
      </w:tr>
    </w:tbl>
    <w:p w14:paraId="3C944058" w14:textId="6D171FCB" w:rsidR="00D36FF1" w:rsidRDefault="00D36FF1" w:rsidP="003D499A">
      <w:pPr>
        <w:pStyle w:val="Caption"/>
      </w:pPr>
      <w:bookmarkStart w:id="203" w:name="_Ref129686309"/>
      <w:bookmarkStart w:id="204" w:name="_Toc130236186"/>
      <w:r w:rsidRPr="00953BC7">
        <w:t xml:space="preserve">Table </w:t>
      </w:r>
      <w:r w:rsidR="00032ED4">
        <w:fldChar w:fldCharType="begin"/>
      </w:r>
      <w:r w:rsidR="00032ED4">
        <w:instrText xml:space="preserve"> STYLEREF 1 \s </w:instrText>
      </w:r>
      <w:r w:rsidR="00032ED4">
        <w:fldChar w:fldCharType="separate"/>
      </w:r>
      <w:r w:rsidR="00BA1CC9">
        <w:rPr>
          <w:noProof/>
        </w:rPr>
        <w:t>9</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2</w:t>
      </w:r>
      <w:r w:rsidR="00032ED4">
        <w:fldChar w:fldCharType="end"/>
      </w:r>
      <w:bookmarkEnd w:id="203"/>
      <w:r w:rsidRPr="00953BC7">
        <w:t xml:space="preserve">: </w:t>
      </w:r>
      <w:proofErr w:type="spellStart"/>
      <w:r>
        <w:t>Vergelegen</w:t>
      </w:r>
      <w:proofErr w:type="spellEnd"/>
      <w:r w:rsidRPr="00953BC7">
        <w:t xml:space="preserve"> </w:t>
      </w:r>
      <w:r w:rsidR="00F26292">
        <w:t>I</w:t>
      </w:r>
      <w:r w:rsidRPr="00953BC7">
        <w:t xml:space="preserve">rradiation </w:t>
      </w:r>
      <w:r>
        <w:t xml:space="preserve">and </w:t>
      </w:r>
      <w:r w:rsidR="009A251B">
        <w:t>forecast</w:t>
      </w:r>
      <w:r w:rsidR="00667F0E">
        <w:t>.</w:t>
      </w:r>
      <w:bookmarkEnd w:id="204"/>
    </w:p>
    <w:p w14:paraId="1E754683" w14:textId="77777777" w:rsidR="00431020" w:rsidRPr="00431020" w:rsidRDefault="00431020" w:rsidP="0030123C"/>
    <w:bookmarkEnd w:id="202"/>
    <w:p w14:paraId="141EE190" w14:textId="77777777" w:rsidR="00DC241C" w:rsidRDefault="00412DEC" w:rsidP="003D499A">
      <w:r w:rsidRPr="00412DEC">
        <w:t>The actual irradiation was 2</w:t>
      </w:r>
      <w:r>
        <w:t>47</w:t>
      </w:r>
      <w:r w:rsidRPr="00412DEC">
        <w:t xml:space="preserve"> kWh/m</w:t>
      </w:r>
      <w:r w:rsidRPr="006D457A">
        <w:rPr>
          <w:vertAlign w:val="superscript"/>
        </w:rPr>
        <w:t>2</w:t>
      </w:r>
      <w:r w:rsidRPr="00412DEC">
        <w:t xml:space="preserve">, </w:t>
      </w:r>
      <w:r>
        <w:t xml:space="preserve">1.26 </w:t>
      </w:r>
      <w:r w:rsidRPr="00412DEC">
        <w:t>% lower than the forecasted irradiation of 2</w:t>
      </w:r>
      <w:r>
        <w:t>51</w:t>
      </w:r>
      <w:r w:rsidRPr="00412DEC">
        <w:t>kWh/m</w:t>
      </w:r>
      <w:r w:rsidRPr="006D457A">
        <w:rPr>
          <w:vertAlign w:val="superscript"/>
        </w:rPr>
        <w:t>2</w:t>
      </w:r>
      <w:r w:rsidRPr="00412DEC">
        <w:t xml:space="preserve">. This should have resulted in </w:t>
      </w:r>
      <w:r w:rsidR="007D6278">
        <w:t>l</w:t>
      </w:r>
      <w:r w:rsidRPr="00412DEC">
        <w:t>ower production. This suggests that the solar panels received less sunlight than expected during the month of January</w:t>
      </w:r>
      <w:r w:rsidR="007D6278">
        <w:t xml:space="preserve">. The </w:t>
      </w:r>
      <w:r w:rsidR="00DC241C">
        <w:t>possible reason would be poor weather condition</w:t>
      </w:r>
      <w:r w:rsidR="00FC70B9">
        <w:t>s</w:t>
      </w:r>
      <w:r w:rsidR="00DC241C">
        <w:t xml:space="preserve"> with cloud cover.</w:t>
      </w:r>
    </w:p>
    <w:p w14:paraId="7FC02035" w14:textId="77777777" w:rsidR="00C3627C" w:rsidRPr="00470A0A" w:rsidRDefault="003A1DA3" w:rsidP="003D499A">
      <w:r>
        <w:br w:type="page"/>
      </w:r>
    </w:p>
    <w:p w14:paraId="08A09BBA" w14:textId="77777777" w:rsidR="00C3627C" w:rsidRPr="00470A0A" w:rsidRDefault="00C3627C" w:rsidP="003D499A"/>
    <w:p w14:paraId="1482D576" w14:textId="77777777" w:rsidR="00C3627C" w:rsidRDefault="00C3627C" w:rsidP="003D499A">
      <w:pPr>
        <w:pStyle w:val="Heading2"/>
      </w:pPr>
      <w:bookmarkStart w:id="205" w:name="_Toc130236244"/>
      <w:r w:rsidRPr="00953BC7">
        <w:t xml:space="preserve">Availability </w:t>
      </w:r>
      <w:r>
        <w:t>Vs Forecast</w:t>
      </w:r>
      <w:bookmarkEnd w:id="205"/>
    </w:p>
    <w:p w14:paraId="7A43CDC1" w14:textId="77777777" w:rsidR="00C3627C" w:rsidRPr="00C949E2" w:rsidRDefault="00C3627C" w:rsidP="003D499A"/>
    <w:p w14:paraId="163966AB" w14:textId="77777777" w:rsidR="005E47CD" w:rsidRDefault="00543DD6" w:rsidP="003D499A">
      <w:pPr>
        <w:rPr>
          <w:lang w:eastAsia="en-US"/>
        </w:rPr>
      </w:pPr>
      <w:r w:rsidRPr="00543DD6">
        <w:rPr>
          <w:lang w:eastAsia="en-US"/>
        </w:rPr>
        <w:t xml:space="preserve">The </w:t>
      </w:r>
      <w:r w:rsidRPr="00543DD6" w:rsidDel="00EE550C">
        <w:rPr>
          <w:lang w:eastAsia="en-US"/>
        </w:rPr>
        <w:t xml:space="preserve">Operator </w:t>
      </w:r>
      <w:r w:rsidRPr="00543DD6" w:rsidDel="008F4AA4">
        <w:rPr>
          <w:lang w:eastAsia="en-US"/>
        </w:rPr>
        <w:t>has</w:t>
      </w:r>
      <w:r w:rsidRPr="00543DD6">
        <w:rPr>
          <w:lang w:eastAsia="en-US"/>
        </w:rPr>
        <w:t xml:space="preserve"> stated a minimum guaranteed availability of 95 % in their monthly reports. Harmattan has used this guaranteed availability to compare with the actual availability from the </w:t>
      </w:r>
      <w:r w:rsidR="007F64B9">
        <w:rPr>
          <w:lang w:eastAsia="en-US"/>
        </w:rPr>
        <w:t>SCADA</w:t>
      </w:r>
      <w:r w:rsidRPr="00543DD6">
        <w:rPr>
          <w:lang w:eastAsia="en-US"/>
        </w:rPr>
        <w:t>.</w:t>
      </w:r>
    </w:p>
    <w:p w14:paraId="332463D9" w14:textId="77777777" w:rsidR="00763106" w:rsidRDefault="00763106" w:rsidP="003D499A">
      <w:pPr>
        <w:rPr>
          <w:lang w:eastAsia="en-US"/>
        </w:rPr>
      </w:pPr>
    </w:p>
    <w:tbl>
      <w:tblPr>
        <w:tblStyle w:val="TableGridLight"/>
        <w:tblW w:w="5000" w:type="pct"/>
        <w:tblLook w:val="04A0" w:firstRow="1" w:lastRow="0" w:firstColumn="1" w:lastColumn="0" w:noHBand="0" w:noVBand="1"/>
      </w:tblPr>
      <w:tblGrid>
        <w:gridCol w:w="2429"/>
        <w:gridCol w:w="2415"/>
        <w:gridCol w:w="2312"/>
        <w:gridCol w:w="2383"/>
      </w:tblGrid>
      <w:tr w:rsidR="00763106" w:rsidRPr="00763106" w14:paraId="13DA8BBA" w14:textId="77777777" w:rsidTr="00FE55DC">
        <w:trPr>
          <w:trHeight w:val="238"/>
        </w:trPr>
        <w:tc>
          <w:tcPr>
            <w:tcW w:w="5000" w:type="pct"/>
            <w:gridSpan w:val="4"/>
            <w:shd w:val="clear" w:color="auto" w:fill="5F0500"/>
          </w:tcPr>
          <w:p w14:paraId="16173861" w14:textId="77777777" w:rsidR="00763106" w:rsidRPr="00763106" w:rsidRDefault="00763106" w:rsidP="00763106">
            <w:pPr>
              <w:jc w:val="center"/>
              <w:rPr>
                <w:b/>
                <w:bCs/>
                <w:lang w:val="en-GB"/>
              </w:rPr>
            </w:pPr>
            <w:r w:rsidRPr="00763106">
              <w:rPr>
                <w:b/>
                <w:bCs/>
                <w:lang w:val="en-GB"/>
              </w:rPr>
              <w:t>Availability (%)</w:t>
            </w:r>
          </w:p>
        </w:tc>
      </w:tr>
      <w:tr w:rsidR="00763106" w:rsidRPr="00763106" w14:paraId="5F60A9A6" w14:textId="77777777" w:rsidTr="00FE55DC">
        <w:trPr>
          <w:trHeight w:val="238"/>
        </w:trPr>
        <w:tc>
          <w:tcPr>
            <w:tcW w:w="1273" w:type="pct"/>
            <w:shd w:val="clear" w:color="auto" w:fill="5F0500"/>
          </w:tcPr>
          <w:p w14:paraId="422F11AC" w14:textId="77777777" w:rsidR="00763106" w:rsidRPr="00763106" w:rsidRDefault="00763106" w:rsidP="00763106">
            <w:pPr>
              <w:jc w:val="left"/>
              <w:rPr>
                <w:b/>
                <w:bCs/>
                <w:lang w:val="en-GB" w:eastAsia="en-US"/>
              </w:rPr>
            </w:pPr>
            <w:r w:rsidRPr="00763106">
              <w:rPr>
                <w:b/>
                <w:bCs/>
                <w:lang w:val="en-GB" w:eastAsia="en-US"/>
              </w:rPr>
              <w:t>Month</w:t>
            </w:r>
          </w:p>
        </w:tc>
        <w:tc>
          <w:tcPr>
            <w:tcW w:w="1266" w:type="pct"/>
            <w:shd w:val="clear" w:color="auto" w:fill="5F0500"/>
          </w:tcPr>
          <w:p w14:paraId="22C5C8AE" w14:textId="77777777" w:rsidR="00763106" w:rsidRPr="00763106" w:rsidRDefault="00763106" w:rsidP="00763106">
            <w:pPr>
              <w:jc w:val="center"/>
              <w:rPr>
                <w:b/>
                <w:bCs/>
                <w:lang w:val="en-US"/>
              </w:rPr>
            </w:pPr>
            <w:r w:rsidRPr="00763106">
              <w:rPr>
                <w:b/>
                <w:bCs/>
                <w:lang w:val="en-GB"/>
              </w:rPr>
              <w:t xml:space="preserve">Actual </w:t>
            </w:r>
          </w:p>
        </w:tc>
        <w:tc>
          <w:tcPr>
            <w:tcW w:w="1212" w:type="pct"/>
            <w:shd w:val="clear" w:color="auto" w:fill="5F0500"/>
          </w:tcPr>
          <w:p w14:paraId="18B082D8" w14:textId="77777777" w:rsidR="00763106" w:rsidRPr="00763106" w:rsidRDefault="00763106" w:rsidP="00763106">
            <w:pPr>
              <w:jc w:val="center"/>
              <w:rPr>
                <w:b/>
                <w:bCs/>
                <w:lang w:val="en-GB" w:eastAsia="en-US"/>
              </w:rPr>
            </w:pPr>
            <w:r w:rsidRPr="00763106">
              <w:rPr>
                <w:b/>
                <w:bCs/>
                <w:lang w:val="en-GB"/>
              </w:rPr>
              <w:t>Forecast</w:t>
            </w:r>
          </w:p>
        </w:tc>
        <w:tc>
          <w:tcPr>
            <w:tcW w:w="1249" w:type="pct"/>
            <w:shd w:val="clear" w:color="auto" w:fill="5F0500"/>
          </w:tcPr>
          <w:p w14:paraId="469864D2" w14:textId="77777777" w:rsidR="00763106" w:rsidRPr="00763106" w:rsidRDefault="00763106" w:rsidP="00763106">
            <w:pPr>
              <w:jc w:val="center"/>
              <w:rPr>
                <w:b/>
                <w:bCs/>
                <w:lang w:val="en-GB" w:eastAsia="en-US"/>
              </w:rPr>
            </w:pPr>
            <w:r w:rsidRPr="00763106">
              <w:rPr>
                <w:b/>
                <w:bCs/>
                <w:lang w:val="en-GB"/>
              </w:rPr>
              <w:t>Delta (%)</w:t>
            </w:r>
          </w:p>
        </w:tc>
      </w:tr>
      <w:tr w:rsidR="00763106" w:rsidRPr="00763106" w14:paraId="3A0A4629" w14:textId="77777777" w:rsidTr="00FE55DC">
        <w:trPr>
          <w:trHeight w:val="116"/>
        </w:trPr>
        <w:tc>
          <w:tcPr>
            <w:tcW w:w="1273" w:type="pct"/>
          </w:tcPr>
          <w:p w14:paraId="1A592B96" w14:textId="77777777" w:rsidR="00763106" w:rsidRPr="00763106" w:rsidRDefault="00763106" w:rsidP="00763106">
            <w:pPr>
              <w:jc w:val="left"/>
              <w:rPr>
                <w:lang w:val="en-GB" w:eastAsia="en-US"/>
              </w:rPr>
            </w:pPr>
            <w:r w:rsidRPr="00763106">
              <w:rPr>
                <w:bCs/>
                <w:lang w:val="en-US"/>
              </w:rPr>
              <w:t>Jan 23</w:t>
            </w:r>
          </w:p>
        </w:tc>
        <w:tc>
          <w:tcPr>
            <w:tcW w:w="1266" w:type="pct"/>
          </w:tcPr>
          <w:p w14:paraId="69E9CAA5" w14:textId="77777777" w:rsidR="00763106" w:rsidRPr="00763106" w:rsidRDefault="00763106" w:rsidP="00763106">
            <w:pPr>
              <w:jc w:val="center"/>
              <w:rPr>
                <w:lang w:val="en-GB" w:eastAsia="en-US"/>
              </w:rPr>
            </w:pPr>
            <w:r w:rsidRPr="00763106">
              <w:rPr>
                <w:bCs/>
                <w:lang w:val="en-US"/>
              </w:rPr>
              <w:t>85</w:t>
            </w:r>
          </w:p>
        </w:tc>
        <w:tc>
          <w:tcPr>
            <w:tcW w:w="1212" w:type="pct"/>
          </w:tcPr>
          <w:p w14:paraId="490FFBC6" w14:textId="77777777" w:rsidR="00763106" w:rsidRPr="00763106" w:rsidRDefault="00763106" w:rsidP="00763106">
            <w:pPr>
              <w:jc w:val="center"/>
              <w:rPr>
                <w:lang w:val="en-GB" w:eastAsia="en-US"/>
              </w:rPr>
            </w:pPr>
            <w:r w:rsidRPr="00763106">
              <w:rPr>
                <w:bCs/>
                <w:lang w:val="en-US"/>
              </w:rPr>
              <w:t>95</w:t>
            </w:r>
          </w:p>
        </w:tc>
        <w:tc>
          <w:tcPr>
            <w:tcW w:w="1249" w:type="pct"/>
          </w:tcPr>
          <w:p w14:paraId="053AC0FC" w14:textId="77777777" w:rsidR="00763106" w:rsidRPr="00763106" w:rsidRDefault="00763106" w:rsidP="00763106">
            <w:pPr>
              <w:jc w:val="center"/>
              <w:rPr>
                <w:lang w:val="en-GB" w:eastAsia="en-US"/>
              </w:rPr>
            </w:pPr>
            <w:r w:rsidRPr="00763106">
              <w:rPr>
                <w:bCs/>
                <w:lang w:val="en-US"/>
              </w:rPr>
              <w:t>-10.71</w:t>
            </w:r>
          </w:p>
        </w:tc>
      </w:tr>
      <w:tr w:rsidR="00763106" w:rsidRPr="00763106" w14:paraId="25FE18AA" w14:textId="77777777" w:rsidTr="00FE55DC">
        <w:trPr>
          <w:trHeight w:val="116"/>
        </w:trPr>
        <w:tc>
          <w:tcPr>
            <w:tcW w:w="1273" w:type="pct"/>
          </w:tcPr>
          <w:p w14:paraId="373258BB" w14:textId="77777777" w:rsidR="00763106" w:rsidRPr="00763106" w:rsidRDefault="00763106" w:rsidP="00763106">
            <w:pPr>
              <w:jc w:val="left"/>
              <w:rPr>
                <w:lang w:val="en-GB" w:eastAsia="en-US"/>
              </w:rPr>
            </w:pPr>
            <w:r w:rsidRPr="00763106">
              <w:rPr>
                <w:bCs/>
                <w:lang w:val="en-US"/>
              </w:rPr>
              <w:t>Feb 23</w:t>
            </w:r>
          </w:p>
        </w:tc>
        <w:tc>
          <w:tcPr>
            <w:tcW w:w="1266" w:type="pct"/>
          </w:tcPr>
          <w:p w14:paraId="2182BC80" w14:textId="77777777" w:rsidR="00763106" w:rsidRPr="00763106" w:rsidRDefault="00763106" w:rsidP="00763106">
            <w:pPr>
              <w:jc w:val="center"/>
              <w:rPr>
                <w:lang w:val="en-GB" w:eastAsia="en-US"/>
              </w:rPr>
            </w:pPr>
            <w:r w:rsidRPr="00763106">
              <w:rPr>
                <w:bCs/>
                <w:lang w:val="en-US"/>
              </w:rPr>
              <w:t>54</w:t>
            </w:r>
          </w:p>
        </w:tc>
        <w:tc>
          <w:tcPr>
            <w:tcW w:w="1212" w:type="pct"/>
          </w:tcPr>
          <w:p w14:paraId="2F8647AD" w14:textId="77777777" w:rsidR="00763106" w:rsidRPr="00763106" w:rsidRDefault="00763106" w:rsidP="00763106">
            <w:pPr>
              <w:jc w:val="center"/>
              <w:rPr>
                <w:lang w:val="en-GB" w:eastAsia="en-US"/>
              </w:rPr>
            </w:pPr>
            <w:r w:rsidRPr="00763106">
              <w:rPr>
                <w:bCs/>
                <w:lang w:val="en-US"/>
              </w:rPr>
              <w:t>95</w:t>
            </w:r>
          </w:p>
        </w:tc>
        <w:tc>
          <w:tcPr>
            <w:tcW w:w="1249" w:type="pct"/>
          </w:tcPr>
          <w:p w14:paraId="4D789522" w14:textId="77777777" w:rsidR="00763106" w:rsidRPr="00763106" w:rsidRDefault="00763106" w:rsidP="00763106">
            <w:pPr>
              <w:jc w:val="center"/>
              <w:rPr>
                <w:lang w:val="en-GB" w:eastAsia="en-US"/>
              </w:rPr>
            </w:pPr>
            <w:r w:rsidRPr="00763106">
              <w:rPr>
                <w:bCs/>
                <w:lang w:val="en-US"/>
              </w:rPr>
              <w:t>-43.13</w:t>
            </w:r>
          </w:p>
        </w:tc>
      </w:tr>
      <w:tr w:rsidR="00763106" w:rsidRPr="00763106" w14:paraId="4125A969" w14:textId="77777777" w:rsidTr="00FE55DC">
        <w:trPr>
          <w:trHeight w:val="116"/>
        </w:trPr>
        <w:tc>
          <w:tcPr>
            <w:tcW w:w="1273" w:type="pct"/>
          </w:tcPr>
          <w:p w14:paraId="2004E709" w14:textId="77777777" w:rsidR="00763106" w:rsidRPr="00763106" w:rsidRDefault="00763106" w:rsidP="00763106">
            <w:pPr>
              <w:jc w:val="left"/>
              <w:rPr>
                <w:lang w:val="en-GB" w:eastAsia="en-US"/>
              </w:rPr>
            </w:pPr>
            <w:r w:rsidRPr="00763106">
              <w:rPr>
                <w:bCs/>
                <w:lang w:val="en-US"/>
              </w:rPr>
              <w:t>Mar 23</w:t>
            </w:r>
          </w:p>
        </w:tc>
        <w:tc>
          <w:tcPr>
            <w:tcW w:w="1266" w:type="pct"/>
          </w:tcPr>
          <w:p w14:paraId="771FFD5D" w14:textId="77777777" w:rsidR="00763106" w:rsidRPr="00763106" w:rsidRDefault="00763106" w:rsidP="00763106">
            <w:pPr>
              <w:jc w:val="center"/>
              <w:rPr>
                <w:lang w:val="en-GB" w:eastAsia="en-US"/>
              </w:rPr>
            </w:pPr>
            <w:r w:rsidRPr="00763106">
              <w:rPr>
                <w:bCs/>
                <w:lang w:val="en-US"/>
              </w:rPr>
              <w:t>82</w:t>
            </w:r>
          </w:p>
        </w:tc>
        <w:tc>
          <w:tcPr>
            <w:tcW w:w="1212" w:type="pct"/>
          </w:tcPr>
          <w:p w14:paraId="2147C25C" w14:textId="77777777" w:rsidR="00763106" w:rsidRPr="00763106" w:rsidRDefault="00763106" w:rsidP="00763106">
            <w:pPr>
              <w:jc w:val="center"/>
              <w:rPr>
                <w:lang w:val="en-GB" w:eastAsia="en-US"/>
              </w:rPr>
            </w:pPr>
            <w:r w:rsidRPr="00763106">
              <w:rPr>
                <w:bCs/>
                <w:lang w:val="en-US"/>
              </w:rPr>
              <w:t>95</w:t>
            </w:r>
          </w:p>
        </w:tc>
        <w:tc>
          <w:tcPr>
            <w:tcW w:w="1249" w:type="pct"/>
          </w:tcPr>
          <w:p w14:paraId="58F81AB6" w14:textId="77777777" w:rsidR="00763106" w:rsidRPr="00763106" w:rsidRDefault="00763106" w:rsidP="00763106">
            <w:pPr>
              <w:jc w:val="center"/>
              <w:rPr>
                <w:lang w:val="en-GB" w:eastAsia="en-US"/>
              </w:rPr>
            </w:pPr>
            <w:r w:rsidRPr="00763106">
              <w:rPr>
                <w:bCs/>
                <w:lang w:val="en-US"/>
              </w:rPr>
              <w:t>-13.65</w:t>
            </w:r>
          </w:p>
        </w:tc>
      </w:tr>
      <w:tr w:rsidR="00763106" w:rsidRPr="00763106" w14:paraId="32E1CE8A" w14:textId="77777777" w:rsidTr="00FE55DC">
        <w:trPr>
          <w:trHeight w:val="116"/>
        </w:trPr>
        <w:tc>
          <w:tcPr>
            <w:tcW w:w="1273" w:type="pct"/>
          </w:tcPr>
          <w:p w14:paraId="5CE0ED32" w14:textId="77777777" w:rsidR="00763106" w:rsidRPr="00763106" w:rsidRDefault="00763106" w:rsidP="00763106">
            <w:pPr>
              <w:jc w:val="left"/>
              <w:rPr>
                <w:lang w:val="en-GB" w:eastAsia="en-US"/>
              </w:rPr>
            </w:pPr>
            <w:r w:rsidRPr="00763106">
              <w:rPr>
                <w:bCs/>
                <w:lang w:val="en-US"/>
              </w:rPr>
              <w:t>Apr 23</w:t>
            </w:r>
          </w:p>
        </w:tc>
        <w:tc>
          <w:tcPr>
            <w:tcW w:w="1266" w:type="pct"/>
          </w:tcPr>
          <w:p w14:paraId="3BF87F04" w14:textId="77777777" w:rsidR="00763106" w:rsidRPr="00763106" w:rsidRDefault="00763106" w:rsidP="00763106">
            <w:pPr>
              <w:jc w:val="center"/>
              <w:rPr>
                <w:lang w:val="en-GB" w:eastAsia="en-US"/>
              </w:rPr>
            </w:pPr>
            <w:r w:rsidRPr="00763106">
              <w:rPr>
                <w:bCs/>
                <w:lang w:val="en-US"/>
              </w:rPr>
              <w:t>74</w:t>
            </w:r>
          </w:p>
        </w:tc>
        <w:tc>
          <w:tcPr>
            <w:tcW w:w="1212" w:type="pct"/>
          </w:tcPr>
          <w:p w14:paraId="472D8CDA" w14:textId="77777777" w:rsidR="00763106" w:rsidRPr="00763106" w:rsidRDefault="00763106" w:rsidP="00763106">
            <w:pPr>
              <w:jc w:val="center"/>
              <w:rPr>
                <w:lang w:val="en-GB" w:eastAsia="en-US"/>
              </w:rPr>
            </w:pPr>
            <w:r w:rsidRPr="00763106">
              <w:rPr>
                <w:bCs/>
                <w:lang w:val="en-US"/>
              </w:rPr>
              <w:t>95</w:t>
            </w:r>
          </w:p>
        </w:tc>
        <w:tc>
          <w:tcPr>
            <w:tcW w:w="1249" w:type="pct"/>
          </w:tcPr>
          <w:p w14:paraId="39815D37" w14:textId="77777777" w:rsidR="00763106" w:rsidRPr="00763106" w:rsidRDefault="00763106" w:rsidP="00763106">
            <w:pPr>
              <w:jc w:val="center"/>
              <w:rPr>
                <w:lang w:val="en-GB" w:eastAsia="en-US"/>
              </w:rPr>
            </w:pPr>
            <w:r w:rsidRPr="00763106">
              <w:rPr>
                <w:bCs/>
                <w:lang w:val="en-US"/>
              </w:rPr>
              <w:t>-22.49</w:t>
            </w:r>
          </w:p>
        </w:tc>
      </w:tr>
    </w:tbl>
    <w:p w14:paraId="1BBD4985" w14:textId="0B82B2B2" w:rsidR="00D36FF1" w:rsidRDefault="00D36FF1" w:rsidP="003D499A">
      <w:pPr>
        <w:pStyle w:val="Caption"/>
      </w:pPr>
      <w:bookmarkStart w:id="206" w:name="_Toc130236187"/>
      <w:r w:rsidRPr="00953BC7">
        <w:t xml:space="preserve">Table </w:t>
      </w:r>
      <w:r w:rsidR="00032ED4">
        <w:fldChar w:fldCharType="begin"/>
      </w:r>
      <w:r w:rsidR="00032ED4">
        <w:instrText xml:space="preserve"> STYLEREF 1 \s </w:instrText>
      </w:r>
      <w:r w:rsidR="00032ED4">
        <w:fldChar w:fldCharType="separate"/>
      </w:r>
      <w:r w:rsidR="00BA1CC9">
        <w:rPr>
          <w:noProof/>
        </w:rPr>
        <w:t>9</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3</w:t>
      </w:r>
      <w:r w:rsidR="00032ED4">
        <w:fldChar w:fldCharType="end"/>
      </w:r>
      <w:r w:rsidRPr="00953BC7">
        <w:t xml:space="preserve">: </w:t>
      </w:r>
      <w:bookmarkStart w:id="207" w:name="_Hlk129259457"/>
      <w:proofErr w:type="spellStart"/>
      <w:r>
        <w:t>Vergelegen</w:t>
      </w:r>
      <w:proofErr w:type="spellEnd"/>
      <w:r w:rsidRPr="00953BC7">
        <w:t xml:space="preserve"> Availability and </w:t>
      </w:r>
      <w:r>
        <w:t>Guaranteed</w:t>
      </w:r>
      <w:bookmarkEnd w:id="206"/>
      <w:bookmarkEnd w:id="207"/>
    </w:p>
    <w:p w14:paraId="47BA2E6F" w14:textId="77777777" w:rsidR="006819C0" w:rsidRPr="006819C0" w:rsidRDefault="006819C0" w:rsidP="0030123C"/>
    <w:p w14:paraId="4C943E3A" w14:textId="77777777" w:rsidR="006819C0" w:rsidRDefault="006819C0" w:rsidP="003D499A">
      <w:r w:rsidRPr="008908A6">
        <w:t xml:space="preserve">Achieved availability was </w:t>
      </w:r>
      <w:r>
        <w:t>85</w:t>
      </w:r>
      <w:r w:rsidRPr="008908A6">
        <w:t>%, while the forecast availability was 95%, resulting in a variance of -</w:t>
      </w:r>
      <w:r>
        <w:t>10.71</w:t>
      </w:r>
      <w:r w:rsidRPr="008908A6">
        <w:t>%.</w:t>
      </w:r>
      <w:r w:rsidRPr="00633546">
        <w:t xml:space="preserve"> </w:t>
      </w:r>
    </w:p>
    <w:p w14:paraId="6E24121B" w14:textId="77777777" w:rsidR="006819C0" w:rsidRPr="009F52EF" w:rsidRDefault="006819C0" w:rsidP="003D499A"/>
    <w:p w14:paraId="78D78A3E" w14:textId="77777777" w:rsidR="006819C0" w:rsidRDefault="006819C0" w:rsidP="003D499A">
      <w:r>
        <w:t>Availability is reduced by risks for which the Operator is not responsible. As an example, equipment failures affect availability, but Project switch offs due to force majeure would not. The full calculation methodology can be found in Appendix A1.</w:t>
      </w:r>
    </w:p>
    <w:p w14:paraId="7FDF7736" w14:textId="77777777" w:rsidR="006819C0" w:rsidRDefault="006819C0" w:rsidP="003D499A"/>
    <w:p w14:paraId="3AED5B36" w14:textId="77777777" w:rsidR="006819C0" w:rsidRDefault="00C233D5" w:rsidP="003D499A">
      <w:r w:rsidRPr="00C233D5">
        <w:t>Possible factors that could have contributed to the low availability include unexpected downtime such as the high levels of load shedding, experienced by the Project. grid maintenance works, and normal faults. Load shedding is employer risk, but the Operator SCADA cannot distinguish between normal system loss, grid maintenance loss and loadshedding losses, the risk is on the Operator as they must prove that the system was down due to loadshedding. The availability does not reconcile load shedding and thus the Operator must manually record loadshedding. Furthermore, the Operator has stated that sometimes the power only goes off a little bit later and other times it's like clockwork. Additionally, the inverters take some time to start up, which also needs to be accounted for.</w:t>
      </w:r>
    </w:p>
    <w:p w14:paraId="3ED1058D" w14:textId="77777777" w:rsidR="00C233D5" w:rsidRDefault="00C233D5" w:rsidP="003D499A"/>
    <w:p w14:paraId="73CED161" w14:textId="77777777" w:rsidR="006819C0" w:rsidRDefault="006819C0" w:rsidP="003D499A">
      <w:r>
        <w:t>We recommend that the Operator improve data logging on the system as it is not clear from the SCADA when load shedding took place due to the unpredictability of loadshedding.</w:t>
      </w:r>
    </w:p>
    <w:p w14:paraId="60436A4D" w14:textId="77777777" w:rsidR="00567158" w:rsidRDefault="00567158" w:rsidP="003D499A"/>
    <w:p w14:paraId="1551F3C0" w14:textId="77777777" w:rsidR="00C3627C" w:rsidRPr="00953BC7" w:rsidRDefault="00C3627C" w:rsidP="003D499A">
      <w:pPr>
        <w:pStyle w:val="Heading2"/>
      </w:pPr>
      <w:bookmarkStart w:id="208" w:name="_Toc130236245"/>
      <w:r w:rsidRPr="00953BC7">
        <w:t xml:space="preserve">Performance Ratio </w:t>
      </w:r>
      <w:r>
        <w:t>Vs Forecast</w:t>
      </w:r>
      <w:bookmarkEnd w:id="208"/>
    </w:p>
    <w:p w14:paraId="0400D62F" w14:textId="77777777" w:rsidR="00C3627C" w:rsidRPr="00953BC7" w:rsidRDefault="00C3627C" w:rsidP="003D499A">
      <w:pPr>
        <w:rPr>
          <w:lang w:eastAsia="en-US"/>
        </w:rPr>
      </w:pPr>
    </w:p>
    <w:bookmarkStart w:id="209" w:name="_Hlk113815983"/>
    <w:p w14:paraId="2F257CDA" w14:textId="77777777" w:rsidR="00431020" w:rsidRDefault="003E392C" w:rsidP="003D499A">
      <w:pPr>
        <w:rPr>
          <w:lang w:eastAsia="en-US"/>
        </w:rPr>
      </w:pPr>
      <w:r>
        <w:rPr>
          <w:lang w:eastAsia="en-US"/>
        </w:rPr>
        <w:fldChar w:fldCharType="begin"/>
      </w:r>
      <w:r>
        <w:rPr>
          <w:lang w:eastAsia="en-US"/>
        </w:rPr>
        <w:instrText xml:space="preserve"> REF _Ref129686417 \h </w:instrText>
      </w:r>
      <w:r>
        <w:rPr>
          <w:lang w:eastAsia="en-US"/>
        </w:rPr>
      </w:r>
      <w:r>
        <w:rPr>
          <w:lang w:eastAsia="en-US"/>
        </w:rPr>
        <w:fldChar w:fldCharType="separate"/>
      </w:r>
      <w:r w:rsidR="0087758B" w:rsidRPr="005E47CD">
        <w:t xml:space="preserve">Table </w:t>
      </w:r>
      <w:r w:rsidR="0087758B">
        <w:rPr>
          <w:noProof/>
        </w:rPr>
        <w:t>9</w:t>
      </w:r>
      <w:r w:rsidR="0087758B">
        <w:noBreakHyphen/>
      </w:r>
      <w:r w:rsidR="0087758B">
        <w:rPr>
          <w:noProof/>
        </w:rPr>
        <w:t>4</w:t>
      </w:r>
      <w:r>
        <w:rPr>
          <w:lang w:eastAsia="en-US"/>
        </w:rPr>
        <w:fldChar w:fldCharType="end"/>
      </w:r>
      <w:r w:rsidR="00170085">
        <w:rPr>
          <w:lang w:eastAsia="en-US"/>
        </w:rPr>
        <w:t xml:space="preserve"> </w:t>
      </w:r>
      <w:r w:rsidR="00A97592" w:rsidRPr="00A97592">
        <w:rPr>
          <w:lang w:eastAsia="en-US"/>
        </w:rPr>
        <w:t>shows the measured and forecast performance ratio (PR) of the Project.</w:t>
      </w:r>
    </w:p>
    <w:p w14:paraId="4C337E60" w14:textId="77777777" w:rsidR="00763106" w:rsidRDefault="00763106" w:rsidP="003D499A">
      <w:pPr>
        <w:rPr>
          <w:lang w:eastAsia="en-US"/>
        </w:rPr>
      </w:pPr>
    </w:p>
    <w:tbl>
      <w:tblPr>
        <w:tblStyle w:val="TableGridLight"/>
        <w:tblW w:w="5000" w:type="pct"/>
        <w:tblLook w:val="04A0" w:firstRow="1" w:lastRow="0" w:firstColumn="1" w:lastColumn="0" w:noHBand="0" w:noVBand="1"/>
      </w:tblPr>
      <w:tblGrid>
        <w:gridCol w:w="2459"/>
        <w:gridCol w:w="2429"/>
        <w:gridCol w:w="2247"/>
        <w:gridCol w:w="2404"/>
      </w:tblGrid>
      <w:tr w:rsidR="00763106" w:rsidRPr="00763106" w14:paraId="5C9F132A" w14:textId="77777777" w:rsidTr="00FE55DC">
        <w:trPr>
          <w:trHeight w:val="243"/>
        </w:trPr>
        <w:tc>
          <w:tcPr>
            <w:tcW w:w="5000" w:type="pct"/>
            <w:gridSpan w:val="4"/>
            <w:shd w:val="clear" w:color="auto" w:fill="5F0500"/>
          </w:tcPr>
          <w:p w14:paraId="6E841824" w14:textId="77777777" w:rsidR="00763106" w:rsidRPr="00763106" w:rsidRDefault="00763106" w:rsidP="00763106">
            <w:pPr>
              <w:jc w:val="center"/>
              <w:rPr>
                <w:b/>
                <w:bCs/>
                <w:lang w:val="en-GB"/>
              </w:rPr>
            </w:pPr>
            <w:r w:rsidRPr="00763106">
              <w:rPr>
                <w:b/>
                <w:bCs/>
                <w:lang w:val="en-GB"/>
              </w:rPr>
              <w:t>Performance Ratio (%)</w:t>
            </w:r>
          </w:p>
        </w:tc>
      </w:tr>
      <w:tr w:rsidR="00763106" w:rsidRPr="00763106" w14:paraId="772DA84A" w14:textId="77777777" w:rsidTr="00FE55DC">
        <w:trPr>
          <w:trHeight w:val="243"/>
        </w:trPr>
        <w:tc>
          <w:tcPr>
            <w:tcW w:w="1289" w:type="pct"/>
            <w:shd w:val="clear" w:color="auto" w:fill="5F0500"/>
          </w:tcPr>
          <w:p w14:paraId="5DAF1649" w14:textId="77777777" w:rsidR="00763106" w:rsidRPr="00763106" w:rsidRDefault="00763106" w:rsidP="00763106">
            <w:pPr>
              <w:jc w:val="left"/>
              <w:rPr>
                <w:b/>
                <w:bCs/>
                <w:lang w:val="en-GB" w:eastAsia="en-US"/>
              </w:rPr>
            </w:pPr>
            <w:r w:rsidRPr="00763106">
              <w:rPr>
                <w:b/>
                <w:bCs/>
                <w:lang w:val="en-GB" w:eastAsia="en-US"/>
              </w:rPr>
              <w:t>Month</w:t>
            </w:r>
          </w:p>
        </w:tc>
        <w:tc>
          <w:tcPr>
            <w:tcW w:w="1273" w:type="pct"/>
            <w:shd w:val="clear" w:color="auto" w:fill="5F0500"/>
          </w:tcPr>
          <w:p w14:paraId="20F6DB2B" w14:textId="77777777" w:rsidR="00763106" w:rsidRPr="00763106" w:rsidRDefault="00763106" w:rsidP="00763106">
            <w:pPr>
              <w:jc w:val="center"/>
              <w:rPr>
                <w:b/>
                <w:bCs/>
                <w:lang w:val="en-US"/>
              </w:rPr>
            </w:pPr>
            <w:r w:rsidRPr="00763106">
              <w:rPr>
                <w:b/>
                <w:bCs/>
                <w:lang w:val="en-GB"/>
              </w:rPr>
              <w:t xml:space="preserve">Actual </w:t>
            </w:r>
          </w:p>
        </w:tc>
        <w:tc>
          <w:tcPr>
            <w:tcW w:w="1178" w:type="pct"/>
            <w:shd w:val="clear" w:color="auto" w:fill="5F0500"/>
          </w:tcPr>
          <w:p w14:paraId="3942C2A2" w14:textId="77777777" w:rsidR="00763106" w:rsidRPr="00763106" w:rsidRDefault="00763106" w:rsidP="00763106">
            <w:pPr>
              <w:jc w:val="center"/>
              <w:rPr>
                <w:b/>
                <w:bCs/>
                <w:lang w:val="en-US"/>
              </w:rPr>
            </w:pPr>
            <w:r w:rsidRPr="00763106">
              <w:rPr>
                <w:b/>
                <w:bCs/>
                <w:lang w:val="en-GB"/>
              </w:rPr>
              <w:t>Forecast</w:t>
            </w:r>
          </w:p>
        </w:tc>
        <w:tc>
          <w:tcPr>
            <w:tcW w:w="1260" w:type="pct"/>
            <w:shd w:val="clear" w:color="auto" w:fill="5F0500"/>
          </w:tcPr>
          <w:p w14:paraId="51319BAA" w14:textId="77777777" w:rsidR="00763106" w:rsidRPr="00763106" w:rsidRDefault="00763106" w:rsidP="00763106">
            <w:pPr>
              <w:jc w:val="center"/>
              <w:rPr>
                <w:b/>
                <w:bCs/>
                <w:lang w:val="en-GB" w:eastAsia="en-US"/>
              </w:rPr>
            </w:pPr>
            <w:r w:rsidRPr="00763106">
              <w:rPr>
                <w:b/>
                <w:bCs/>
                <w:lang w:val="en-GB"/>
              </w:rPr>
              <w:t>Delta (%)</w:t>
            </w:r>
          </w:p>
        </w:tc>
      </w:tr>
      <w:tr w:rsidR="00763106" w:rsidRPr="00763106" w14:paraId="17F65606" w14:textId="77777777" w:rsidTr="00FE55DC">
        <w:trPr>
          <w:trHeight w:val="116"/>
        </w:trPr>
        <w:tc>
          <w:tcPr>
            <w:tcW w:w="1289" w:type="pct"/>
          </w:tcPr>
          <w:p w14:paraId="2D9E0F6D" w14:textId="77777777" w:rsidR="00763106" w:rsidRPr="00763106" w:rsidRDefault="00763106" w:rsidP="00763106">
            <w:pPr>
              <w:jc w:val="left"/>
              <w:rPr>
                <w:lang w:val="en-GB" w:eastAsia="en-US"/>
              </w:rPr>
            </w:pPr>
            <w:r w:rsidRPr="00763106">
              <w:rPr>
                <w:bCs/>
                <w:lang w:val="en-US"/>
              </w:rPr>
              <w:t>Jan 23</w:t>
            </w:r>
          </w:p>
        </w:tc>
        <w:tc>
          <w:tcPr>
            <w:tcW w:w="1273" w:type="pct"/>
          </w:tcPr>
          <w:p w14:paraId="23C29BD8" w14:textId="77777777" w:rsidR="00763106" w:rsidRPr="00763106" w:rsidRDefault="00763106" w:rsidP="00763106">
            <w:pPr>
              <w:jc w:val="center"/>
              <w:rPr>
                <w:lang w:val="en-GB" w:eastAsia="en-US"/>
              </w:rPr>
            </w:pPr>
            <w:r w:rsidRPr="00763106">
              <w:rPr>
                <w:bCs/>
                <w:lang w:val="en-US"/>
              </w:rPr>
              <w:t>94</w:t>
            </w:r>
          </w:p>
        </w:tc>
        <w:tc>
          <w:tcPr>
            <w:tcW w:w="1178" w:type="pct"/>
          </w:tcPr>
          <w:p w14:paraId="7BE17FBD" w14:textId="77777777" w:rsidR="00763106" w:rsidRPr="00763106" w:rsidRDefault="00763106" w:rsidP="00763106">
            <w:pPr>
              <w:jc w:val="center"/>
              <w:rPr>
                <w:lang w:val="en-GB" w:eastAsia="en-US"/>
              </w:rPr>
            </w:pPr>
            <w:r w:rsidRPr="00763106">
              <w:rPr>
                <w:bCs/>
                <w:lang w:val="en-US"/>
              </w:rPr>
              <w:t>75</w:t>
            </w:r>
          </w:p>
        </w:tc>
        <w:tc>
          <w:tcPr>
            <w:tcW w:w="1260" w:type="pct"/>
          </w:tcPr>
          <w:p w14:paraId="14EE6070" w14:textId="77777777" w:rsidR="00763106" w:rsidRPr="00763106" w:rsidRDefault="00763106" w:rsidP="00763106">
            <w:pPr>
              <w:jc w:val="center"/>
              <w:rPr>
                <w:lang w:val="en-GB" w:eastAsia="en-US"/>
              </w:rPr>
            </w:pPr>
            <w:r w:rsidRPr="00763106">
              <w:rPr>
                <w:bCs/>
                <w:lang w:val="en-US"/>
              </w:rPr>
              <w:t>25.78</w:t>
            </w:r>
          </w:p>
        </w:tc>
      </w:tr>
      <w:tr w:rsidR="00763106" w:rsidRPr="00763106" w14:paraId="15E8B190" w14:textId="77777777" w:rsidTr="00FE55DC">
        <w:trPr>
          <w:trHeight w:val="116"/>
        </w:trPr>
        <w:tc>
          <w:tcPr>
            <w:tcW w:w="1289" w:type="pct"/>
          </w:tcPr>
          <w:p w14:paraId="604ED388" w14:textId="77777777" w:rsidR="00763106" w:rsidRPr="00763106" w:rsidRDefault="00763106" w:rsidP="00763106">
            <w:pPr>
              <w:jc w:val="left"/>
              <w:rPr>
                <w:lang w:val="en-GB" w:eastAsia="en-US"/>
              </w:rPr>
            </w:pPr>
            <w:r w:rsidRPr="00763106">
              <w:rPr>
                <w:bCs/>
                <w:lang w:val="en-US"/>
              </w:rPr>
              <w:t>Feb 23</w:t>
            </w:r>
          </w:p>
        </w:tc>
        <w:tc>
          <w:tcPr>
            <w:tcW w:w="1273" w:type="pct"/>
          </w:tcPr>
          <w:p w14:paraId="4B1600D1" w14:textId="77777777" w:rsidR="00763106" w:rsidRPr="00763106" w:rsidRDefault="00763106" w:rsidP="00763106">
            <w:pPr>
              <w:jc w:val="center"/>
              <w:rPr>
                <w:lang w:val="en-GB" w:eastAsia="en-US"/>
              </w:rPr>
            </w:pPr>
            <w:r w:rsidRPr="00763106">
              <w:rPr>
                <w:bCs/>
                <w:lang w:val="en-US"/>
              </w:rPr>
              <w:t>77</w:t>
            </w:r>
          </w:p>
        </w:tc>
        <w:tc>
          <w:tcPr>
            <w:tcW w:w="1178" w:type="pct"/>
          </w:tcPr>
          <w:p w14:paraId="262A27CC" w14:textId="77777777" w:rsidR="00763106" w:rsidRPr="00763106" w:rsidRDefault="00763106" w:rsidP="00763106">
            <w:pPr>
              <w:jc w:val="center"/>
              <w:rPr>
                <w:lang w:val="en-GB" w:eastAsia="en-US"/>
              </w:rPr>
            </w:pPr>
            <w:r w:rsidRPr="00763106">
              <w:rPr>
                <w:bCs/>
                <w:lang w:val="en-US"/>
              </w:rPr>
              <w:t>75</w:t>
            </w:r>
          </w:p>
        </w:tc>
        <w:tc>
          <w:tcPr>
            <w:tcW w:w="1260" w:type="pct"/>
          </w:tcPr>
          <w:p w14:paraId="3A4576BB" w14:textId="77777777" w:rsidR="00763106" w:rsidRPr="00763106" w:rsidRDefault="00763106" w:rsidP="00763106">
            <w:pPr>
              <w:jc w:val="center"/>
              <w:rPr>
                <w:lang w:val="en-GB" w:eastAsia="en-US"/>
              </w:rPr>
            </w:pPr>
            <w:r w:rsidRPr="00763106">
              <w:rPr>
                <w:bCs/>
                <w:lang w:val="en-US"/>
              </w:rPr>
              <w:t>2.57</w:t>
            </w:r>
          </w:p>
        </w:tc>
      </w:tr>
      <w:tr w:rsidR="00763106" w:rsidRPr="00763106" w14:paraId="3AA8738F" w14:textId="77777777" w:rsidTr="00FE55DC">
        <w:trPr>
          <w:trHeight w:val="116"/>
        </w:trPr>
        <w:tc>
          <w:tcPr>
            <w:tcW w:w="1289" w:type="pct"/>
          </w:tcPr>
          <w:p w14:paraId="1AF09BAF" w14:textId="77777777" w:rsidR="00763106" w:rsidRPr="00763106" w:rsidRDefault="00763106" w:rsidP="00763106">
            <w:pPr>
              <w:jc w:val="left"/>
              <w:rPr>
                <w:lang w:val="en-GB" w:eastAsia="en-US"/>
              </w:rPr>
            </w:pPr>
            <w:r w:rsidRPr="00763106">
              <w:rPr>
                <w:bCs/>
                <w:lang w:val="en-US"/>
              </w:rPr>
              <w:t>Mar 23</w:t>
            </w:r>
          </w:p>
        </w:tc>
        <w:tc>
          <w:tcPr>
            <w:tcW w:w="1273" w:type="pct"/>
          </w:tcPr>
          <w:p w14:paraId="1B914F29" w14:textId="77777777" w:rsidR="00763106" w:rsidRPr="00763106" w:rsidRDefault="00763106" w:rsidP="00763106">
            <w:pPr>
              <w:jc w:val="center"/>
              <w:rPr>
                <w:lang w:val="en-GB" w:eastAsia="en-US"/>
              </w:rPr>
            </w:pPr>
            <w:r w:rsidRPr="00763106">
              <w:rPr>
                <w:bCs/>
                <w:lang w:val="en-US"/>
              </w:rPr>
              <w:t>98</w:t>
            </w:r>
          </w:p>
        </w:tc>
        <w:tc>
          <w:tcPr>
            <w:tcW w:w="1178" w:type="pct"/>
          </w:tcPr>
          <w:p w14:paraId="30968F6B" w14:textId="77777777" w:rsidR="00763106" w:rsidRPr="00763106" w:rsidRDefault="00763106" w:rsidP="00763106">
            <w:pPr>
              <w:jc w:val="center"/>
              <w:rPr>
                <w:lang w:val="en-GB" w:eastAsia="en-US"/>
              </w:rPr>
            </w:pPr>
            <w:r w:rsidRPr="00763106">
              <w:rPr>
                <w:bCs/>
                <w:lang w:val="en-US"/>
              </w:rPr>
              <w:t>76</w:t>
            </w:r>
          </w:p>
        </w:tc>
        <w:tc>
          <w:tcPr>
            <w:tcW w:w="1260" w:type="pct"/>
          </w:tcPr>
          <w:p w14:paraId="1B08C634" w14:textId="77777777" w:rsidR="00763106" w:rsidRPr="00763106" w:rsidRDefault="00763106" w:rsidP="00763106">
            <w:pPr>
              <w:jc w:val="center"/>
              <w:rPr>
                <w:lang w:val="en-GB" w:eastAsia="en-US"/>
              </w:rPr>
            </w:pPr>
            <w:r w:rsidRPr="00763106">
              <w:rPr>
                <w:bCs/>
                <w:lang w:val="en-US"/>
              </w:rPr>
              <w:t>28.92</w:t>
            </w:r>
          </w:p>
        </w:tc>
      </w:tr>
      <w:tr w:rsidR="00763106" w:rsidRPr="00763106" w14:paraId="7560D0EF" w14:textId="77777777" w:rsidTr="00FE55DC">
        <w:trPr>
          <w:trHeight w:val="116"/>
        </w:trPr>
        <w:tc>
          <w:tcPr>
            <w:tcW w:w="1289" w:type="pct"/>
          </w:tcPr>
          <w:p w14:paraId="6B661767" w14:textId="77777777" w:rsidR="00763106" w:rsidRPr="00763106" w:rsidRDefault="00763106" w:rsidP="00763106">
            <w:pPr>
              <w:jc w:val="left"/>
              <w:rPr>
                <w:lang w:val="en-GB" w:eastAsia="en-US"/>
              </w:rPr>
            </w:pPr>
            <w:r w:rsidRPr="00763106">
              <w:rPr>
                <w:bCs/>
                <w:lang w:val="en-US"/>
              </w:rPr>
              <w:t>Apr 23</w:t>
            </w:r>
          </w:p>
        </w:tc>
        <w:tc>
          <w:tcPr>
            <w:tcW w:w="1273" w:type="pct"/>
          </w:tcPr>
          <w:p w14:paraId="469CBE2F" w14:textId="77777777" w:rsidR="00763106" w:rsidRPr="00763106" w:rsidRDefault="00763106" w:rsidP="00763106">
            <w:pPr>
              <w:jc w:val="center"/>
              <w:rPr>
                <w:lang w:val="en-GB" w:eastAsia="en-US"/>
              </w:rPr>
            </w:pPr>
            <w:r w:rsidRPr="00763106">
              <w:rPr>
                <w:bCs/>
                <w:lang w:val="en-US"/>
              </w:rPr>
              <w:t>90</w:t>
            </w:r>
          </w:p>
        </w:tc>
        <w:tc>
          <w:tcPr>
            <w:tcW w:w="1178" w:type="pct"/>
          </w:tcPr>
          <w:p w14:paraId="0638DCFB" w14:textId="77777777" w:rsidR="00763106" w:rsidRPr="00763106" w:rsidRDefault="00763106" w:rsidP="00763106">
            <w:pPr>
              <w:jc w:val="center"/>
              <w:rPr>
                <w:lang w:val="en-GB" w:eastAsia="en-US"/>
              </w:rPr>
            </w:pPr>
            <w:r w:rsidRPr="00763106">
              <w:rPr>
                <w:bCs/>
                <w:lang w:val="en-US"/>
              </w:rPr>
              <w:t>75</w:t>
            </w:r>
          </w:p>
        </w:tc>
        <w:tc>
          <w:tcPr>
            <w:tcW w:w="1260" w:type="pct"/>
          </w:tcPr>
          <w:p w14:paraId="4E823CBC" w14:textId="77777777" w:rsidR="00763106" w:rsidRPr="00763106" w:rsidRDefault="00763106" w:rsidP="00763106">
            <w:pPr>
              <w:jc w:val="center"/>
              <w:rPr>
                <w:lang w:val="en-GB" w:eastAsia="en-US"/>
              </w:rPr>
            </w:pPr>
            <w:r w:rsidRPr="00763106">
              <w:rPr>
                <w:bCs/>
                <w:lang w:val="en-US"/>
              </w:rPr>
              <w:t>19.11</w:t>
            </w:r>
          </w:p>
        </w:tc>
      </w:tr>
    </w:tbl>
    <w:p w14:paraId="1E3C5C75" w14:textId="233D68D3" w:rsidR="005E47CD" w:rsidRDefault="005E47CD" w:rsidP="003D499A">
      <w:pPr>
        <w:pStyle w:val="Caption"/>
      </w:pPr>
      <w:bookmarkStart w:id="210" w:name="_Ref129686417"/>
      <w:bookmarkStart w:id="211" w:name="_Toc115023723"/>
      <w:bookmarkStart w:id="212" w:name="_Toc130236188"/>
      <w:bookmarkEnd w:id="194"/>
      <w:bookmarkEnd w:id="209"/>
      <w:r w:rsidRPr="005E47CD">
        <w:t xml:space="preserve">Table </w:t>
      </w:r>
      <w:r w:rsidR="00032ED4">
        <w:fldChar w:fldCharType="begin"/>
      </w:r>
      <w:r w:rsidR="00032ED4">
        <w:instrText xml:space="preserve"> STYLEREF 1 \s </w:instrText>
      </w:r>
      <w:r w:rsidR="00032ED4">
        <w:fldChar w:fldCharType="separate"/>
      </w:r>
      <w:r w:rsidR="00BA1CC9">
        <w:rPr>
          <w:noProof/>
        </w:rPr>
        <w:t>9</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4</w:t>
      </w:r>
      <w:r w:rsidR="00032ED4">
        <w:fldChar w:fldCharType="end"/>
      </w:r>
      <w:bookmarkEnd w:id="210"/>
      <w:r w:rsidRPr="005E47CD">
        <w:t xml:space="preserve">: </w:t>
      </w:r>
      <w:proofErr w:type="spellStart"/>
      <w:r w:rsidRPr="005E47CD">
        <w:t>Vergelegen</w:t>
      </w:r>
      <w:proofErr w:type="spellEnd"/>
      <w:r w:rsidRPr="005E47CD">
        <w:t xml:space="preserve"> PR and Forecast</w:t>
      </w:r>
      <w:bookmarkEnd w:id="211"/>
      <w:bookmarkEnd w:id="212"/>
    </w:p>
    <w:p w14:paraId="0CB3C342" w14:textId="77777777" w:rsidR="00C3627C" w:rsidRDefault="00905382" w:rsidP="003D499A">
      <w:bookmarkStart w:id="213" w:name="_Hlk129684552"/>
      <w:r w:rsidRPr="00F6626E">
        <w:t xml:space="preserve">In January 2023, the Performance Ratio was </w:t>
      </w:r>
      <w:r>
        <w:t>94</w:t>
      </w:r>
      <w:r w:rsidRPr="00F6626E">
        <w:t xml:space="preserve">%, </w:t>
      </w:r>
      <w:r>
        <w:t>25.78</w:t>
      </w:r>
      <w:r w:rsidRPr="00F6626E">
        <w:t xml:space="preserve">%. </w:t>
      </w:r>
      <w:r>
        <w:t xml:space="preserve">higher </w:t>
      </w:r>
      <w:r w:rsidRPr="00F6626E">
        <w:t>than the forecasted value of 7</w:t>
      </w:r>
      <w:r>
        <w:t>5</w:t>
      </w:r>
      <w:r w:rsidRPr="00F6626E">
        <w:t>%</w:t>
      </w:r>
      <w:r>
        <w:t>.</w:t>
      </w:r>
      <w:r w:rsidRPr="00F6626E" w:rsidDel="00E91276">
        <w:t xml:space="preserve"> </w:t>
      </w:r>
      <w:r w:rsidRPr="00F6626E">
        <w:t>PR</w:t>
      </w:r>
      <w:bookmarkEnd w:id="213"/>
      <w:r w:rsidR="00567158" w:rsidDel="002D73BA">
        <w:t xml:space="preserve"> </w:t>
      </w:r>
      <w:r w:rsidR="002D73BA">
        <w:t xml:space="preserve">The </w:t>
      </w:r>
      <w:r w:rsidR="00567158">
        <w:t xml:space="preserve">higher-than-expected performance ratio is due to the </w:t>
      </w:r>
      <w:r w:rsidR="00F761A0">
        <w:t>inclusion</w:t>
      </w:r>
      <w:r w:rsidR="00567158">
        <w:t xml:space="preserve"> </w:t>
      </w:r>
      <w:r w:rsidR="00EB7DB7">
        <w:t xml:space="preserve">of </w:t>
      </w:r>
      <w:r w:rsidR="00644A08">
        <w:t xml:space="preserve">December 2023 production </w:t>
      </w:r>
      <w:r w:rsidR="00F761A0">
        <w:t>into</w:t>
      </w:r>
      <w:r w:rsidR="00EB7DB7">
        <w:t xml:space="preserve"> January</w:t>
      </w:r>
      <w:r w:rsidR="00644A08">
        <w:t xml:space="preserve"> 2023 </w:t>
      </w:r>
      <w:r w:rsidR="00F761A0">
        <w:t>dat</w:t>
      </w:r>
      <w:r w:rsidR="00560F53">
        <w:t>a. This reconciliation was</w:t>
      </w:r>
      <w:r w:rsidR="00644A08">
        <w:t xml:space="preserve"> due to the meter connection error in December 2023</w:t>
      </w:r>
      <w:r w:rsidR="00567158">
        <w:t>.</w:t>
      </w:r>
    </w:p>
    <w:p w14:paraId="67566AC7" w14:textId="77777777" w:rsidR="00644A08" w:rsidRDefault="00644A08" w:rsidP="003D499A"/>
    <w:p w14:paraId="794B5025" w14:textId="77777777" w:rsidR="00D36FF1" w:rsidRDefault="00D36FF1" w:rsidP="003D499A">
      <w:pPr>
        <w:pStyle w:val="Heading2"/>
      </w:pPr>
      <w:bookmarkStart w:id="214" w:name="_Toc130236246"/>
      <w:r w:rsidRPr="00953BC7">
        <w:t xml:space="preserve">Production </w:t>
      </w:r>
      <w:r>
        <w:t>Vs Forecast</w:t>
      </w:r>
      <w:bookmarkEnd w:id="214"/>
      <w:r w:rsidRPr="00953BC7">
        <w:t xml:space="preserve"> </w:t>
      </w:r>
    </w:p>
    <w:p w14:paraId="594EA54F" w14:textId="77777777" w:rsidR="00D36FF1" w:rsidRPr="00666BF5" w:rsidRDefault="00D36FF1" w:rsidP="003D499A"/>
    <w:p w14:paraId="3928A9EE" w14:textId="77777777" w:rsidR="005041EF" w:rsidRDefault="00AE1290" w:rsidP="003D499A">
      <w:r>
        <w:fldChar w:fldCharType="begin"/>
      </w:r>
      <w:r>
        <w:instrText xml:space="preserve"> REF _Ref129686694 \h </w:instrText>
      </w:r>
      <w:r>
        <w:fldChar w:fldCharType="separate"/>
      </w:r>
      <w:r w:rsidR="0087758B" w:rsidRPr="00953BC7">
        <w:t xml:space="preserve">Table </w:t>
      </w:r>
      <w:r w:rsidR="0087758B">
        <w:rPr>
          <w:noProof/>
        </w:rPr>
        <w:t>9</w:t>
      </w:r>
      <w:r w:rsidR="0087758B">
        <w:noBreakHyphen/>
      </w:r>
      <w:r w:rsidR="0087758B">
        <w:rPr>
          <w:noProof/>
        </w:rPr>
        <w:t>5</w:t>
      </w:r>
      <w:r>
        <w:fldChar w:fldCharType="end"/>
      </w:r>
      <w:r>
        <w:t xml:space="preserve"> </w:t>
      </w:r>
      <w:r w:rsidR="00535783" w:rsidRPr="00535783">
        <w:t>shows the January 2023 actual production and comparisons to the original and weather adjusted forecasts.</w:t>
      </w:r>
    </w:p>
    <w:p w14:paraId="680BEE51" w14:textId="77777777" w:rsidR="00535783" w:rsidRDefault="00535783" w:rsidP="003D499A"/>
    <w:tbl>
      <w:tblPr>
        <w:tblStyle w:val="TableGridLight"/>
        <w:tblW w:w="0" w:type="auto"/>
        <w:jc w:val="center"/>
        <w:tblLook w:val="04A0" w:firstRow="1" w:lastRow="0" w:firstColumn="1" w:lastColumn="0" w:noHBand="0" w:noVBand="1"/>
      </w:tblPr>
      <w:tblGrid>
        <w:gridCol w:w="1302"/>
        <w:gridCol w:w="1646"/>
        <w:gridCol w:w="1530"/>
        <w:gridCol w:w="1542"/>
        <w:gridCol w:w="1519"/>
        <w:gridCol w:w="1784"/>
      </w:tblGrid>
      <w:tr w:rsidR="00763106" w:rsidRPr="00763106" w14:paraId="01D1002D" w14:textId="77777777" w:rsidTr="00FE55DC">
        <w:trPr>
          <w:trHeight w:val="86"/>
          <w:jc w:val="center"/>
        </w:trPr>
        <w:tc>
          <w:tcPr>
            <w:tcW w:w="1302" w:type="dxa"/>
            <w:shd w:val="clear" w:color="auto" w:fill="5F0505"/>
            <w:noWrap/>
          </w:tcPr>
          <w:p w14:paraId="2CC297FB" w14:textId="77777777" w:rsidR="00763106" w:rsidRPr="00763106" w:rsidRDefault="00763106" w:rsidP="00763106">
            <w:pPr>
              <w:jc w:val="left"/>
              <w:rPr>
                <w:b/>
                <w:bCs/>
                <w:lang w:val="en-GB"/>
              </w:rPr>
            </w:pPr>
            <w:bookmarkStart w:id="215" w:name="_Ref129686694"/>
            <w:bookmarkStart w:id="216" w:name="_Toc115023720"/>
            <w:bookmarkStart w:id="217" w:name="_Toc130236189"/>
            <w:r w:rsidRPr="00763106">
              <w:rPr>
                <w:b/>
                <w:bCs/>
                <w:lang w:val="en-GB"/>
              </w:rPr>
              <w:t>Month</w:t>
            </w:r>
          </w:p>
        </w:tc>
        <w:tc>
          <w:tcPr>
            <w:tcW w:w="4718" w:type="dxa"/>
            <w:gridSpan w:val="3"/>
            <w:shd w:val="clear" w:color="auto" w:fill="5F0505"/>
          </w:tcPr>
          <w:p w14:paraId="404D4A01" w14:textId="77777777" w:rsidR="00763106" w:rsidRPr="00763106" w:rsidRDefault="00763106" w:rsidP="00763106">
            <w:pPr>
              <w:jc w:val="center"/>
              <w:rPr>
                <w:b/>
                <w:bCs/>
                <w:lang w:val="en-GB"/>
              </w:rPr>
            </w:pPr>
            <w:r w:rsidRPr="00763106">
              <w:rPr>
                <w:b/>
                <w:bCs/>
                <w:lang w:val="en-GB"/>
              </w:rPr>
              <w:t>Production (kWh)</w:t>
            </w:r>
          </w:p>
        </w:tc>
        <w:tc>
          <w:tcPr>
            <w:tcW w:w="1519" w:type="dxa"/>
            <w:vMerge w:val="restart"/>
            <w:shd w:val="clear" w:color="auto" w:fill="5F0505"/>
          </w:tcPr>
          <w:p w14:paraId="701CEFB0" w14:textId="77777777" w:rsidR="00763106" w:rsidRPr="00763106" w:rsidRDefault="00763106" w:rsidP="00763106">
            <w:pPr>
              <w:jc w:val="center"/>
              <w:rPr>
                <w:b/>
                <w:bCs/>
                <w:lang w:val="en-GB"/>
              </w:rPr>
            </w:pPr>
            <w:r w:rsidRPr="00763106">
              <w:rPr>
                <w:b/>
                <w:bCs/>
                <w:lang w:val="en-GB"/>
              </w:rPr>
              <w:t>Actual vs Original Forecast</w:t>
            </w:r>
            <w:r w:rsidRPr="00763106">
              <w:rPr>
                <w:b/>
                <w:bCs/>
                <w:lang w:val="en-US"/>
              </w:rPr>
              <w:t xml:space="preserve"> (%)</w:t>
            </w:r>
          </w:p>
        </w:tc>
        <w:tc>
          <w:tcPr>
            <w:tcW w:w="1784" w:type="dxa"/>
            <w:vMerge w:val="restart"/>
            <w:shd w:val="clear" w:color="auto" w:fill="5F0505"/>
          </w:tcPr>
          <w:p w14:paraId="21241F49" w14:textId="77777777" w:rsidR="00763106" w:rsidRPr="00763106" w:rsidRDefault="00763106" w:rsidP="00763106">
            <w:pPr>
              <w:jc w:val="center"/>
              <w:rPr>
                <w:b/>
                <w:bCs/>
                <w:lang w:val="en-GB"/>
              </w:rPr>
            </w:pPr>
            <w:r w:rsidRPr="00763106">
              <w:rPr>
                <w:b/>
                <w:bCs/>
                <w:lang w:val="en-GB"/>
              </w:rPr>
              <w:t>Actual vs Weather Adjusted Forecast (%)</w:t>
            </w:r>
          </w:p>
        </w:tc>
      </w:tr>
      <w:tr w:rsidR="00763106" w:rsidRPr="00763106" w14:paraId="45510DC5" w14:textId="77777777" w:rsidTr="00FE55DC">
        <w:trPr>
          <w:trHeight w:val="86"/>
          <w:jc w:val="center"/>
        </w:trPr>
        <w:tc>
          <w:tcPr>
            <w:tcW w:w="1302" w:type="dxa"/>
            <w:shd w:val="clear" w:color="auto" w:fill="5F0505"/>
            <w:noWrap/>
          </w:tcPr>
          <w:p w14:paraId="4A006ADB" w14:textId="77777777" w:rsidR="00763106" w:rsidRPr="00763106" w:rsidRDefault="00763106" w:rsidP="00763106">
            <w:pPr>
              <w:jc w:val="left"/>
              <w:rPr>
                <w:b/>
                <w:lang w:val="en-US"/>
              </w:rPr>
            </w:pPr>
          </w:p>
        </w:tc>
        <w:tc>
          <w:tcPr>
            <w:tcW w:w="1646" w:type="dxa"/>
            <w:shd w:val="clear" w:color="auto" w:fill="5F0505"/>
            <w:noWrap/>
          </w:tcPr>
          <w:p w14:paraId="0D10295B" w14:textId="77777777" w:rsidR="00763106" w:rsidRPr="00763106" w:rsidRDefault="00763106" w:rsidP="00763106">
            <w:pPr>
              <w:jc w:val="center"/>
              <w:rPr>
                <w:b/>
                <w:bCs/>
                <w:lang w:val="en-US"/>
              </w:rPr>
            </w:pPr>
            <w:r w:rsidRPr="00763106">
              <w:rPr>
                <w:b/>
                <w:bCs/>
                <w:lang w:val="en-US"/>
              </w:rPr>
              <w:t>Original Forecast</w:t>
            </w:r>
          </w:p>
        </w:tc>
        <w:tc>
          <w:tcPr>
            <w:tcW w:w="1530" w:type="dxa"/>
            <w:shd w:val="clear" w:color="auto" w:fill="5F0505"/>
            <w:noWrap/>
          </w:tcPr>
          <w:p w14:paraId="400F51B7" w14:textId="77777777" w:rsidR="00763106" w:rsidRPr="00763106" w:rsidRDefault="00763106" w:rsidP="00763106">
            <w:pPr>
              <w:jc w:val="center"/>
              <w:rPr>
                <w:b/>
                <w:bCs/>
                <w:lang w:val="en-US"/>
              </w:rPr>
            </w:pPr>
            <w:r w:rsidRPr="00763106">
              <w:rPr>
                <w:b/>
                <w:bCs/>
                <w:lang w:val="en-GB"/>
              </w:rPr>
              <w:t>Weather Adjusted Forecast</w:t>
            </w:r>
          </w:p>
        </w:tc>
        <w:tc>
          <w:tcPr>
            <w:tcW w:w="1542" w:type="dxa"/>
            <w:shd w:val="clear" w:color="auto" w:fill="5F0505"/>
            <w:noWrap/>
          </w:tcPr>
          <w:p w14:paraId="26BEA22A" w14:textId="77777777" w:rsidR="00763106" w:rsidRPr="00763106" w:rsidRDefault="00763106" w:rsidP="00763106">
            <w:pPr>
              <w:jc w:val="center"/>
              <w:rPr>
                <w:b/>
                <w:bCs/>
                <w:lang w:val="en-US"/>
              </w:rPr>
            </w:pPr>
            <w:r w:rsidRPr="00763106">
              <w:rPr>
                <w:b/>
                <w:bCs/>
                <w:lang w:val="en-US"/>
              </w:rPr>
              <w:t>Actual Production</w:t>
            </w:r>
          </w:p>
        </w:tc>
        <w:tc>
          <w:tcPr>
            <w:tcW w:w="1519" w:type="dxa"/>
            <w:vMerge/>
            <w:shd w:val="clear" w:color="auto" w:fill="5F0505"/>
          </w:tcPr>
          <w:p w14:paraId="7A5FE013" w14:textId="77777777" w:rsidR="00763106" w:rsidRPr="00763106" w:rsidRDefault="00763106" w:rsidP="00763106">
            <w:pPr>
              <w:jc w:val="center"/>
              <w:rPr>
                <w:b/>
                <w:bCs/>
                <w:lang w:val="en-GB"/>
              </w:rPr>
            </w:pPr>
          </w:p>
        </w:tc>
        <w:tc>
          <w:tcPr>
            <w:tcW w:w="1784" w:type="dxa"/>
            <w:vMerge/>
            <w:shd w:val="clear" w:color="auto" w:fill="5F0505"/>
          </w:tcPr>
          <w:p w14:paraId="4B24294B" w14:textId="77777777" w:rsidR="00763106" w:rsidRPr="00763106" w:rsidRDefault="00763106" w:rsidP="00763106">
            <w:pPr>
              <w:jc w:val="center"/>
              <w:rPr>
                <w:b/>
                <w:bCs/>
                <w:lang w:val="en-GB"/>
              </w:rPr>
            </w:pPr>
          </w:p>
        </w:tc>
      </w:tr>
      <w:tr w:rsidR="00763106" w:rsidRPr="00763106" w14:paraId="4AD30F10" w14:textId="77777777" w:rsidTr="00FE55DC">
        <w:trPr>
          <w:trHeight w:val="224"/>
          <w:jc w:val="center"/>
        </w:trPr>
        <w:tc>
          <w:tcPr>
            <w:tcW w:w="1302" w:type="dxa"/>
            <w:noWrap/>
          </w:tcPr>
          <w:p w14:paraId="518A0B24" w14:textId="77777777" w:rsidR="00763106" w:rsidRPr="00763106" w:rsidRDefault="00763106" w:rsidP="00763106">
            <w:pPr>
              <w:jc w:val="left"/>
              <w:rPr>
                <w:bCs/>
                <w:lang w:val="en-US"/>
              </w:rPr>
            </w:pPr>
            <w:r w:rsidRPr="00763106">
              <w:rPr>
                <w:bCs/>
                <w:lang w:val="en-US"/>
              </w:rPr>
              <w:t>Jan 23</w:t>
            </w:r>
          </w:p>
        </w:tc>
        <w:tc>
          <w:tcPr>
            <w:tcW w:w="1646" w:type="dxa"/>
            <w:noWrap/>
          </w:tcPr>
          <w:p w14:paraId="37DA5658" w14:textId="77777777" w:rsidR="00763106" w:rsidRPr="00763106" w:rsidRDefault="00763106" w:rsidP="00763106">
            <w:pPr>
              <w:jc w:val="center"/>
              <w:rPr>
                <w:bCs/>
                <w:lang w:val="en-US"/>
              </w:rPr>
            </w:pPr>
            <w:r w:rsidRPr="00763106">
              <w:rPr>
                <w:bCs/>
                <w:lang w:val="en-US"/>
              </w:rPr>
              <w:t>130,973</w:t>
            </w:r>
          </w:p>
        </w:tc>
        <w:tc>
          <w:tcPr>
            <w:tcW w:w="1530" w:type="dxa"/>
            <w:noWrap/>
          </w:tcPr>
          <w:p w14:paraId="4E2F47E2" w14:textId="77777777" w:rsidR="00763106" w:rsidRPr="00763106" w:rsidRDefault="00763106" w:rsidP="00763106">
            <w:pPr>
              <w:jc w:val="center"/>
              <w:rPr>
                <w:bCs/>
                <w:lang w:val="en-US"/>
              </w:rPr>
            </w:pPr>
            <w:r w:rsidRPr="00763106">
              <w:rPr>
                <w:bCs/>
                <w:lang w:val="en-US"/>
              </w:rPr>
              <w:t>128,654</w:t>
            </w:r>
          </w:p>
        </w:tc>
        <w:tc>
          <w:tcPr>
            <w:tcW w:w="1542" w:type="dxa"/>
            <w:noWrap/>
          </w:tcPr>
          <w:p w14:paraId="06E581BF" w14:textId="77777777" w:rsidR="00763106" w:rsidRPr="00763106" w:rsidRDefault="00763106" w:rsidP="00763106">
            <w:pPr>
              <w:jc w:val="center"/>
              <w:rPr>
                <w:bCs/>
                <w:lang w:val="en-US"/>
              </w:rPr>
            </w:pPr>
            <w:r w:rsidRPr="00763106">
              <w:rPr>
                <w:bCs/>
                <w:lang w:val="en-US"/>
              </w:rPr>
              <w:t>203,236</w:t>
            </w:r>
          </w:p>
        </w:tc>
        <w:tc>
          <w:tcPr>
            <w:tcW w:w="1519" w:type="dxa"/>
          </w:tcPr>
          <w:p w14:paraId="2DAF2B4B" w14:textId="77777777" w:rsidR="00763106" w:rsidRPr="00763106" w:rsidRDefault="00763106" w:rsidP="00763106">
            <w:pPr>
              <w:jc w:val="center"/>
              <w:rPr>
                <w:bCs/>
                <w:lang w:val="en-US"/>
              </w:rPr>
            </w:pPr>
            <w:r w:rsidRPr="00763106">
              <w:rPr>
                <w:bCs/>
                <w:lang w:val="en-US"/>
              </w:rPr>
              <w:t>55.17</w:t>
            </w:r>
          </w:p>
        </w:tc>
        <w:tc>
          <w:tcPr>
            <w:tcW w:w="1784" w:type="dxa"/>
          </w:tcPr>
          <w:p w14:paraId="341CAAD9" w14:textId="77777777" w:rsidR="00763106" w:rsidRPr="00763106" w:rsidRDefault="00763106" w:rsidP="00763106">
            <w:pPr>
              <w:jc w:val="center"/>
              <w:rPr>
                <w:bCs/>
                <w:lang w:val="en-US"/>
              </w:rPr>
            </w:pPr>
            <w:r w:rsidRPr="00763106">
              <w:rPr>
                <w:bCs/>
                <w:lang w:val="en-US"/>
              </w:rPr>
              <w:t>57.97</w:t>
            </w:r>
          </w:p>
        </w:tc>
      </w:tr>
      <w:tr w:rsidR="00763106" w:rsidRPr="00763106" w14:paraId="223F82CA" w14:textId="77777777" w:rsidTr="00FE55DC">
        <w:trPr>
          <w:trHeight w:val="224"/>
          <w:jc w:val="center"/>
        </w:trPr>
        <w:tc>
          <w:tcPr>
            <w:tcW w:w="1302" w:type="dxa"/>
            <w:noWrap/>
          </w:tcPr>
          <w:p w14:paraId="1DF5B68D" w14:textId="77777777" w:rsidR="00763106" w:rsidRPr="00763106" w:rsidRDefault="00763106" w:rsidP="00763106">
            <w:pPr>
              <w:jc w:val="left"/>
              <w:rPr>
                <w:bCs/>
                <w:lang w:val="en-US"/>
              </w:rPr>
            </w:pPr>
            <w:r w:rsidRPr="00763106">
              <w:rPr>
                <w:bCs/>
                <w:lang w:val="en-US"/>
              </w:rPr>
              <w:lastRenderedPageBreak/>
              <w:t>Feb 23</w:t>
            </w:r>
          </w:p>
        </w:tc>
        <w:tc>
          <w:tcPr>
            <w:tcW w:w="1646" w:type="dxa"/>
            <w:noWrap/>
          </w:tcPr>
          <w:p w14:paraId="7668FB9D" w14:textId="77777777" w:rsidR="00763106" w:rsidRPr="00763106" w:rsidRDefault="00763106" w:rsidP="00763106">
            <w:pPr>
              <w:jc w:val="center"/>
              <w:rPr>
                <w:bCs/>
                <w:lang w:val="en-US"/>
              </w:rPr>
            </w:pPr>
            <w:r w:rsidRPr="00763106">
              <w:rPr>
                <w:bCs/>
                <w:lang w:val="en-US"/>
              </w:rPr>
              <w:t>105,857</w:t>
            </w:r>
          </w:p>
        </w:tc>
        <w:tc>
          <w:tcPr>
            <w:tcW w:w="1530" w:type="dxa"/>
            <w:noWrap/>
          </w:tcPr>
          <w:p w14:paraId="34899F4F" w14:textId="77777777" w:rsidR="00763106" w:rsidRPr="00763106" w:rsidRDefault="00763106" w:rsidP="00763106">
            <w:pPr>
              <w:jc w:val="center"/>
              <w:rPr>
                <w:bCs/>
                <w:lang w:val="en-US"/>
              </w:rPr>
            </w:pPr>
            <w:r w:rsidRPr="00763106">
              <w:rPr>
                <w:bCs/>
                <w:lang w:val="en-US"/>
              </w:rPr>
              <w:t>107,399</w:t>
            </w:r>
          </w:p>
        </w:tc>
        <w:tc>
          <w:tcPr>
            <w:tcW w:w="1542" w:type="dxa"/>
            <w:noWrap/>
          </w:tcPr>
          <w:p w14:paraId="1EB17B7C" w14:textId="77777777" w:rsidR="00763106" w:rsidRPr="00763106" w:rsidRDefault="00763106" w:rsidP="00763106">
            <w:pPr>
              <w:jc w:val="center"/>
              <w:rPr>
                <w:bCs/>
                <w:lang w:val="en-US"/>
              </w:rPr>
            </w:pPr>
            <w:r w:rsidRPr="00763106">
              <w:rPr>
                <w:bCs/>
                <w:lang w:val="en-US"/>
              </w:rPr>
              <w:t>82,384</w:t>
            </w:r>
          </w:p>
        </w:tc>
        <w:tc>
          <w:tcPr>
            <w:tcW w:w="1519" w:type="dxa"/>
          </w:tcPr>
          <w:p w14:paraId="19DAF919" w14:textId="77777777" w:rsidR="00763106" w:rsidRPr="00763106" w:rsidRDefault="00763106" w:rsidP="00763106">
            <w:pPr>
              <w:jc w:val="center"/>
              <w:rPr>
                <w:bCs/>
                <w:lang w:val="en-US"/>
              </w:rPr>
            </w:pPr>
            <w:r w:rsidRPr="00763106">
              <w:rPr>
                <w:bCs/>
                <w:lang w:val="en-US"/>
              </w:rPr>
              <w:t>-22.17</w:t>
            </w:r>
          </w:p>
        </w:tc>
        <w:tc>
          <w:tcPr>
            <w:tcW w:w="1784" w:type="dxa"/>
          </w:tcPr>
          <w:p w14:paraId="0092FEA4" w14:textId="77777777" w:rsidR="00763106" w:rsidRPr="00763106" w:rsidRDefault="00763106" w:rsidP="00763106">
            <w:pPr>
              <w:jc w:val="center"/>
              <w:rPr>
                <w:bCs/>
                <w:lang w:val="en-US"/>
              </w:rPr>
            </w:pPr>
            <w:r w:rsidRPr="00763106">
              <w:rPr>
                <w:bCs/>
                <w:lang w:val="en-US"/>
              </w:rPr>
              <w:t>-23.29</w:t>
            </w:r>
          </w:p>
        </w:tc>
      </w:tr>
      <w:tr w:rsidR="00763106" w:rsidRPr="00763106" w14:paraId="4BEC10E9" w14:textId="77777777" w:rsidTr="00FE55DC">
        <w:trPr>
          <w:trHeight w:val="224"/>
          <w:jc w:val="center"/>
        </w:trPr>
        <w:tc>
          <w:tcPr>
            <w:tcW w:w="1302" w:type="dxa"/>
            <w:noWrap/>
          </w:tcPr>
          <w:p w14:paraId="79895579" w14:textId="77777777" w:rsidR="00763106" w:rsidRPr="00763106" w:rsidRDefault="00763106" w:rsidP="00763106">
            <w:pPr>
              <w:jc w:val="left"/>
              <w:rPr>
                <w:bCs/>
                <w:lang w:val="en-US"/>
              </w:rPr>
            </w:pPr>
            <w:r w:rsidRPr="00763106">
              <w:rPr>
                <w:bCs/>
                <w:lang w:val="en-US"/>
              </w:rPr>
              <w:t>Mar 23</w:t>
            </w:r>
          </w:p>
        </w:tc>
        <w:tc>
          <w:tcPr>
            <w:tcW w:w="1646" w:type="dxa"/>
            <w:noWrap/>
          </w:tcPr>
          <w:p w14:paraId="24A10359" w14:textId="77777777" w:rsidR="00763106" w:rsidRPr="00763106" w:rsidRDefault="00763106" w:rsidP="00763106">
            <w:pPr>
              <w:jc w:val="center"/>
              <w:rPr>
                <w:bCs/>
                <w:lang w:val="en-US"/>
              </w:rPr>
            </w:pPr>
            <w:r w:rsidRPr="00763106">
              <w:rPr>
                <w:bCs/>
                <w:lang w:val="en-US"/>
              </w:rPr>
              <w:t>98,211</w:t>
            </w:r>
          </w:p>
        </w:tc>
        <w:tc>
          <w:tcPr>
            <w:tcW w:w="1530" w:type="dxa"/>
            <w:noWrap/>
          </w:tcPr>
          <w:p w14:paraId="500A3D48" w14:textId="77777777" w:rsidR="00763106" w:rsidRPr="00763106" w:rsidRDefault="00763106" w:rsidP="00763106">
            <w:pPr>
              <w:jc w:val="center"/>
              <w:rPr>
                <w:bCs/>
                <w:lang w:val="en-US"/>
              </w:rPr>
            </w:pPr>
            <w:r w:rsidRPr="00763106">
              <w:rPr>
                <w:bCs/>
                <w:lang w:val="en-US"/>
              </w:rPr>
              <w:t>79,882</w:t>
            </w:r>
          </w:p>
        </w:tc>
        <w:tc>
          <w:tcPr>
            <w:tcW w:w="1542" w:type="dxa"/>
            <w:noWrap/>
          </w:tcPr>
          <w:p w14:paraId="33DDC5BA" w14:textId="77777777" w:rsidR="00763106" w:rsidRPr="00763106" w:rsidRDefault="00763106" w:rsidP="00763106">
            <w:pPr>
              <w:jc w:val="center"/>
              <w:rPr>
                <w:bCs/>
                <w:lang w:val="en-US"/>
              </w:rPr>
            </w:pPr>
            <w:r w:rsidRPr="00763106">
              <w:rPr>
                <w:bCs/>
                <w:lang w:val="en-US"/>
              </w:rPr>
              <w:t>72,504</w:t>
            </w:r>
          </w:p>
        </w:tc>
        <w:tc>
          <w:tcPr>
            <w:tcW w:w="1519" w:type="dxa"/>
          </w:tcPr>
          <w:p w14:paraId="5DF750DA" w14:textId="77777777" w:rsidR="00763106" w:rsidRPr="00763106" w:rsidRDefault="00763106" w:rsidP="00763106">
            <w:pPr>
              <w:jc w:val="center"/>
              <w:rPr>
                <w:bCs/>
                <w:lang w:val="en-US"/>
              </w:rPr>
            </w:pPr>
            <w:r w:rsidRPr="00763106">
              <w:rPr>
                <w:bCs/>
                <w:lang w:val="en-US"/>
              </w:rPr>
              <w:t>-26.18</w:t>
            </w:r>
          </w:p>
        </w:tc>
        <w:tc>
          <w:tcPr>
            <w:tcW w:w="1784" w:type="dxa"/>
          </w:tcPr>
          <w:p w14:paraId="73E5A4B1" w14:textId="77777777" w:rsidR="00763106" w:rsidRPr="00763106" w:rsidRDefault="00763106" w:rsidP="00763106">
            <w:pPr>
              <w:jc w:val="center"/>
              <w:rPr>
                <w:bCs/>
                <w:lang w:val="en-US"/>
              </w:rPr>
            </w:pPr>
            <w:r w:rsidRPr="00763106">
              <w:rPr>
                <w:bCs/>
                <w:lang w:val="en-US"/>
              </w:rPr>
              <w:t>-9.24</w:t>
            </w:r>
          </w:p>
        </w:tc>
      </w:tr>
      <w:tr w:rsidR="00763106" w:rsidRPr="00763106" w14:paraId="4D3D52DB" w14:textId="77777777" w:rsidTr="00FE55DC">
        <w:trPr>
          <w:trHeight w:val="224"/>
          <w:jc w:val="center"/>
        </w:trPr>
        <w:tc>
          <w:tcPr>
            <w:tcW w:w="1302" w:type="dxa"/>
            <w:noWrap/>
          </w:tcPr>
          <w:p w14:paraId="3A51A92A" w14:textId="77777777" w:rsidR="00763106" w:rsidRPr="00763106" w:rsidRDefault="00763106" w:rsidP="00763106">
            <w:pPr>
              <w:jc w:val="left"/>
              <w:rPr>
                <w:bCs/>
                <w:lang w:val="en-US"/>
              </w:rPr>
            </w:pPr>
            <w:r w:rsidRPr="00763106">
              <w:rPr>
                <w:bCs/>
                <w:lang w:val="en-US"/>
              </w:rPr>
              <w:t>Apr 23</w:t>
            </w:r>
          </w:p>
        </w:tc>
        <w:tc>
          <w:tcPr>
            <w:tcW w:w="1646" w:type="dxa"/>
            <w:noWrap/>
          </w:tcPr>
          <w:p w14:paraId="69D38706" w14:textId="77777777" w:rsidR="00763106" w:rsidRPr="00763106" w:rsidRDefault="00763106" w:rsidP="00763106">
            <w:pPr>
              <w:jc w:val="center"/>
              <w:rPr>
                <w:bCs/>
                <w:lang w:val="en-US"/>
              </w:rPr>
            </w:pPr>
            <w:r w:rsidRPr="00763106">
              <w:rPr>
                <w:bCs/>
                <w:lang w:val="en-US"/>
              </w:rPr>
              <w:t>0</w:t>
            </w:r>
          </w:p>
        </w:tc>
        <w:tc>
          <w:tcPr>
            <w:tcW w:w="1530" w:type="dxa"/>
            <w:noWrap/>
          </w:tcPr>
          <w:p w14:paraId="72EFD80E" w14:textId="77777777" w:rsidR="00763106" w:rsidRPr="00763106" w:rsidRDefault="00763106" w:rsidP="00763106">
            <w:pPr>
              <w:jc w:val="center"/>
              <w:rPr>
                <w:bCs/>
                <w:lang w:val="en-US"/>
              </w:rPr>
            </w:pPr>
            <w:r w:rsidRPr="00763106">
              <w:rPr>
                <w:bCs/>
                <w:lang w:val="en-US"/>
              </w:rPr>
              <w:t>0</w:t>
            </w:r>
          </w:p>
        </w:tc>
        <w:tc>
          <w:tcPr>
            <w:tcW w:w="1542" w:type="dxa"/>
            <w:noWrap/>
          </w:tcPr>
          <w:p w14:paraId="764079FC" w14:textId="77777777" w:rsidR="00763106" w:rsidRPr="00763106" w:rsidRDefault="00763106" w:rsidP="00763106">
            <w:pPr>
              <w:jc w:val="center"/>
              <w:rPr>
                <w:bCs/>
                <w:lang w:val="en-US"/>
              </w:rPr>
            </w:pPr>
            <w:r w:rsidRPr="00763106">
              <w:rPr>
                <w:bCs/>
                <w:lang w:val="en-US"/>
              </w:rPr>
              <w:t>0</w:t>
            </w:r>
          </w:p>
        </w:tc>
        <w:tc>
          <w:tcPr>
            <w:tcW w:w="1519" w:type="dxa"/>
          </w:tcPr>
          <w:p w14:paraId="22949DC7" w14:textId="77777777" w:rsidR="00763106" w:rsidRPr="00763106" w:rsidRDefault="00763106" w:rsidP="00763106">
            <w:pPr>
              <w:jc w:val="center"/>
              <w:rPr>
                <w:bCs/>
                <w:lang w:val="en-US"/>
              </w:rPr>
            </w:pPr>
            <w:r w:rsidRPr="00763106">
              <w:rPr>
                <w:bCs/>
                <w:lang w:val="en-US"/>
              </w:rPr>
              <w:t>0</w:t>
            </w:r>
          </w:p>
        </w:tc>
        <w:tc>
          <w:tcPr>
            <w:tcW w:w="1784" w:type="dxa"/>
          </w:tcPr>
          <w:p w14:paraId="3A759E0E" w14:textId="77777777" w:rsidR="00763106" w:rsidRPr="00763106" w:rsidRDefault="00763106" w:rsidP="00763106">
            <w:pPr>
              <w:jc w:val="center"/>
              <w:rPr>
                <w:bCs/>
                <w:lang w:val="en-US"/>
              </w:rPr>
            </w:pPr>
            <w:r w:rsidRPr="00763106">
              <w:rPr>
                <w:bCs/>
                <w:lang w:val="en-US"/>
              </w:rPr>
              <w:t>0</w:t>
            </w:r>
          </w:p>
        </w:tc>
      </w:tr>
      <w:tr w:rsidR="00763106" w:rsidRPr="00763106" w14:paraId="49F3E513" w14:textId="77777777" w:rsidTr="00FE55DC">
        <w:trPr>
          <w:trHeight w:val="224"/>
          <w:jc w:val="center"/>
        </w:trPr>
        <w:tc>
          <w:tcPr>
            <w:tcW w:w="1302" w:type="dxa"/>
            <w:noWrap/>
          </w:tcPr>
          <w:p w14:paraId="44A0783F" w14:textId="77777777" w:rsidR="00763106" w:rsidRPr="00763106" w:rsidRDefault="00763106" w:rsidP="00763106">
            <w:pPr>
              <w:rPr>
                <w:b/>
                <w:lang w:val="en-US"/>
              </w:rPr>
            </w:pPr>
            <w:r w:rsidRPr="00763106">
              <w:rPr>
                <w:b/>
                <w:lang w:val="en-US"/>
              </w:rPr>
              <w:t>Total</w:t>
            </w:r>
          </w:p>
        </w:tc>
        <w:tc>
          <w:tcPr>
            <w:tcW w:w="1646" w:type="dxa"/>
            <w:noWrap/>
          </w:tcPr>
          <w:p w14:paraId="5B31D6D0" w14:textId="77777777" w:rsidR="00763106" w:rsidRPr="00763106" w:rsidRDefault="00763106" w:rsidP="00763106">
            <w:pPr>
              <w:jc w:val="center"/>
              <w:rPr>
                <w:b/>
                <w:lang w:val="en-US"/>
              </w:rPr>
            </w:pPr>
            <w:r w:rsidRPr="00763106">
              <w:rPr>
                <w:b/>
                <w:lang w:val="en-US"/>
              </w:rPr>
              <w:t>335,041</w:t>
            </w:r>
          </w:p>
        </w:tc>
        <w:tc>
          <w:tcPr>
            <w:tcW w:w="1530" w:type="dxa"/>
            <w:noWrap/>
          </w:tcPr>
          <w:p w14:paraId="220ABFCF" w14:textId="77777777" w:rsidR="00763106" w:rsidRPr="00763106" w:rsidRDefault="00763106" w:rsidP="00763106">
            <w:pPr>
              <w:jc w:val="center"/>
              <w:rPr>
                <w:b/>
                <w:lang w:val="en-US"/>
              </w:rPr>
            </w:pPr>
            <w:r w:rsidRPr="00763106">
              <w:rPr>
                <w:b/>
                <w:lang w:val="en-US"/>
              </w:rPr>
              <w:t>315,935</w:t>
            </w:r>
          </w:p>
        </w:tc>
        <w:tc>
          <w:tcPr>
            <w:tcW w:w="1542" w:type="dxa"/>
            <w:noWrap/>
          </w:tcPr>
          <w:p w14:paraId="116D1E4D" w14:textId="77777777" w:rsidR="00763106" w:rsidRPr="00763106" w:rsidRDefault="00763106" w:rsidP="00763106">
            <w:pPr>
              <w:jc w:val="center"/>
              <w:rPr>
                <w:b/>
                <w:lang w:val="en-US"/>
              </w:rPr>
            </w:pPr>
            <w:r w:rsidRPr="00763106">
              <w:rPr>
                <w:b/>
                <w:lang w:val="en-US"/>
              </w:rPr>
              <w:t>358,125</w:t>
            </w:r>
          </w:p>
        </w:tc>
        <w:tc>
          <w:tcPr>
            <w:tcW w:w="1519" w:type="dxa"/>
          </w:tcPr>
          <w:p w14:paraId="223028FF" w14:textId="77777777" w:rsidR="00763106" w:rsidRPr="00763106" w:rsidRDefault="00763106" w:rsidP="00763106">
            <w:pPr>
              <w:jc w:val="center"/>
              <w:rPr>
                <w:b/>
                <w:lang w:val="en-US"/>
              </w:rPr>
            </w:pPr>
            <w:r w:rsidRPr="00763106">
              <w:rPr>
                <w:b/>
                <w:lang w:val="en-US"/>
              </w:rPr>
              <w:t>6.89</w:t>
            </w:r>
          </w:p>
        </w:tc>
        <w:tc>
          <w:tcPr>
            <w:tcW w:w="1784" w:type="dxa"/>
          </w:tcPr>
          <w:p w14:paraId="2CA17AE1" w14:textId="77777777" w:rsidR="00763106" w:rsidRPr="00763106" w:rsidRDefault="00763106" w:rsidP="00763106">
            <w:pPr>
              <w:jc w:val="center"/>
              <w:rPr>
                <w:b/>
                <w:lang w:val="en-US"/>
              </w:rPr>
            </w:pPr>
            <w:r w:rsidRPr="00763106">
              <w:rPr>
                <w:b/>
                <w:lang w:val="en-US"/>
              </w:rPr>
              <w:t>13.35</w:t>
            </w:r>
          </w:p>
        </w:tc>
      </w:tr>
    </w:tbl>
    <w:p w14:paraId="2CA7F3DA" w14:textId="682D0B93" w:rsidR="005E47CD" w:rsidRDefault="005E47CD" w:rsidP="003D499A">
      <w:pPr>
        <w:pStyle w:val="Caption"/>
      </w:pPr>
      <w:r w:rsidRPr="00953BC7">
        <w:t xml:space="preserve">Table </w:t>
      </w:r>
      <w:r w:rsidR="00032ED4">
        <w:fldChar w:fldCharType="begin"/>
      </w:r>
      <w:r w:rsidR="00032ED4">
        <w:instrText xml:space="preserve"> STYLEREF 1 \s </w:instrText>
      </w:r>
      <w:r w:rsidR="00032ED4">
        <w:fldChar w:fldCharType="separate"/>
      </w:r>
      <w:r w:rsidR="00BA1CC9">
        <w:rPr>
          <w:noProof/>
        </w:rPr>
        <w:t>9</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5</w:t>
      </w:r>
      <w:r w:rsidR="00032ED4">
        <w:fldChar w:fldCharType="end"/>
      </w:r>
      <w:bookmarkEnd w:id="215"/>
      <w:r w:rsidRPr="00953BC7">
        <w:t xml:space="preserve">: </w:t>
      </w:r>
      <w:proofErr w:type="spellStart"/>
      <w:r>
        <w:t>Vergelegen</w:t>
      </w:r>
      <w:proofErr w:type="spellEnd"/>
      <w:r w:rsidRPr="00953BC7">
        <w:t xml:space="preserve"> Production </w:t>
      </w:r>
      <w:r>
        <w:t>and Forecast</w:t>
      </w:r>
      <w:bookmarkEnd w:id="216"/>
      <w:bookmarkEnd w:id="217"/>
    </w:p>
    <w:p w14:paraId="4242C5E4" w14:textId="77777777" w:rsidR="00431020" w:rsidRPr="0030123C" w:rsidRDefault="00431020" w:rsidP="0030123C">
      <w:pPr>
        <w:rPr>
          <w:lang w:eastAsia="en-US"/>
        </w:rPr>
      </w:pPr>
    </w:p>
    <w:p w14:paraId="16AE918D" w14:textId="77777777" w:rsidR="00644A08" w:rsidRPr="00644A08" w:rsidRDefault="00644A08" w:rsidP="003D499A">
      <w:pPr>
        <w:rPr>
          <w:shd w:val="clear" w:color="auto" w:fill="FFFFFF"/>
        </w:rPr>
      </w:pPr>
      <w:r w:rsidRPr="00644A08">
        <w:rPr>
          <w:shd w:val="clear" w:color="auto" w:fill="FFFFFF"/>
        </w:rPr>
        <w:t>The original forecast for the month was 130,973 kWh, while the weather-adjusted forecast was slightly lower at 129,327 kWh. However, the actual production for the month greatly exceeded both forecasts, reaching 203,236 kWh.</w:t>
      </w:r>
      <w:r>
        <w:rPr>
          <w:shd w:val="clear" w:color="auto" w:fill="FFFFFF"/>
        </w:rPr>
        <w:t xml:space="preserve"> This was due to the reconciliation of January 2023 production with December 2022 due to the meter communication errors</w:t>
      </w:r>
      <w:r w:rsidR="00D9350F">
        <w:rPr>
          <w:shd w:val="clear" w:color="auto" w:fill="FFFFFF"/>
        </w:rPr>
        <w:t xml:space="preserve"> mentioned above</w:t>
      </w:r>
      <w:r>
        <w:rPr>
          <w:shd w:val="clear" w:color="auto" w:fill="FFFFFF"/>
        </w:rPr>
        <w:t>.</w:t>
      </w:r>
    </w:p>
    <w:p w14:paraId="421279E8" w14:textId="77777777" w:rsidR="00644A08" w:rsidRPr="00644A08" w:rsidRDefault="00644A08" w:rsidP="003D499A">
      <w:pPr>
        <w:rPr>
          <w:shd w:val="clear" w:color="auto" w:fill="FFFFFF"/>
        </w:rPr>
      </w:pPr>
    </w:p>
    <w:p w14:paraId="59DB8F26" w14:textId="77777777" w:rsidR="00D36FF1" w:rsidRDefault="00644A08" w:rsidP="003D499A">
      <w:pPr>
        <w:rPr>
          <w:shd w:val="clear" w:color="auto" w:fill="FFFFFF"/>
        </w:rPr>
      </w:pPr>
      <w:r w:rsidRPr="00644A08">
        <w:rPr>
          <w:shd w:val="clear" w:color="auto" w:fill="FFFFFF"/>
        </w:rPr>
        <w:t xml:space="preserve">The percentage differences between the actual production and the original and weather-adjusted forecasts are 55.17% and 57.15%, </w:t>
      </w:r>
      <w:r>
        <w:rPr>
          <w:shd w:val="clear" w:color="auto" w:fill="FFFFFF"/>
        </w:rPr>
        <w:t xml:space="preserve">Harmattan </w:t>
      </w:r>
      <w:r w:rsidR="00AB4AD8">
        <w:rPr>
          <w:shd w:val="clear" w:color="auto" w:fill="FFFFFF"/>
        </w:rPr>
        <w:t>c</w:t>
      </w:r>
      <w:r>
        <w:rPr>
          <w:shd w:val="clear" w:color="auto" w:fill="FFFFFF"/>
        </w:rPr>
        <w:t xml:space="preserve">annot verify if the plant underperformed as the January production </w:t>
      </w:r>
      <w:r w:rsidR="00560F53">
        <w:rPr>
          <w:shd w:val="clear" w:color="auto" w:fill="FFFFFF"/>
        </w:rPr>
        <w:t>data was affected</w:t>
      </w:r>
      <w:r>
        <w:rPr>
          <w:shd w:val="clear" w:color="auto" w:fill="FFFFFF"/>
        </w:rPr>
        <w:t xml:space="preserve"> by the </w:t>
      </w:r>
      <w:r w:rsidR="00560F53">
        <w:rPr>
          <w:shd w:val="clear" w:color="auto" w:fill="FFFFFF"/>
        </w:rPr>
        <w:t>December reconciliation.</w:t>
      </w:r>
      <w:r w:rsidR="00F00221">
        <w:rPr>
          <w:shd w:val="clear" w:color="auto" w:fill="FFFFFF"/>
        </w:rPr>
        <w:t xml:space="preserve"> </w:t>
      </w:r>
      <w:r w:rsidR="00560F53">
        <w:rPr>
          <w:shd w:val="clear" w:color="auto" w:fill="FFFFFF"/>
        </w:rPr>
        <w:t>Based upon</w:t>
      </w:r>
      <w:r w:rsidR="00F00221">
        <w:rPr>
          <w:shd w:val="clear" w:color="auto" w:fill="FFFFFF"/>
        </w:rPr>
        <w:t xml:space="preserve"> </w:t>
      </w:r>
      <w:r w:rsidR="00F0245B">
        <w:rPr>
          <w:shd w:val="clear" w:color="auto" w:fill="FFFFFF"/>
        </w:rPr>
        <w:t xml:space="preserve">the </w:t>
      </w:r>
      <w:r w:rsidR="00F00221">
        <w:rPr>
          <w:shd w:val="clear" w:color="auto" w:fill="FFFFFF"/>
        </w:rPr>
        <w:t xml:space="preserve">plant availability </w:t>
      </w:r>
      <w:r w:rsidR="00F0245B">
        <w:rPr>
          <w:shd w:val="clear" w:color="auto" w:fill="FFFFFF"/>
        </w:rPr>
        <w:t xml:space="preserve">data </w:t>
      </w:r>
      <w:r w:rsidR="00F00221">
        <w:rPr>
          <w:shd w:val="clear" w:color="auto" w:fill="FFFFFF"/>
        </w:rPr>
        <w:t xml:space="preserve">we can deduce that the plant </w:t>
      </w:r>
      <w:r w:rsidR="00F0245B">
        <w:rPr>
          <w:shd w:val="clear" w:color="auto" w:fill="FFFFFF"/>
        </w:rPr>
        <w:t xml:space="preserve">did </w:t>
      </w:r>
      <w:r w:rsidR="00F00221">
        <w:rPr>
          <w:shd w:val="clear" w:color="auto" w:fill="FFFFFF"/>
        </w:rPr>
        <w:t xml:space="preserve">experience down time due to </w:t>
      </w:r>
      <w:r w:rsidR="00085EF5">
        <w:rPr>
          <w:shd w:val="clear" w:color="auto" w:fill="FFFFFF"/>
        </w:rPr>
        <w:t>load shedding</w:t>
      </w:r>
      <w:r w:rsidR="002D13FD">
        <w:rPr>
          <w:shd w:val="clear" w:color="auto" w:fill="FFFFFF"/>
        </w:rPr>
        <w:t xml:space="preserve"> in January</w:t>
      </w:r>
      <w:r w:rsidR="00F00221">
        <w:rPr>
          <w:shd w:val="clear" w:color="auto" w:fill="FFFFFF"/>
        </w:rPr>
        <w:t xml:space="preserve">. </w:t>
      </w:r>
    </w:p>
    <w:p w14:paraId="570F84C9" w14:textId="77777777" w:rsidR="002432FD" w:rsidRDefault="002432FD" w:rsidP="003D499A">
      <w:pPr>
        <w:rPr>
          <w:iCs/>
          <w:lang w:eastAsia="en-US"/>
        </w:rPr>
      </w:pPr>
      <w:r>
        <w:rPr>
          <w:lang w:eastAsia="en-US"/>
        </w:rPr>
        <w:br w:type="page"/>
      </w:r>
    </w:p>
    <w:p w14:paraId="09660703" w14:textId="77777777" w:rsidR="00D36FF1" w:rsidRDefault="00D36FF1" w:rsidP="0030123C">
      <w:pPr>
        <w:pStyle w:val="Caption"/>
        <w:rPr>
          <w:lang w:eastAsia="en-US"/>
        </w:rPr>
      </w:pPr>
    </w:p>
    <w:p w14:paraId="2A27B876" w14:textId="77777777" w:rsidR="000F7FDB" w:rsidRPr="00953BC7" w:rsidRDefault="000F7FDB" w:rsidP="003D499A">
      <w:pPr>
        <w:pStyle w:val="Heading1"/>
      </w:pPr>
      <w:bookmarkStart w:id="218" w:name="_Toc130236247"/>
      <w:bookmarkEnd w:id="195"/>
      <w:r>
        <w:t>Tzaneen</w:t>
      </w:r>
      <w:r w:rsidRPr="00953BC7">
        <w:t xml:space="preserve"> Technical Performance</w:t>
      </w:r>
      <w:bookmarkEnd w:id="218"/>
    </w:p>
    <w:p w14:paraId="50DC4D73" w14:textId="77777777" w:rsidR="000F7FDB" w:rsidRPr="00953BC7" w:rsidRDefault="000F7FDB" w:rsidP="003D499A">
      <w:pPr>
        <w:rPr>
          <w:lang w:eastAsia="en-US"/>
        </w:rPr>
      </w:pPr>
    </w:p>
    <w:p w14:paraId="2E9412AA" w14:textId="77777777" w:rsidR="000F7FDB" w:rsidRDefault="002432FD" w:rsidP="003D499A">
      <w:r w:rsidRPr="002432FD">
        <w:t>The following tables and figures describe the technical performance of the plant compared with the forecast. We have evaluated irradiation, availability, performance ratio and production.</w:t>
      </w:r>
    </w:p>
    <w:p w14:paraId="019CCE17" w14:textId="77777777" w:rsidR="002432FD" w:rsidRPr="00953BC7" w:rsidRDefault="002432FD" w:rsidP="003D499A">
      <w:pPr>
        <w:rPr>
          <w:shd w:val="clear" w:color="auto" w:fill="FFFFFF"/>
        </w:rPr>
      </w:pPr>
    </w:p>
    <w:p w14:paraId="779B0305" w14:textId="77777777" w:rsidR="000F7FDB" w:rsidRPr="0078269D" w:rsidRDefault="00A25EE0" w:rsidP="0030123C">
      <w:pPr>
        <w:pStyle w:val="Heading2"/>
      </w:pPr>
      <w:r w:rsidDel="001A57ED">
        <w:rPr>
          <w:iCs/>
          <w:color w:val="5F0505"/>
          <w:sz w:val="18"/>
          <w:szCs w:val="18"/>
        </w:rPr>
        <w:fldChar w:fldCharType="begin"/>
      </w:r>
      <w:r w:rsidR="00000000">
        <w:rPr>
          <w:iCs/>
          <w:color w:val="5F0505"/>
          <w:sz w:val="18"/>
          <w:szCs w:val="18"/>
        </w:rPr>
        <w:fldChar w:fldCharType="separate"/>
      </w:r>
      <w:r w:rsidDel="001A57ED">
        <w:rPr>
          <w:iCs/>
          <w:color w:val="5F0505"/>
          <w:sz w:val="18"/>
          <w:szCs w:val="18"/>
        </w:rPr>
        <w:fldChar w:fldCharType="end"/>
      </w:r>
      <w:r w:rsidDel="001A57ED">
        <w:rPr>
          <w:iCs/>
          <w:color w:val="5F0505"/>
          <w:sz w:val="18"/>
          <w:szCs w:val="18"/>
        </w:rPr>
        <w:fldChar w:fldCharType="begin"/>
      </w:r>
      <w:r w:rsidR="00000000">
        <w:rPr>
          <w:iCs/>
          <w:color w:val="5F0505"/>
          <w:sz w:val="18"/>
          <w:szCs w:val="18"/>
        </w:rPr>
        <w:fldChar w:fldCharType="separate"/>
      </w:r>
      <w:r w:rsidDel="001A57ED">
        <w:rPr>
          <w:iCs/>
          <w:color w:val="5F0505"/>
          <w:sz w:val="18"/>
          <w:szCs w:val="18"/>
        </w:rPr>
        <w:fldChar w:fldCharType="end"/>
      </w:r>
      <w:bookmarkStart w:id="219" w:name="_Toc130236248"/>
      <w:r w:rsidR="000F7FDB" w:rsidRPr="0078269D">
        <w:t>System Design</w:t>
      </w:r>
      <w:bookmarkEnd w:id="219"/>
      <w:r w:rsidR="000F7FDB" w:rsidRPr="0078269D">
        <w:t xml:space="preserve"> </w:t>
      </w:r>
    </w:p>
    <w:p w14:paraId="10CFDFA4" w14:textId="77777777" w:rsidR="000F7FDB" w:rsidRPr="0078269D" w:rsidRDefault="000F7FDB" w:rsidP="003D499A"/>
    <w:p w14:paraId="11C34928" w14:textId="77777777" w:rsidR="001A57ED" w:rsidRDefault="000F7FDB" w:rsidP="003D499A">
      <w:r w:rsidRPr="0078269D">
        <w:t xml:space="preserve">The </w:t>
      </w:r>
      <w:r w:rsidR="00560F53">
        <w:t>project</w:t>
      </w:r>
      <w:r w:rsidRPr="0078269D">
        <w:t xml:space="preserve"> is a </w:t>
      </w:r>
      <w:r w:rsidR="000B0413">
        <w:t>405</w:t>
      </w:r>
      <w:r w:rsidRPr="0078269D">
        <w:t>kWp system with 5</w:t>
      </w:r>
      <w:r w:rsidR="000B0413">
        <w:t>40</w:t>
      </w:r>
      <w:r w:rsidRPr="0078269D">
        <w:t xml:space="preserve">Wp JA Solar PV modules connected to </w:t>
      </w:r>
      <w:r w:rsidR="000B0413">
        <w:t>four</w:t>
      </w:r>
      <w:r w:rsidRPr="0078269D">
        <w:t xml:space="preserve"> Huawei 100 kW inverters</w:t>
      </w:r>
      <w:r w:rsidR="00EB4E15" w:rsidRPr="00EB4E15">
        <w:t xml:space="preserve"> with key details noted in</w:t>
      </w:r>
      <w:r w:rsidR="00EB4E15">
        <w:t xml:space="preserve"> </w:t>
      </w:r>
      <w:r w:rsidR="00EB4E15">
        <w:fldChar w:fldCharType="begin"/>
      </w:r>
      <w:r w:rsidR="00EB4E15">
        <w:instrText xml:space="preserve"> REF _Ref129680294 \h </w:instrText>
      </w:r>
      <w:r w:rsidR="00EB4E15">
        <w:fldChar w:fldCharType="separate"/>
      </w:r>
      <w:r w:rsidR="0087758B" w:rsidRPr="00FD2319">
        <w:t xml:space="preserve">Table </w:t>
      </w:r>
      <w:r w:rsidR="0087758B">
        <w:rPr>
          <w:noProof/>
        </w:rPr>
        <w:t>10</w:t>
      </w:r>
      <w:r w:rsidR="0087758B">
        <w:noBreakHyphen/>
      </w:r>
      <w:r w:rsidR="0087758B">
        <w:rPr>
          <w:noProof/>
        </w:rPr>
        <w:t>1</w:t>
      </w:r>
      <w:r w:rsidR="00EB4E15">
        <w:fldChar w:fldCharType="end"/>
      </w:r>
      <w:r w:rsidR="00EB4E15">
        <w:t xml:space="preserve">. </w:t>
      </w:r>
      <w:r w:rsidR="00EB4E15" w:rsidRPr="00EB4E15">
        <w:t>The inverters installed by Mediclinic are grid tied with anti-islanding protection as explained in Chapter 5</w:t>
      </w:r>
      <w:r w:rsidR="00EB4E15">
        <w:t>.</w:t>
      </w:r>
    </w:p>
    <w:p w14:paraId="0BDA4E50" w14:textId="77777777" w:rsidR="00EB4E15" w:rsidRDefault="00EB4E15" w:rsidP="003D499A"/>
    <w:tbl>
      <w:tblPr>
        <w:tblStyle w:val="TableGridLight"/>
        <w:tblW w:w="4730" w:type="pct"/>
        <w:jc w:val="center"/>
        <w:tblLook w:val="04A0" w:firstRow="1" w:lastRow="0" w:firstColumn="1" w:lastColumn="0" w:noHBand="0" w:noVBand="1"/>
      </w:tblPr>
      <w:tblGrid>
        <w:gridCol w:w="4510"/>
        <w:gridCol w:w="4514"/>
      </w:tblGrid>
      <w:tr w:rsidR="001A57ED" w:rsidRPr="00FD2319" w14:paraId="4ACEDB71" w14:textId="77777777">
        <w:trPr>
          <w:trHeight w:val="263"/>
          <w:jc w:val="center"/>
        </w:trPr>
        <w:tc>
          <w:tcPr>
            <w:tcW w:w="5000" w:type="pct"/>
            <w:gridSpan w:val="2"/>
            <w:shd w:val="clear" w:color="auto" w:fill="5F0500"/>
            <w:noWrap/>
          </w:tcPr>
          <w:p w14:paraId="50FB112D" w14:textId="77777777" w:rsidR="001A57ED" w:rsidRPr="006F0810" w:rsidRDefault="001A57ED" w:rsidP="0030123C">
            <w:pPr>
              <w:rPr>
                <w:color w:val="000000"/>
                <w:lang w:eastAsia="en-ZA"/>
              </w:rPr>
            </w:pPr>
            <w:r w:rsidRPr="006F0810">
              <w:rPr>
                <w:lang w:eastAsia="en-ZA"/>
              </w:rPr>
              <w:t>Project Overview</w:t>
            </w:r>
          </w:p>
        </w:tc>
      </w:tr>
      <w:tr w:rsidR="001A57ED" w:rsidRPr="00FD2319" w14:paraId="705DA1E8" w14:textId="77777777" w:rsidTr="001A57ED">
        <w:trPr>
          <w:trHeight w:val="263"/>
          <w:jc w:val="center"/>
        </w:trPr>
        <w:tc>
          <w:tcPr>
            <w:tcW w:w="2499" w:type="pct"/>
            <w:noWrap/>
            <w:hideMark/>
          </w:tcPr>
          <w:p w14:paraId="7CC54DB2" w14:textId="77777777" w:rsidR="001A57ED" w:rsidRPr="00FD2319" w:rsidRDefault="001A57ED" w:rsidP="003D499A">
            <w:pPr>
              <w:rPr>
                <w:lang w:eastAsia="en-ZA"/>
              </w:rPr>
            </w:pPr>
            <w:r>
              <w:rPr>
                <w:lang w:eastAsia="en-ZA"/>
              </w:rPr>
              <w:t xml:space="preserve">Design </w:t>
            </w:r>
            <w:r w:rsidRPr="00FD2319">
              <w:rPr>
                <w:lang w:eastAsia="en-ZA"/>
              </w:rPr>
              <w:t>Capacity DC</w:t>
            </w:r>
            <w:r>
              <w:rPr>
                <w:lang w:eastAsia="en-ZA"/>
              </w:rPr>
              <w:t xml:space="preserve">/AC </w:t>
            </w:r>
            <w:r w:rsidRPr="00FD2319">
              <w:rPr>
                <w:lang w:eastAsia="en-ZA"/>
              </w:rPr>
              <w:t>(kW</w:t>
            </w:r>
            <w:r>
              <w:rPr>
                <w:lang w:eastAsia="en-ZA"/>
              </w:rPr>
              <w:t>)</w:t>
            </w:r>
          </w:p>
        </w:tc>
        <w:tc>
          <w:tcPr>
            <w:tcW w:w="2501" w:type="pct"/>
            <w:noWrap/>
            <w:hideMark/>
          </w:tcPr>
          <w:p w14:paraId="3842A917" w14:textId="77777777" w:rsidR="001A57ED" w:rsidRPr="00FD2319" w:rsidRDefault="001A57ED" w:rsidP="003D499A">
            <w:pPr>
              <w:rPr>
                <w:lang w:eastAsia="en-ZA"/>
              </w:rPr>
            </w:pPr>
            <w:r>
              <w:rPr>
                <w:lang w:eastAsia="en-ZA"/>
              </w:rPr>
              <w:t>405</w:t>
            </w:r>
            <w:r w:rsidRPr="00FB76C9">
              <w:rPr>
                <w:lang w:eastAsia="en-ZA"/>
              </w:rPr>
              <w:t xml:space="preserve"> / </w:t>
            </w:r>
            <w:r>
              <w:rPr>
                <w:lang w:eastAsia="en-ZA"/>
              </w:rPr>
              <w:t>400</w:t>
            </w:r>
          </w:p>
        </w:tc>
      </w:tr>
      <w:tr w:rsidR="001A57ED" w:rsidRPr="00FD2319" w14:paraId="7DDC97F3" w14:textId="77777777" w:rsidTr="001A57ED">
        <w:trPr>
          <w:trHeight w:val="263"/>
          <w:jc w:val="center"/>
        </w:trPr>
        <w:tc>
          <w:tcPr>
            <w:tcW w:w="2499" w:type="pct"/>
            <w:noWrap/>
          </w:tcPr>
          <w:p w14:paraId="53193738" w14:textId="77777777" w:rsidR="001A57ED" w:rsidRPr="00FD2319" w:rsidRDefault="001A57ED" w:rsidP="003D499A">
            <w:pPr>
              <w:rPr>
                <w:lang w:eastAsia="en-ZA"/>
              </w:rPr>
            </w:pPr>
            <w:r>
              <w:rPr>
                <w:lang w:eastAsia="en-ZA"/>
              </w:rPr>
              <w:t xml:space="preserve">Achieved </w:t>
            </w:r>
            <w:r w:rsidRPr="00FD2319">
              <w:rPr>
                <w:lang w:eastAsia="en-ZA"/>
              </w:rPr>
              <w:t>Capacity DC</w:t>
            </w:r>
            <w:r>
              <w:rPr>
                <w:lang w:eastAsia="en-ZA"/>
              </w:rPr>
              <w:t xml:space="preserve">/AC </w:t>
            </w:r>
            <w:r w:rsidRPr="00FD2319">
              <w:rPr>
                <w:lang w:eastAsia="en-ZA"/>
              </w:rPr>
              <w:t>(kW</w:t>
            </w:r>
            <w:r>
              <w:rPr>
                <w:lang w:eastAsia="en-ZA"/>
              </w:rPr>
              <w:t>)</w:t>
            </w:r>
          </w:p>
        </w:tc>
        <w:tc>
          <w:tcPr>
            <w:tcW w:w="2501" w:type="pct"/>
            <w:noWrap/>
          </w:tcPr>
          <w:p w14:paraId="09683597" w14:textId="77777777" w:rsidR="001A57ED" w:rsidRPr="00FD2319" w:rsidRDefault="001A57ED" w:rsidP="003D499A">
            <w:pPr>
              <w:rPr>
                <w:lang w:eastAsia="en-ZA"/>
              </w:rPr>
            </w:pPr>
            <w:r>
              <w:rPr>
                <w:lang w:eastAsia="en-ZA"/>
              </w:rPr>
              <w:t>405</w:t>
            </w:r>
            <w:r w:rsidRPr="00FB76C9">
              <w:rPr>
                <w:lang w:eastAsia="en-ZA"/>
              </w:rPr>
              <w:t xml:space="preserve"> / </w:t>
            </w:r>
            <w:r>
              <w:rPr>
                <w:lang w:eastAsia="en-ZA"/>
              </w:rPr>
              <w:t>3</w:t>
            </w:r>
            <w:r w:rsidRPr="00FB76C9">
              <w:rPr>
                <w:lang w:eastAsia="en-ZA"/>
              </w:rPr>
              <w:t>5</w:t>
            </w:r>
            <w:r>
              <w:rPr>
                <w:lang w:eastAsia="en-ZA"/>
              </w:rPr>
              <w:t>0</w:t>
            </w:r>
          </w:p>
        </w:tc>
      </w:tr>
      <w:tr w:rsidR="001A57ED" w:rsidRPr="00FD2319" w14:paraId="24A7653B" w14:textId="77777777" w:rsidTr="001A57ED">
        <w:trPr>
          <w:trHeight w:val="263"/>
          <w:jc w:val="center"/>
        </w:trPr>
        <w:tc>
          <w:tcPr>
            <w:tcW w:w="2499" w:type="pct"/>
            <w:noWrap/>
            <w:hideMark/>
          </w:tcPr>
          <w:p w14:paraId="12BE4B07" w14:textId="77777777" w:rsidR="001A57ED" w:rsidRPr="00FD2319" w:rsidRDefault="001A57ED" w:rsidP="003D499A">
            <w:pPr>
              <w:rPr>
                <w:lang w:eastAsia="en-ZA"/>
              </w:rPr>
            </w:pPr>
            <w:r>
              <w:rPr>
                <w:lang w:eastAsia="en-ZA"/>
              </w:rPr>
              <w:t>Technology</w:t>
            </w:r>
          </w:p>
        </w:tc>
        <w:tc>
          <w:tcPr>
            <w:tcW w:w="2501" w:type="pct"/>
            <w:noWrap/>
            <w:hideMark/>
          </w:tcPr>
          <w:p w14:paraId="295107DD" w14:textId="77777777" w:rsidR="001A57ED" w:rsidRPr="00FD2319" w:rsidRDefault="001A57ED" w:rsidP="003D499A">
            <w:pPr>
              <w:rPr>
                <w:lang w:eastAsia="en-ZA"/>
              </w:rPr>
            </w:pPr>
            <w:r w:rsidRPr="00FD2319">
              <w:rPr>
                <w:lang w:eastAsia="en-ZA"/>
              </w:rPr>
              <w:t>Solar</w:t>
            </w:r>
          </w:p>
        </w:tc>
      </w:tr>
      <w:tr w:rsidR="001A57ED" w:rsidRPr="00FD2319" w14:paraId="5B52CA52" w14:textId="77777777" w:rsidTr="001A57ED">
        <w:trPr>
          <w:trHeight w:val="263"/>
          <w:jc w:val="center"/>
        </w:trPr>
        <w:tc>
          <w:tcPr>
            <w:tcW w:w="2499" w:type="pct"/>
            <w:noWrap/>
            <w:hideMark/>
          </w:tcPr>
          <w:p w14:paraId="44E347E6" w14:textId="77777777" w:rsidR="001A57ED" w:rsidRPr="00FD2319" w:rsidRDefault="001A57ED" w:rsidP="003D499A">
            <w:pPr>
              <w:rPr>
                <w:lang w:eastAsia="en-ZA"/>
              </w:rPr>
            </w:pPr>
            <w:r w:rsidRPr="00FD2319">
              <w:rPr>
                <w:lang w:eastAsia="en-ZA"/>
              </w:rPr>
              <w:t>Project Company:</w:t>
            </w:r>
          </w:p>
        </w:tc>
        <w:tc>
          <w:tcPr>
            <w:tcW w:w="2501" w:type="pct"/>
            <w:noWrap/>
            <w:hideMark/>
          </w:tcPr>
          <w:p w14:paraId="5E4A169F" w14:textId="77777777" w:rsidR="001A57ED" w:rsidRPr="00FD2319" w:rsidRDefault="001A57ED" w:rsidP="003D499A">
            <w:pPr>
              <w:rPr>
                <w:lang w:eastAsia="en-ZA"/>
              </w:rPr>
            </w:pPr>
            <w:proofErr w:type="spellStart"/>
            <w:r w:rsidRPr="00FD2319">
              <w:rPr>
                <w:lang w:eastAsia="en-ZA"/>
              </w:rPr>
              <w:t>Moshesh</w:t>
            </w:r>
            <w:proofErr w:type="spellEnd"/>
            <w:r w:rsidRPr="00FD2319">
              <w:rPr>
                <w:lang w:eastAsia="en-ZA"/>
              </w:rPr>
              <w:t xml:space="preserve"> Solar PV 1 (Pty) Ltd</w:t>
            </w:r>
          </w:p>
        </w:tc>
      </w:tr>
      <w:tr w:rsidR="001A57ED" w:rsidRPr="00FD2319" w14:paraId="250158BF" w14:textId="77777777" w:rsidTr="001A57ED">
        <w:trPr>
          <w:trHeight w:val="263"/>
          <w:jc w:val="center"/>
        </w:trPr>
        <w:tc>
          <w:tcPr>
            <w:tcW w:w="2499" w:type="pct"/>
            <w:noWrap/>
            <w:hideMark/>
          </w:tcPr>
          <w:p w14:paraId="12288F99" w14:textId="77777777" w:rsidR="001A57ED" w:rsidRPr="00FD2319" w:rsidRDefault="001A57ED" w:rsidP="003D499A">
            <w:pPr>
              <w:rPr>
                <w:lang w:eastAsia="en-ZA"/>
              </w:rPr>
            </w:pPr>
            <w:r w:rsidRPr="00FD2319">
              <w:rPr>
                <w:lang w:eastAsia="en-ZA"/>
              </w:rPr>
              <w:t>Address:</w:t>
            </w:r>
          </w:p>
        </w:tc>
        <w:tc>
          <w:tcPr>
            <w:tcW w:w="2501" w:type="pct"/>
            <w:noWrap/>
            <w:hideMark/>
          </w:tcPr>
          <w:p w14:paraId="391991F6" w14:textId="77777777" w:rsidR="001A57ED" w:rsidRPr="00FD2319" w:rsidRDefault="001A57ED" w:rsidP="003D499A">
            <w:pPr>
              <w:rPr>
                <w:lang w:eastAsia="en-ZA"/>
              </w:rPr>
            </w:pPr>
            <w:r>
              <w:rPr>
                <w:lang w:eastAsia="en-ZA"/>
              </w:rPr>
              <w:t>Tzaneen</w:t>
            </w:r>
            <w:r w:rsidRPr="00FD2319">
              <w:rPr>
                <w:lang w:eastAsia="en-ZA"/>
              </w:rPr>
              <w:t>, Main Road Somerset West South Africa</w:t>
            </w:r>
          </w:p>
        </w:tc>
      </w:tr>
      <w:tr w:rsidR="001A57ED" w:rsidRPr="00FD2319" w14:paraId="4090A99D" w14:textId="77777777" w:rsidTr="001A57ED">
        <w:trPr>
          <w:trHeight w:val="263"/>
          <w:jc w:val="center"/>
        </w:trPr>
        <w:tc>
          <w:tcPr>
            <w:tcW w:w="2499" w:type="pct"/>
            <w:noWrap/>
          </w:tcPr>
          <w:p w14:paraId="3FB64AB7" w14:textId="77777777" w:rsidR="001A57ED" w:rsidRPr="00FD2319" w:rsidRDefault="001A57ED" w:rsidP="003D499A">
            <w:pPr>
              <w:rPr>
                <w:lang w:eastAsia="en-ZA"/>
              </w:rPr>
            </w:pPr>
            <w:r>
              <w:rPr>
                <w:lang w:eastAsia="en-ZA"/>
              </w:rPr>
              <w:t xml:space="preserve">Commercial Operation Date </w:t>
            </w:r>
          </w:p>
        </w:tc>
        <w:tc>
          <w:tcPr>
            <w:tcW w:w="2501" w:type="pct"/>
            <w:noWrap/>
          </w:tcPr>
          <w:p w14:paraId="4F5D1237" w14:textId="77777777" w:rsidR="001A57ED" w:rsidRPr="00FD2319" w:rsidRDefault="001A57ED" w:rsidP="003D499A">
            <w:pPr>
              <w:rPr>
                <w:lang w:eastAsia="en-ZA"/>
              </w:rPr>
            </w:pPr>
            <w:r>
              <w:rPr>
                <w:lang w:eastAsia="en-ZA"/>
              </w:rPr>
              <w:t>11</w:t>
            </w:r>
            <w:r w:rsidRPr="00F64F0A">
              <w:rPr>
                <w:lang w:eastAsia="en-ZA"/>
              </w:rPr>
              <w:t xml:space="preserve"> Oct </w:t>
            </w:r>
            <w:r>
              <w:rPr>
                <w:lang w:eastAsia="en-ZA"/>
              </w:rPr>
              <w:t>2022</w:t>
            </w:r>
          </w:p>
        </w:tc>
      </w:tr>
    </w:tbl>
    <w:p w14:paraId="08C7B984" w14:textId="16DCB210" w:rsidR="001A57ED" w:rsidRPr="00FD2319" w:rsidRDefault="001A57ED" w:rsidP="003D499A">
      <w:pPr>
        <w:pStyle w:val="Caption"/>
        <w:rPr>
          <w:ins w:id="220" w:author="Mutali Nepfumbada" w:date="2023-03-09T12:27:00Z"/>
          <w:lang w:eastAsia="en-US"/>
        </w:rPr>
      </w:pPr>
      <w:bookmarkStart w:id="221" w:name="_Ref129680294"/>
      <w:bookmarkStart w:id="222" w:name="_Toc130236190"/>
      <w:r w:rsidRPr="00FD2319">
        <w:t xml:space="preserve">Table </w:t>
      </w:r>
      <w:r w:rsidR="00032ED4">
        <w:fldChar w:fldCharType="begin"/>
      </w:r>
      <w:r w:rsidR="00032ED4">
        <w:instrText xml:space="preserve"> STYLEREF 1 \s </w:instrText>
      </w:r>
      <w:r w:rsidR="00032ED4">
        <w:fldChar w:fldCharType="separate"/>
      </w:r>
      <w:r w:rsidR="00BA1CC9">
        <w:rPr>
          <w:noProof/>
        </w:rPr>
        <w:t>10</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1</w:t>
      </w:r>
      <w:r w:rsidR="00032ED4">
        <w:fldChar w:fldCharType="end"/>
      </w:r>
      <w:bookmarkEnd w:id="221"/>
      <w:r w:rsidRPr="00FD2319">
        <w:t xml:space="preserve">: </w:t>
      </w:r>
      <w:r>
        <w:t>Tzaneen</w:t>
      </w:r>
      <w:r w:rsidRPr="00FD2319">
        <w:t xml:space="preserve"> Project Overview</w:t>
      </w:r>
      <w:bookmarkEnd w:id="222"/>
    </w:p>
    <w:p w14:paraId="7124A962" w14:textId="77777777" w:rsidR="001A57ED" w:rsidRPr="0078269D" w:rsidRDefault="001A57ED" w:rsidP="003D499A"/>
    <w:p w14:paraId="268309CB" w14:textId="77777777" w:rsidR="000F7FDB" w:rsidRDefault="000F7FDB" w:rsidP="003D499A">
      <w:pPr>
        <w:pStyle w:val="Heading2"/>
      </w:pPr>
      <w:bookmarkStart w:id="223" w:name="_Toc130236249"/>
      <w:r w:rsidRPr="00953BC7">
        <w:t xml:space="preserve">Irradiation </w:t>
      </w:r>
      <w:r>
        <w:t>Vs Forecast</w:t>
      </w:r>
      <w:bookmarkEnd w:id="223"/>
      <w:r w:rsidRPr="00953BC7">
        <w:t xml:space="preserve"> </w:t>
      </w:r>
    </w:p>
    <w:p w14:paraId="0C1B6786" w14:textId="77777777" w:rsidR="000F7FDB" w:rsidRPr="009D6A31" w:rsidRDefault="000F7FDB" w:rsidP="003D499A"/>
    <w:p w14:paraId="125F2AB1" w14:textId="77777777" w:rsidR="000F7FDB" w:rsidRDefault="000F7FDB" w:rsidP="003D499A">
      <w:pPr>
        <w:rPr>
          <w:lang w:eastAsia="en-US"/>
        </w:rPr>
      </w:pPr>
      <w:r w:rsidRPr="00D15394">
        <w:rPr>
          <w:lang w:eastAsia="en-US"/>
        </w:rPr>
        <w:t xml:space="preserve">The following table and graph </w:t>
      </w:r>
      <w:r w:rsidR="00F00221">
        <w:rPr>
          <w:lang w:eastAsia="en-US"/>
        </w:rPr>
        <w:t xml:space="preserve">below </w:t>
      </w:r>
      <w:r w:rsidR="00F00221" w:rsidRPr="00D15394">
        <w:rPr>
          <w:lang w:eastAsia="en-US"/>
        </w:rPr>
        <w:t>describe</w:t>
      </w:r>
      <w:r w:rsidRPr="00D15394">
        <w:rPr>
          <w:lang w:eastAsia="en-US"/>
        </w:rPr>
        <w:t xml:space="preserve"> the irradiance </w:t>
      </w:r>
      <w:r w:rsidR="00F00221">
        <w:rPr>
          <w:lang w:eastAsia="en-US"/>
        </w:rPr>
        <w:t xml:space="preserve">in January 2023 </w:t>
      </w:r>
      <w:r w:rsidRPr="00D15394">
        <w:rPr>
          <w:lang w:eastAsia="en-US"/>
        </w:rPr>
        <w:t xml:space="preserve">compared to the Helioscope P50 prediction. Harmattan notes that the irradiance measurement is satellite-based. </w:t>
      </w:r>
    </w:p>
    <w:p w14:paraId="67F585D1" w14:textId="77777777" w:rsidR="00763106" w:rsidRDefault="00763106" w:rsidP="003D499A">
      <w:pPr>
        <w:rPr>
          <w:lang w:eastAsia="en-US"/>
        </w:rPr>
      </w:pPr>
    </w:p>
    <w:tbl>
      <w:tblPr>
        <w:tblStyle w:val="TableGridLight"/>
        <w:tblW w:w="5000" w:type="pct"/>
        <w:jc w:val="center"/>
        <w:tblLook w:val="04A0" w:firstRow="1" w:lastRow="0" w:firstColumn="1" w:lastColumn="0" w:noHBand="0" w:noVBand="1"/>
      </w:tblPr>
      <w:tblGrid>
        <w:gridCol w:w="2385"/>
        <w:gridCol w:w="2421"/>
        <w:gridCol w:w="2369"/>
        <w:gridCol w:w="2364"/>
      </w:tblGrid>
      <w:tr w:rsidR="00763106" w:rsidRPr="00763106" w14:paraId="27491478" w14:textId="77777777" w:rsidTr="00FE55DC">
        <w:trPr>
          <w:trHeight w:val="258"/>
          <w:jc w:val="center"/>
        </w:trPr>
        <w:tc>
          <w:tcPr>
            <w:tcW w:w="5000" w:type="pct"/>
            <w:gridSpan w:val="4"/>
            <w:shd w:val="clear" w:color="auto" w:fill="5F0500"/>
          </w:tcPr>
          <w:p w14:paraId="511B81A2" w14:textId="77777777" w:rsidR="00763106" w:rsidRPr="00763106" w:rsidRDefault="00763106" w:rsidP="00763106">
            <w:pPr>
              <w:jc w:val="center"/>
              <w:rPr>
                <w:b/>
                <w:bCs/>
                <w:lang w:val="en-GB"/>
              </w:rPr>
            </w:pPr>
            <w:r w:rsidRPr="00763106">
              <w:rPr>
                <w:b/>
                <w:bCs/>
                <w:lang w:val="en-GB"/>
              </w:rPr>
              <w:t>Irradiation (kWh/m</w:t>
            </w:r>
            <w:r w:rsidRPr="00763106">
              <w:rPr>
                <w:b/>
                <w:bCs/>
                <w:vertAlign w:val="superscript"/>
                <w:lang w:val="en-GB"/>
              </w:rPr>
              <w:t>2</w:t>
            </w:r>
            <w:r w:rsidRPr="00763106">
              <w:rPr>
                <w:b/>
                <w:bCs/>
                <w:lang w:val="en-GB"/>
              </w:rPr>
              <w:t>)</w:t>
            </w:r>
          </w:p>
        </w:tc>
      </w:tr>
      <w:tr w:rsidR="00763106" w:rsidRPr="00763106" w14:paraId="2EFA4181" w14:textId="77777777" w:rsidTr="00FE55DC">
        <w:trPr>
          <w:trHeight w:val="258"/>
          <w:jc w:val="center"/>
        </w:trPr>
        <w:tc>
          <w:tcPr>
            <w:tcW w:w="1250" w:type="pct"/>
            <w:shd w:val="clear" w:color="auto" w:fill="5F0500"/>
          </w:tcPr>
          <w:p w14:paraId="39A319A9" w14:textId="77777777" w:rsidR="00763106" w:rsidRPr="00763106" w:rsidRDefault="00763106" w:rsidP="00763106">
            <w:pPr>
              <w:jc w:val="left"/>
              <w:rPr>
                <w:b/>
                <w:bCs/>
                <w:lang w:val="en-GB" w:eastAsia="en-US"/>
              </w:rPr>
            </w:pPr>
            <w:r w:rsidRPr="00763106">
              <w:rPr>
                <w:b/>
                <w:bCs/>
                <w:lang w:val="en-GB" w:eastAsia="en-US"/>
              </w:rPr>
              <w:t>Month</w:t>
            </w:r>
          </w:p>
        </w:tc>
        <w:tc>
          <w:tcPr>
            <w:tcW w:w="1269" w:type="pct"/>
            <w:shd w:val="clear" w:color="auto" w:fill="5F0500"/>
          </w:tcPr>
          <w:p w14:paraId="411C289C" w14:textId="77777777" w:rsidR="00763106" w:rsidRPr="00763106" w:rsidRDefault="00763106" w:rsidP="00763106">
            <w:pPr>
              <w:jc w:val="center"/>
              <w:rPr>
                <w:b/>
                <w:bCs/>
                <w:lang w:val="en-US"/>
              </w:rPr>
            </w:pPr>
            <w:r w:rsidRPr="00763106">
              <w:rPr>
                <w:b/>
                <w:bCs/>
                <w:lang w:val="en-GB"/>
              </w:rPr>
              <w:t xml:space="preserve">Actual </w:t>
            </w:r>
          </w:p>
        </w:tc>
        <w:tc>
          <w:tcPr>
            <w:tcW w:w="1242" w:type="pct"/>
            <w:shd w:val="clear" w:color="auto" w:fill="5F0500"/>
          </w:tcPr>
          <w:p w14:paraId="704EB5B2" w14:textId="77777777" w:rsidR="00763106" w:rsidRPr="00763106" w:rsidRDefault="00763106" w:rsidP="00763106">
            <w:pPr>
              <w:jc w:val="center"/>
              <w:rPr>
                <w:b/>
                <w:bCs/>
                <w:lang w:val="en-GB" w:eastAsia="en-US"/>
              </w:rPr>
            </w:pPr>
            <w:r w:rsidRPr="00763106">
              <w:rPr>
                <w:b/>
                <w:bCs/>
                <w:lang w:val="en-GB"/>
              </w:rPr>
              <w:t>Forecast</w:t>
            </w:r>
          </w:p>
        </w:tc>
        <w:tc>
          <w:tcPr>
            <w:tcW w:w="1239" w:type="pct"/>
            <w:shd w:val="clear" w:color="auto" w:fill="5F0500"/>
          </w:tcPr>
          <w:p w14:paraId="169D6361" w14:textId="77777777" w:rsidR="00763106" w:rsidRPr="00763106" w:rsidRDefault="00763106" w:rsidP="00763106">
            <w:pPr>
              <w:jc w:val="center"/>
              <w:rPr>
                <w:b/>
                <w:bCs/>
                <w:lang w:val="en-GB" w:eastAsia="en-US"/>
              </w:rPr>
            </w:pPr>
            <w:r w:rsidRPr="00763106">
              <w:rPr>
                <w:b/>
                <w:bCs/>
                <w:lang w:val="en-GB"/>
              </w:rPr>
              <w:t>Delta (%)</w:t>
            </w:r>
          </w:p>
        </w:tc>
      </w:tr>
      <w:tr w:rsidR="00763106" w:rsidRPr="00763106" w14:paraId="3FDA5035" w14:textId="77777777" w:rsidTr="00FE55DC">
        <w:trPr>
          <w:trHeight w:val="126"/>
          <w:jc w:val="center"/>
        </w:trPr>
        <w:tc>
          <w:tcPr>
            <w:tcW w:w="1250" w:type="pct"/>
          </w:tcPr>
          <w:p w14:paraId="51AFAD5B" w14:textId="77777777" w:rsidR="00763106" w:rsidRPr="00763106" w:rsidRDefault="00763106" w:rsidP="00763106">
            <w:pPr>
              <w:jc w:val="left"/>
              <w:rPr>
                <w:lang w:val="en-GB" w:eastAsia="en-US"/>
              </w:rPr>
            </w:pPr>
            <w:r w:rsidRPr="00763106">
              <w:rPr>
                <w:bCs/>
                <w:lang w:val="en-US"/>
              </w:rPr>
              <w:t>Jan 23</w:t>
            </w:r>
          </w:p>
        </w:tc>
        <w:tc>
          <w:tcPr>
            <w:tcW w:w="1269" w:type="pct"/>
          </w:tcPr>
          <w:p w14:paraId="5B9A5E70" w14:textId="77777777" w:rsidR="00763106" w:rsidRPr="00763106" w:rsidRDefault="00763106" w:rsidP="00763106">
            <w:pPr>
              <w:jc w:val="center"/>
              <w:rPr>
                <w:lang w:val="en-GB" w:eastAsia="en-US"/>
              </w:rPr>
            </w:pPr>
            <w:r w:rsidRPr="00763106">
              <w:rPr>
                <w:bCs/>
                <w:lang w:val="en-US"/>
              </w:rPr>
              <w:t>197</w:t>
            </w:r>
          </w:p>
        </w:tc>
        <w:tc>
          <w:tcPr>
            <w:tcW w:w="1242" w:type="pct"/>
          </w:tcPr>
          <w:p w14:paraId="4C25DB7C" w14:textId="77777777" w:rsidR="00763106" w:rsidRPr="00763106" w:rsidRDefault="00763106" w:rsidP="00763106">
            <w:pPr>
              <w:jc w:val="center"/>
              <w:rPr>
                <w:lang w:val="en-GB" w:eastAsia="en-US"/>
              </w:rPr>
            </w:pPr>
            <w:r w:rsidRPr="00763106">
              <w:rPr>
                <w:bCs/>
                <w:lang w:val="en-US"/>
              </w:rPr>
              <w:t>174</w:t>
            </w:r>
          </w:p>
        </w:tc>
        <w:tc>
          <w:tcPr>
            <w:tcW w:w="1239" w:type="pct"/>
          </w:tcPr>
          <w:p w14:paraId="6361F3FE" w14:textId="77777777" w:rsidR="00763106" w:rsidRPr="00763106" w:rsidRDefault="00763106" w:rsidP="00763106">
            <w:pPr>
              <w:jc w:val="center"/>
              <w:rPr>
                <w:lang w:val="en-GB" w:eastAsia="en-US"/>
              </w:rPr>
            </w:pPr>
            <w:r w:rsidRPr="00763106">
              <w:rPr>
                <w:bCs/>
                <w:lang w:val="en-US"/>
              </w:rPr>
              <w:t>13.57</w:t>
            </w:r>
          </w:p>
        </w:tc>
      </w:tr>
      <w:tr w:rsidR="00763106" w:rsidRPr="00763106" w14:paraId="52E92F06" w14:textId="77777777" w:rsidTr="00FE55DC">
        <w:trPr>
          <w:trHeight w:val="126"/>
          <w:jc w:val="center"/>
        </w:trPr>
        <w:tc>
          <w:tcPr>
            <w:tcW w:w="1250" w:type="pct"/>
          </w:tcPr>
          <w:p w14:paraId="3543E18A" w14:textId="77777777" w:rsidR="00763106" w:rsidRPr="00763106" w:rsidRDefault="00763106" w:rsidP="00763106">
            <w:pPr>
              <w:jc w:val="left"/>
              <w:rPr>
                <w:lang w:val="en-GB" w:eastAsia="en-US"/>
              </w:rPr>
            </w:pPr>
            <w:r w:rsidRPr="00763106">
              <w:rPr>
                <w:bCs/>
                <w:lang w:val="en-US"/>
              </w:rPr>
              <w:t>Feb 23</w:t>
            </w:r>
          </w:p>
        </w:tc>
        <w:tc>
          <w:tcPr>
            <w:tcW w:w="1269" w:type="pct"/>
          </w:tcPr>
          <w:p w14:paraId="08302E46" w14:textId="77777777" w:rsidR="00763106" w:rsidRPr="00763106" w:rsidRDefault="00763106" w:rsidP="00763106">
            <w:pPr>
              <w:jc w:val="center"/>
              <w:rPr>
                <w:lang w:val="en-GB" w:eastAsia="en-US"/>
              </w:rPr>
            </w:pPr>
            <w:r w:rsidRPr="00763106">
              <w:rPr>
                <w:bCs/>
                <w:lang w:val="en-US"/>
              </w:rPr>
              <w:t>134</w:t>
            </w:r>
          </w:p>
        </w:tc>
        <w:tc>
          <w:tcPr>
            <w:tcW w:w="1242" w:type="pct"/>
          </w:tcPr>
          <w:p w14:paraId="3B6BDD51" w14:textId="77777777" w:rsidR="00763106" w:rsidRPr="00763106" w:rsidRDefault="00763106" w:rsidP="00763106">
            <w:pPr>
              <w:jc w:val="center"/>
              <w:rPr>
                <w:lang w:val="en-GB" w:eastAsia="en-US"/>
              </w:rPr>
            </w:pPr>
            <w:r w:rsidRPr="00763106">
              <w:rPr>
                <w:bCs/>
                <w:lang w:val="en-US"/>
              </w:rPr>
              <w:t>148</w:t>
            </w:r>
          </w:p>
        </w:tc>
        <w:tc>
          <w:tcPr>
            <w:tcW w:w="1239" w:type="pct"/>
          </w:tcPr>
          <w:p w14:paraId="34163482" w14:textId="77777777" w:rsidR="00763106" w:rsidRPr="00763106" w:rsidRDefault="00763106" w:rsidP="00763106">
            <w:pPr>
              <w:jc w:val="center"/>
              <w:rPr>
                <w:lang w:val="en-GB" w:eastAsia="en-US"/>
              </w:rPr>
            </w:pPr>
            <w:r w:rsidRPr="00763106">
              <w:rPr>
                <w:bCs/>
                <w:lang w:val="en-US"/>
              </w:rPr>
              <w:t>-9.85</w:t>
            </w:r>
          </w:p>
        </w:tc>
      </w:tr>
      <w:tr w:rsidR="00763106" w:rsidRPr="00763106" w14:paraId="1A354048" w14:textId="77777777" w:rsidTr="00FE55DC">
        <w:trPr>
          <w:trHeight w:val="126"/>
          <w:jc w:val="center"/>
        </w:trPr>
        <w:tc>
          <w:tcPr>
            <w:tcW w:w="1250" w:type="pct"/>
          </w:tcPr>
          <w:p w14:paraId="56BDE42D" w14:textId="77777777" w:rsidR="00763106" w:rsidRPr="00763106" w:rsidRDefault="00763106" w:rsidP="00763106">
            <w:pPr>
              <w:jc w:val="left"/>
              <w:rPr>
                <w:lang w:val="en-GB" w:eastAsia="en-US"/>
              </w:rPr>
            </w:pPr>
            <w:r w:rsidRPr="00763106">
              <w:rPr>
                <w:bCs/>
                <w:lang w:val="en-US"/>
              </w:rPr>
              <w:t>Mar 23</w:t>
            </w:r>
          </w:p>
        </w:tc>
        <w:tc>
          <w:tcPr>
            <w:tcW w:w="1269" w:type="pct"/>
          </w:tcPr>
          <w:p w14:paraId="4DE77ADF" w14:textId="77777777" w:rsidR="00763106" w:rsidRPr="00763106" w:rsidRDefault="00763106" w:rsidP="00763106">
            <w:pPr>
              <w:jc w:val="center"/>
              <w:rPr>
                <w:lang w:val="en-GB" w:eastAsia="en-US"/>
              </w:rPr>
            </w:pPr>
            <w:r w:rsidRPr="00763106">
              <w:rPr>
                <w:bCs/>
                <w:lang w:val="en-US"/>
              </w:rPr>
              <w:t>166</w:t>
            </w:r>
          </w:p>
        </w:tc>
        <w:tc>
          <w:tcPr>
            <w:tcW w:w="1242" w:type="pct"/>
          </w:tcPr>
          <w:p w14:paraId="4461A5C3" w14:textId="77777777" w:rsidR="00763106" w:rsidRPr="00763106" w:rsidRDefault="00763106" w:rsidP="00763106">
            <w:pPr>
              <w:jc w:val="center"/>
              <w:rPr>
                <w:lang w:val="en-GB" w:eastAsia="en-US"/>
              </w:rPr>
            </w:pPr>
            <w:r w:rsidRPr="00763106">
              <w:rPr>
                <w:bCs/>
                <w:lang w:val="en-US"/>
              </w:rPr>
              <w:t>161</w:t>
            </w:r>
          </w:p>
        </w:tc>
        <w:tc>
          <w:tcPr>
            <w:tcW w:w="1239" w:type="pct"/>
          </w:tcPr>
          <w:p w14:paraId="71210121" w14:textId="77777777" w:rsidR="00763106" w:rsidRPr="00763106" w:rsidRDefault="00763106" w:rsidP="00763106">
            <w:pPr>
              <w:jc w:val="center"/>
              <w:rPr>
                <w:lang w:val="en-GB" w:eastAsia="en-US"/>
              </w:rPr>
            </w:pPr>
            <w:r w:rsidRPr="00763106">
              <w:rPr>
                <w:bCs/>
                <w:lang w:val="en-US"/>
              </w:rPr>
              <w:t>2.98</w:t>
            </w:r>
          </w:p>
        </w:tc>
      </w:tr>
      <w:tr w:rsidR="00763106" w:rsidRPr="00763106" w14:paraId="43AE3EFD" w14:textId="77777777" w:rsidTr="00FE55DC">
        <w:trPr>
          <w:trHeight w:val="126"/>
          <w:jc w:val="center"/>
        </w:trPr>
        <w:tc>
          <w:tcPr>
            <w:tcW w:w="1250" w:type="pct"/>
          </w:tcPr>
          <w:p w14:paraId="07EFD636" w14:textId="77777777" w:rsidR="00763106" w:rsidRPr="00763106" w:rsidRDefault="00763106" w:rsidP="00763106">
            <w:pPr>
              <w:jc w:val="left"/>
              <w:rPr>
                <w:lang w:val="en-GB" w:eastAsia="en-US"/>
              </w:rPr>
            </w:pPr>
            <w:r w:rsidRPr="00763106">
              <w:rPr>
                <w:bCs/>
                <w:lang w:val="en-US"/>
              </w:rPr>
              <w:t>Apr 23</w:t>
            </w:r>
          </w:p>
        </w:tc>
        <w:tc>
          <w:tcPr>
            <w:tcW w:w="1269" w:type="pct"/>
          </w:tcPr>
          <w:p w14:paraId="16F9971B" w14:textId="77777777" w:rsidR="00763106" w:rsidRPr="00763106" w:rsidRDefault="00763106" w:rsidP="00763106">
            <w:pPr>
              <w:jc w:val="center"/>
              <w:rPr>
                <w:lang w:val="en-GB" w:eastAsia="en-US"/>
              </w:rPr>
            </w:pPr>
            <w:r w:rsidRPr="00763106">
              <w:rPr>
                <w:bCs/>
                <w:lang w:val="en-US"/>
              </w:rPr>
              <w:t>497</w:t>
            </w:r>
          </w:p>
        </w:tc>
        <w:tc>
          <w:tcPr>
            <w:tcW w:w="1242" w:type="pct"/>
          </w:tcPr>
          <w:p w14:paraId="0026B736" w14:textId="77777777" w:rsidR="00763106" w:rsidRPr="00763106" w:rsidRDefault="00763106" w:rsidP="00763106">
            <w:pPr>
              <w:jc w:val="center"/>
              <w:rPr>
                <w:lang w:val="en-GB" w:eastAsia="en-US"/>
              </w:rPr>
            </w:pPr>
            <w:r w:rsidRPr="00763106">
              <w:rPr>
                <w:bCs/>
                <w:lang w:val="en-US"/>
              </w:rPr>
              <w:t>483</w:t>
            </w:r>
          </w:p>
        </w:tc>
        <w:tc>
          <w:tcPr>
            <w:tcW w:w="1239" w:type="pct"/>
          </w:tcPr>
          <w:p w14:paraId="684F4245" w14:textId="77777777" w:rsidR="00763106" w:rsidRPr="00763106" w:rsidRDefault="00763106" w:rsidP="00763106">
            <w:pPr>
              <w:jc w:val="center"/>
              <w:rPr>
                <w:lang w:val="en-GB" w:eastAsia="en-US"/>
              </w:rPr>
            </w:pPr>
            <w:r w:rsidRPr="00763106">
              <w:rPr>
                <w:bCs/>
                <w:lang w:val="en-US"/>
              </w:rPr>
              <w:t>2.85</w:t>
            </w:r>
          </w:p>
        </w:tc>
      </w:tr>
    </w:tbl>
    <w:p w14:paraId="0EB343AF" w14:textId="7E61949D" w:rsidR="000F7FDB" w:rsidRDefault="000F7FDB" w:rsidP="003D499A">
      <w:pPr>
        <w:pStyle w:val="Caption"/>
      </w:pPr>
      <w:bookmarkStart w:id="224" w:name="_Toc130236191"/>
      <w:r w:rsidRPr="00953BC7">
        <w:t xml:space="preserve">Table </w:t>
      </w:r>
      <w:r w:rsidR="00032ED4">
        <w:fldChar w:fldCharType="begin"/>
      </w:r>
      <w:r w:rsidR="00032ED4">
        <w:instrText xml:space="preserve"> STYLEREF 1 \s </w:instrText>
      </w:r>
      <w:r w:rsidR="00032ED4">
        <w:fldChar w:fldCharType="separate"/>
      </w:r>
      <w:r w:rsidR="00BA1CC9">
        <w:rPr>
          <w:noProof/>
        </w:rPr>
        <w:t>10</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2</w:t>
      </w:r>
      <w:r w:rsidR="00032ED4">
        <w:fldChar w:fldCharType="end"/>
      </w:r>
      <w:r w:rsidRPr="00953BC7">
        <w:t xml:space="preserve">: </w:t>
      </w:r>
      <w:r>
        <w:t>Tzaneen</w:t>
      </w:r>
      <w:r w:rsidRPr="00953BC7">
        <w:t xml:space="preserve"> </w:t>
      </w:r>
      <w:r w:rsidR="000B0413">
        <w:t>I</w:t>
      </w:r>
      <w:r w:rsidRPr="00953BC7">
        <w:t xml:space="preserve">rradiation </w:t>
      </w:r>
      <w:r>
        <w:t xml:space="preserve">and </w:t>
      </w:r>
      <w:r w:rsidR="000B0413">
        <w:t>Forecast.</w:t>
      </w:r>
      <w:bookmarkEnd w:id="224"/>
    </w:p>
    <w:p w14:paraId="0E3846E7" w14:textId="77777777" w:rsidR="000F7FDB" w:rsidRDefault="000F7FDB" w:rsidP="003D499A"/>
    <w:p w14:paraId="2004B37B" w14:textId="3A8FDF5E" w:rsidR="002432FD" w:rsidRDefault="009A58EC" w:rsidP="003D499A">
      <w:r w:rsidRPr="009A58EC">
        <w:t xml:space="preserve">The actual irradiation was </w:t>
      </w:r>
      <w:r>
        <w:t>197</w:t>
      </w:r>
      <w:r w:rsidRPr="009A58EC">
        <w:t xml:space="preserve"> kWh/m</w:t>
      </w:r>
      <w:r w:rsidRPr="00560F53">
        <w:rPr>
          <w:vertAlign w:val="superscript"/>
        </w:rPr>
        <w:t>2</w:t>
      </w:r>
      <w:r w:rsidRPr="009A58EC">
        <w:t>,</w:t>
      </w:r>
      <w:r>
        <w:t xml:space="preserve"> 13</w:t>
      </w:r>
      <w:r w:rsidR="00143177">
        <w:t>.57</w:t>
      </w:r>
      <w:r w:rsidRPr="009A58EC">
        <w:t xml:space="preserve">% higher than the forecasted irradiation of </w:t>
      </w:r>
      <w:r w:rsidR="00143177">
        <w:t>174</w:t>
      </w:r>
      <w:r w:rsidRPr="009A58EC">
        <w:t xml:space="preserve"> kWh/m</w:t>
      </w:r>
      <w:r w:rsidRPr="00560F53">
        <w:rPr>
          <w:vertAlign w:val="superscript"/>
        </w:rPr>
        <w:t>2</w:t>
      </w:r>
      <w:r w:rsidRPr="009A58EC">
        <w:t xml:space="preserve">. This should have resulted in higher </w:t>
      </w:r>
      <w:r w:rsidR="00E16614" w:rsidRPr="009A58EC">
        <w:t>production,</w:t>
      </w:r>
      <w:r w:rsidR="00560F53">
        <w:t xml:space="preserve"> but it did </w:t>
      </w:r>
      <w:r w:rsidR="00154BC8">
        <w:t>not, as</w:t>
      </w:r>
      <w:r w:rsidR="00560F53">
        <w:t xml:space="preserve"> seen later in </w:t>
      </w:r>
      <w:r w:rsidR="00E16614">
        <w:t>th</w:t>
      </w:r>
      <w:r w:rsidR="00E16614" w:rsidRPr="009A58EC">
        <w:t>e</w:t>
      </w:r>
      <w:r w:rsidRPr="009A58EC">
        <w:t xml:space="preserve"> </w:t>
      </w:r>
      <w:r w:rsidR="00CE62A8" w:rsidRPr="009A58EC">
        <w:t>other</w:t>
      </w:r>
      <w:r w:rsidRPr="009A58EC">
        <w:t xml:space="preserve"> factors such as equipment issues or shading can still reduce the overall performance of the solar panel system.</w:t>
      </w:r>
    </w:p>
    <w:p w14:paraId="6F664BEC" w14:textId="77777777" w:rsidR="00452110" w:rsidRPr="00470A0A" w:rsidRDefault="00452110" w:rsidP="003D499A"/>
    <w:p w14:paraId="427B9F8F" w14:textId="77777777" w:rsidR="00A57114" w:rsidRDefault="000F7FDB" w:rsidP="003D499A">
      <w:pPr>
        <w:pStyle w:val="Heading2"/>
      </w:pPr>
      <w:bookmarkStart w:id="225" w:name="_Toc130236250"/>
      <w:r w:rsidRPr="00953BC7">
        <w:t xml:space="preserve">Availability </w:t>
      </w:r>
      <w:r w:rsidR="00AB4AD8">
        <w:t>v</w:t>
      </w:r>
      <w:r>
        <w:t>s Forecast</w:t>
      </w:r>
      <w:bookmarkEnd w:id="225"/>
    </w:p>
    <w:p w14:paraId="1BA5107C" w14:textId="77777777" w:rsidR="00F642F8" w:rsidRPr="00F642F8" w:rsidRDefault="00F642F8" w:rsidP="00F642F8"/>
    <w:p w14:paraId="26762F3A" w14:textId="77777777" w:rsidR="000F7FDB" w:rsidRDefault="00543DD6" w:rsidP="003D499A">
      <w:pPr>
        <w:rPr>
          <w:lang w:eastAsia="en-US"/>
        </w:rPr>
      </w:pPr>
      <w:r w:rsidRPr="00543DD6">
        <w:rPr>
          <w:lang w:eastAsia="en-US"/>
        </w:rPr>
        <w:t xml:space="preserve">The </w:t>
      </w:r>
      <w:r w:rsidRPr="00543DD6" w:rsidDel="00EE550C">
        <w:rPr>
          <w:lang w:eastAsia="en-US"/>
        </w:rPr>
        <w:t xml:space="preserve">Operator </w:t>
      </w:r>
      <w:r w:rsidRPr="00543DD6" w:rsidDel="00431020">
        <w:rPr>
          <w:lang w:eastAsia="en-US"/>
        </w:rPr>
        <w:t>has</w:t>
      </w:r>
      <w:r w:rsidRPr="00543DD6">
        <w:rPr>
          <w:lang w:eastAsia="en-US"/>
        </w:rPr>
        <w:t xml:space="preserve"> stated a minimum guaranteed availability of 95 % in their monthly reports. Harmattan has used this guaranteed availability to compare with the actual availability from the </w:t>
      </w:r>
      <w:r w:rsidR="007F64B9">
        <w:rPr>
          <w:lang w:eastAsia="en-US"/>
        </w:rPr>
        <w:t>SCADA</w:t>
      </w:r>
      <w:r w:rsidRPr="00543DD6">
        <w:rPr>
          <w:lang w:eastAsia="en-US"/>
        </w:rPr>
        <w:t>.</w:t>
      </w:r>
    </w:p>
    <w:p w14:paraId="1EFE972B" w14:textId="77777777" w:rsidR="00763106" w:rsidRDefault="00763106" w:rsidP="003D499A">
      <w:pPr>
        <w:rPr>
          <w:lang w:eastAsia="en-US"/>
        </w:rPr>
      </w:pPr>
    </w:p>
    <w:tbl>
      <w:tblPr>
        <w:tblStyle w:val="TableGridLight"/>
        <w:tblW w:w="5000" w:type="pct"/>
        <w:tblLook w:val="04A0" w:firstRow="1" w:lastRow="0" w:firstColumn="1" w:lastColumn="0" w:noHBand="0" w:noVBand="1"/>
      </w:tblPr>
      <w:tblGrid>
        <w:gridCol w:w="2429"/>
        <w:gridCol w:w="2415"/>
        <w:gridCol w:w="2312"/>
        <w:gridCol w:w="2383"/>
      </w:tblGrid>
      <w:tr w:rsidR="00763106" w:rsidRPr="00763106" w14:paraId="3F6953A8" w14:textId="77777777" w:rsidTr="00FE55DC">
        <w:trPr>
          <w:trHeight w:val="238"/>
        </w:trPr>
        <w:tc>
          <w:tcPr>
            <w:tcW w:w="5000" w:type="pct"/>
            <w:gridSpan w:val="4"/>
            <w:shd w:val="clear" w:color="auto" w:fill="5F0500"/>
          </w:tcPr>
          <w:p w14:paraId="27FA10F5" w14:textId="77777777" w:rsidR="00763106" w:rsidRPr="00763106" w:rsidRDefault="00763106" w:rsidP="00763106">
            <w:pPr>
              <w:jc w:val="center"/>
              <w:rPr>
                <w:b/>
                <w:bCs/>
                <w:lang w:val="en-GB"/>
              </w:rPr>
            </w:pPr>
            <w:r w:rsidRPr="00763106">
              <w:rPr>
                <w:b/>
                <w:bCs/>
                <w:lang w:val="en-GB"/>
              </w:rPr>
              <w:t>Availability (%)</w:t>
            </w:r>
          </w:p>
        </w:tc>
      </w:tr>
      <w:tr w:rsidR="00763106" w:rsidRPr="00763106" w14:paraId="598B3D70" w14:textId="77777777" w:rsidTr="00FE55DC">
        <w:trPr>
          <w:trHeight w:val="238"/>
        </w:trPr>
        <w:tc>
          <w:tcPr>
            <w:tcW w:w="1273" w:type="pct"/>
            <w:shd w:val="clear" w:color="auto" w:fill="5F0500"/>
          </w:tcPr>
          <w:p w14:paraId="46BB26E7" w14:textId="77777777" w:rsidR="00763106" w:rsidRPr="00763106" w:rsidRDefault="00763106" w:rsidP="00763106">
            <w:pPr>
              <w:jc w:val="left"/>
              <w:rPr>
                <w:b/>
                <w:bCs/>
                <w:lang w:val="en-GB" w:eastAsia="en-US"/>
              </w:rPr>
            </w:pPr>
            <w:r w:rsidRPr="00763106">
              <w:rPr>
                <w:b/>
                <w:bCs/>
                <w:lang w:val="en-GB" w:eastAsia="en-US"/>
              </w:rPr>
              <w:t>Month</w:t>
            </w:r>
          </w:p>
        </w:tc>
        <w:tc>
          <w:tcPr>
            <w:tcW w:w="1266" w:type="pct"/>
            <w:shd w:val="clear" w:color="auto" w:fill="5F0500"/>
          </w:tcPr>
          <w:p w14:paraId="14D041B7" w14:textId="77777777" w:rsidR="00763106" w:rsidRPr="00763106" w:rsidRDefault="00763106" w:rsidP="00763106">
            <w:pPr>
              <w:jc w:val="center"/>
              <w:rPr>
                <w:b/>
                <w:bCs/>
                <w:lang w:val="en-US"/>
              </w:rPr>
            </w:pPr>
            <w:r w:rsidRPr="00763106">
              <w:rPr>
                <w:b/>
                <w:bCs/>
                <w:lang w:val="en-GB"/>
              </w:rPr>
              <w:t xml:space="preserve">Actual </w:t>
            </w:r>
          </w:p>
        </w:tc>
        <w:tc>
          <w:tcPr>
            <w:tcW w:w="1212" w:type="pct"/>
            <w:shd w:val="clear" w:color="auto" w:fill="5F0500"/>
          </w:tcPr>
          <w:p w14:paraId="1475BC23" w14:textId="77777777" w:rsidR="00763106" w:rsidRPr="00763106" w:rsidRDefault="00763106" w:rsidP="00763106">
            <w:pPr>
              <w:jc w:val="center"/>
              <w:rPr>
                <w:b/>
                <w:bCs/>
                <w:lang w:val="en-GB" w:eastAsia="en-US"/>
              </w:rPr>
            </w:pPr>
            <w:r w:rsidRPr="00763106">
              <w:rPr>
                <w:b/>
                <w:bCs/>
                <w:lang w:val="en-GB"/>
              </w:rPr>
              <w:t>Forecast</w:t>
            </w:r>
          </w:p>
        </w:tc>
        <w:tc>
          <w:tcPr>
            <w:tcW w:w="1249" w:type="pct"/>
            <w:shd w:val="clear" w:color="auto" w:fill="5F0500"/>
          </w:tcPr>
          <w:p w14:paraId="03BF361A" w14:textId="77777777" w:rsidR="00763106" w:rsidRPr="00763106" w:rsidRDefault="00763106" w:rsidP="00763106">
            <w:pPr>
              <w:jc w:val="center"/>
              <w:rPr>
                <w:b/>
                <w:bCs/>
                <w:lang w:val="en-GB" w:eastAsia="en-US"/>
              </w:rPr>
            </w:pPr>
            <w:r w:rsidRPr="00763106">
              <w:rPr>
                <w:b/>
                <w:bCs/>
                <w:lang w:val="en-GB"/>
              </w:rPr>
              <w:t>Delta (%)</w:t>
            </w:r>
          </w:p>
        </w:tc>
      </w:tr>
      <w:tr w:rsidR="00763106" w:rsidRPr="00763106" w14:paraId="5ABEBA38" w14:textId="77777777" w:rsidTr="00FE55DC">
        <w:trPr>
          <w:trHeight w:val="116"/>
        </w:trPr>
        <w:tc>
          <w:tcPr>
            <w:tcW w:w="1273" w:type="pct"/>
          </w:tcPr>
          <w:p w14:paraId="4DC0E228" w14:textId="77777777" w:rsidR="00763106" w:rsidRPr="00763106" w:rsidRDefault="00763106" w:rsidP="00763106">
            <w:pPr>
              <w:jc w:val="left"/>
              <w:rPr>
                <w:lang w:val="en-GB" w:eastAsia="en-US"/>
              </w:rPr>
            </w:pPr>
            <w:r w:rsidRPr="00763106">
              <w:rPr>
                <w:bCs/>
                <w:lang w:val="en-US"/>
              </w:rPr>
              <w:t>Jan 23</w:t>
            </w:r>
          </w:p>
        </w:tc>
        <w:tc>
          <w:tcPr>
            <w:tcW w:w="1266" w:type="pct"/>
          </w:tcPr>
          <w:p w14:paraId="7BB0E4A8" w14:textId="77777777" w:rsidR="00763106" w:rsidRPr="00763106" w:rsidRDefault="00763106" w:rsidP="00763106">
            <w:pPr>
              <w:jc w:val="center"/>
              <w:rPr>
                <w:lang w:val="en-GB" w:eastAsia="en-US"/>
              </w:rPr>
            </w:pPr>
            <w:r w:rsidRPr="00763106">
              <w:rPr>
                <w:bCs/>
                <w:lang w:val="en-US"/>
              </w:rPr>
              <w:t>0</w:t>
            </w:r>
          </w:p>
        </w:tc>
        <w:tc>
          <w:tcPr>
            <w:tcW w:w="1212" w:type="pct"/>
          </w:tcPr>
          <w:p w14:paraId="4C40EFDA" w14:textId="77777777" w:rsidR="00763106" w:rsidRPr="00763106" w:rsidRDefault="00763106" w:rsidP="00763106">
            <w:pPr>
              <w:jc w:val="center"/>
              <w:rPr>
                <w:lang w:val="en-GB" w:eastAsia="en-US"/>
              </w:rPr>
            </w:pPr>
            <w:r w:rsidRPr="00763106">
              <w:rPr>
                <w:bCs/>
                <w:lang w:val="en-US"/>
              </w:rPr>
              <w:t>95</w:t>
            </w:r>
          </w:p>
        </w:tc>
        <w:tc>
          <w:tcPr>
            <w:tcW w:w="1249" w:type="pct"/>
          </w:tcPr>
          <w:p w14:paraId="723E4A8B" w14:textId="77777777" w:rsidR="00763106" w:rsidRPr="00763106" w:rsidRDefault="00763106" w:rsidP="00763106">
            <w:pPr>
              <w:jc w:val="center"/>
              <w:rPr>
                <w:lang w:val="en-GB" w:eastAsia="en-US"/>
              </w:rPr>
            </w:pPr>
            <w:r w:rsidRPr="00763106">
              <w:rPr>
                <w:bCs/>
                <w:lang w:val="en-US"/>
              </w:rPr>
              <w:t>-100.0</w:t>
            </w:r>
          </w:p>
        </w:tc>
      </w:tr>
      <w:tr w:rsidR="00763106" w:rsidRPr="00763106" w14:paraId="66CB63EE" w14:textId="77777777" w:rsidTr="00FE55DC">
        <w:trPr>
          <w:trHeight w:val="116"/>
        </w:trPr>
        <w:tc>
          <w:tcPr>
            <w:tcW w:w="1273" w:type="pct"/>
          </w:tcPr>
          <w:p w14:paraId="61FADCC5" w14:textId="77777777" w:rsidR="00763106" w:rsidRPr="00763106" w:rsidRDefault="00763106" w:rsidP="00763106">
            <w:pPr>
              <w:jc w:val="left"/>
              <w:rPr>
                <w:lang w:val="en-GB" w:eastAsia="en-US"/>
              </w:rPr>
            </w:pPr>
            <w:r w:rsidRPr="00763106">
              <w:rPr>
                <w:bCs/>
                <w:lang w:val="en-US"/>
              </w:rPr>
              <w:t>Feb 23</w:t>
            </w:r>
          </w:p>
        </w:tc>
        <w:tc>
          <w:tcPr>
            <w:tcW w:w="1266" w:type="pct"/>
          </w:tcPr>
          <w:p w14:paraId="6FF45704" w14:textId="77777777" w:rsidR="00763106" w:rsidRPr="00763106" w:rsidRDefault="00763106" w:rsidP="00763106">
            <w:pPr>
              <w:jc w:val="center"/>
              <w:rPr>
                <w:lang w:val="en-GB" w:eastAsia="en-US"/>
              </w:rPr>
            </w:pPr>
            <w:r w:rsidRPr="00763106">
              <w:rPr>
                <w:bCs/>
                <w:lang w:val="en-US"/>
              </w:rPr>
              <w:t>0</w:t>
            </w:r>
          </w:p>
        </w:tc>
        <w:tc>
          <w:tcPr>
            <w:tcW w:w="1212" w:type="pct"/>
          </w:tcPr>
          <w:p w14:paraId="0BBB3269" w14:textId="77777777" w:rsidR="00763106" w:rsidRPr="00763106" w:rsidRDefault="00763106" w:rsidP="00763106">
            <w:pPr>
              <w:jc w:val="center"/>
              <w:rPr>
                <w:lang w:val="en-GB" w:eastAsia="en-US"/>
              </w:rPr>
            </w:pPr>
            <w:r w:rsidRPr="00763106">
              <w:rPr>
                <w:bCs/>
                <w:lang w:val="en-US"/>
              </w:rPr>
              <w:t>95</w:t>
            </w:r>
          </w:p>
        </w:tc>
        <w:tc>
          <w:tcPr>
            <w:tcW w:w="1249" w:type="pct"/>
          </w:tcPr>
          <w:p w14:paraId="2789A6A9" w14:textId="77777777" w:rsidR="00763106" w:rsidRPr="00763106" w:rsidRDefault="00763106" w:rsidP="00763106">
            <w:pPr>
              <w:jc w:val="center"/>
              <w:rPr>
                <w:lang w:val="en-GB" w:eastAsia="en-US"/>
              </w:rPr>
            </w:pPr>
            <w:r w:rsidRPr="00763106">
              <w:rPr>
                <w:bCs/>
                <w:lang w:val="en-US"/>
              </w:rPr>
              <w:t>-100.0</w:t>
            </w:r>
          </w:p>
        </w:tc>
      </w:tr>
      <w:tr w:rsidR="00763106" w:rsidRPr="00763106" w14:paraId="00CCB386" w14:textId="77777777" w:rsidTr="00FE55DC">
        <w:trPr>
          <w:trHeight w:val="116"/>
        </w:trPr>
        <w:tc>
          <w:tcPr>
            <w:tcW w:w="1273" w:type="pct"/>
          </w:tcPr>
          <w:p w14:paraId="23C586B1" w14:textId="77777777" w:rsidR="00763106" w:rsidRPr="00763106" w:rsidRDefault="00763106" w:rsidP="00763106">
            <w:pPr>
              <w:jc w:val="left"/>
              <w:rPr>
                <w:lang w:val="en-GB" w:eastAsia="en-US"/>
              </w:rPr>
            </w:pPr>
            <w:r w:rsidRPr="00763106">
              <w:rPr>
                <w:bCs/>
                <w:lang w:val="en-US"/>
              </w:rPr>
              <w:t>Mar 23</w:t>
            </w:r>
          </w:p>
        </w:tc>
        <w:tc>
          <w:tcPr>
            <w:tcW w:w="1266" w:type="pct"/>
          </w:tcPr>
          <w:p w14:paraId="6BCCF6FC" w14:textId="77777777" w:rsidR="00763106" w:rsidRPr="00763106" w:rsidRDefault="00763106" w:rsidP="00763106">
            <w:pPr>
              <w:jc w:val="center"/>
              <w:rPr>
                <w:lang w:val="en-GB" w:eastAsia="en-US"/>
              </w:rPr>
            </w:pPr>
            <w:r w:rsidRPr="00763106">
              <w:rPr>
                <w:bCs/>
                <w:lang w:val="en-US"/>
              </w:rPr>
              <w:t>0</w:t>
            </w:r>
          </w:p>
        </w:tc>
        <w:tc>
          <w:tcPr>
            <w:tcW w:w="1212" w:type="pct"/>
          </w:tcPr>
          <w:p w14:paraId="312C14B7" w14:textId="77777777" w:rsidR="00763106" w:rsidRPr="00763106" w:rsidRDefault="00763106" w:rsidP="00763106">
            <w:pPr>
              <w:jc w:val="center"/>
              <w:rPr>
                <w:lang w:val="en-GB" w:eastAsia="en-US"/>
              </w:rPr>
            </w:pPr>
            <w:r w:rsidRPr="00763106">
              <w:rPr>
                <w:bCs/>
                <w:lang w:val="en-US"/>
              </w:rPr>
              <w:t>95</w:t>
            </w:r>
          </w:p>
        </w:tc>
        <w:tc>
          <w:tcPr>
            <w:tcW w:w="1249" w:type="pct"/>
          </w:tcPr>
          <w:p w14:paraId="03236B01" w14:textId="77777777" w:rsidR="00763106" w:rsidRPr="00763106" w:rsidRDefault="00763106" w:rsidP="00763106">
            <w:pPr>
              <w:jc w:val="center"/>
              <w:rPr>
                <w:lang w:val="en-GB" w:eastAsia="en-US"/>
              </w:rPr>
            </w:pPr>
            <w:r w:rsidRPr="00763106">
              <w:rPr>
                <w:bCs/>
                <w:lang w:val="en-US"/>
              </w:rPr>
              <w:t>-100.0</w:t>
            </w:r>
          </w:p>
        </w:tc>
      </w:tr>
      <w:tr w:rsidR="00763106" w:rsidRPr="00763106" w14:paraId="26F355CE" w14:textId="77777777" w:rsidTr="00FE55DC">
        <w:trPr>
          <w:trHeight w:val="116"/>
        </w:trPr>
        <w:tc>
          <w:tcPr>
            <w:tcW w:w="1273" w:type="pct"/>
          </w:tcPr>
          <w:p w14:paraId="480FCAF6" w14:textId="77777777" w:rsidR="00763106" w:rsidRPr="00763106" w:rsidRDefault="00763106" w:rsidP="00763106">
            <w:pPr>
              <w:jc w:val="left"/>
              <w:rPr>
                <w:lang w:val="en-GB" w:eastAsia="en-US"/>
              </w:rPr>
            </w:pPr>
            <w:r w:rsidRPr="00763106">
              <w:rPr>
                <w:bCs/>
                <w:lang w:val="en-US"/>
              </w:rPr>
              <w:t>Apr 23</w:t>
            </w:r>
          </w:p>
        </w:tc>
        <w:tc>
          <w:tcPr>
            <w:tcW w:w="1266" w:type="pct"/>
          </w:tcPr>
          <w:p w14:paraId="20EA2172" w14:textId="77777777" w:rsidR="00763106" w:rsidRPr="00763106" w:rsidRDefault="00763106" w:rsidP="00763106">
            <w:pPr>
              <w:jc w:val="center"/>
              <w:rPr>
                <w:lang w:val="en-GB" w:eastAsia="en-US"/>
              </w:rPr>
            </w:pPr>
            <w:r w:rsidRPr="00763106">
              <w:rPr>
                <w:bCs/>
                <w:lang w:val="en-US"/>
              </w:rPr>
              <w:t>0</w:t>
            </w:r>
          </w:p>
        </w:tc>
        <w:tc>
          <w:tcPr>
            <w:tcW w:w="1212" w:type="pct"/>
          </w:tcPr>
          <w:p w14:paraId="5111D03B" w14:textId="77777777" w:rsidR="00763106" w:rsidRPr="00763106" w:rsidRDefault="00763106" w:rsidP="00763106">
            <w:pPr>
              <w:jc w:val="center"/>
              <w:rPr>
                <w:lang w:val="en-GB" w:eastAsia="en-US"/>
              </w:rPr>
            </w:pPr>
            <w:r w:rsidRPr="00763106">
              <w:rPr>
                <w:bCs/>
                <w:lang w:val="en-US"/>
              </w:rPr>
              <w:t>95</w:t>
            </w:r>
          </w:p>
        </w:tc>
        <w:tc>
          <w:tcPr>
            <w:tcW w:w="1249" w:type="pct"/>
          </w:tcPr>
          <w:p w14:paraId="336E3BA7" w14:textId="77777777" w:rsidR="00763106" w:rsidRPr="00763106" w:rsidRDefault="00763106" w:rsidP="00763106">
            <w:pPr>
              <w:jc w:val="center"/>
              <w:rPr>
                <w:lang w:val="en-GB" w:eastAsia="en-US"/>
              </w:rPr>
            </w:pPr>
            <w:r w:rsidRPr="00763106">
              <w:rPr>
                <w:bCs/>
                <w:lang w:val="en-US"/>
              </w:rPr>
              <w:t>-100.0</w:t>
            </w:r>
          </w:p>
        </w:tc>
      </w:tr>
    </w:tbl>
    <w:p w14:paraId="602F7509" w14:textId="77777777" w:rsidR="00543DD6" w:rsidRDefault="00543DD6" w:rsidP="003D499A">
      <w:pPr>
        <w:rPr>
          <w:lang w:eastAsia="en-US"/>
        </w:rPr>
      </w:pPr>
    </w:p>
    <w:p w14:paraId="17A9B2C3" w14:textId="06C84348" w:rsidR="00CF666E" w:rsidRPr="00C949E2" w:rsidRDefault="000F7FDB" w:rsidP="003D499A">
      <w:pPr>
        <w:pStyle w:val="Caption"/>
      </w:pPr>
      <w:bookmarkStart w:id="226" w:name="_Toc130236192"/>
      <w:r w:rsidRPr="00953BC7">
        <w:t xml:space="preserve">Table </w:t>
      </w:r>
      <w:r w:rsidR="00032ED4">
        <w:fldChar w:fldCharType="begin"/>
      </w:r>
      <w:r w:rsidR="00032ED4">
        <w:instrText xml:space="preserve"> STYLEREF 1 \s </w:instrText>
      </w:r>
      <w:r w:rsidR="00032ED4">
        <w:fldChar w:fldCharType="separate"/>
      </w:r>
      <w:r w:rsidR="00BA1CC9">
        <w:rPr>
          <w:noProof/>
        </w:rPr>
        <w:t>10</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3</w:t>
      </w:r>
      <w:r w:rsidR="00032ED4">
        <w:fldChar w:fldCharType="end"/>
      </w:r>
      <w:r w:rsidRPr="00953BC7">
        <w:t>:</w:t>
      </w:r>
      <w:r>
        <w:t>Tzaneen</w:t>
      </w:r>
      <w:r w:rsidRPr="00953BC7">
        <w:t xml:space="preserve"> Availability and </w:t>
      </w:r>
      <w:r>
        <w:t>Guaranteed</w:t>
      </w:r>
      <w:bookmarkEnd w:id="226"/>
    </w:p>
    <w:p w14:paraId="643BAA2B" w14:textId="77777777" w:rsidR="002432FD" w:rsidRDefault="00EB7DB7" w:rsidP="003D499A">
      <w:r>
        <w:lastRenderedPageBreak/>
        <w:t xml:space="preserve">The </w:t>
      </w:r>
      <w:r w:rsidR="007F64B9">
        <w:t>SCADA</w:t>
      </w:r>
      <w:r w:rsidR="000800F3">
        <w:t xml:space="preserve"> did not measure plant availability</w:t>
      </w:r>
      <w:r w:rsidR="001C2943">
        <w:t xml:space="preserve"> for the month of January,</w:t>
      </w:r>
      <w:r w:rsidR="000800F3">
        <w:t xml:space="preserve"> Harmattan cannot verify if the plant has met the forecast availability of 95%. We recommend that the </w:t>
      </w:r>
      <w:r w:rsidR="00CF7D6B">
        <w:t>Operator add</w:t>
      </w:r>
      <w:r w:rsidR="001C2943">
        <w:t xml:space="preserve"> a module to </w:t>
      </w:r>
      <w:r w:rsidR="000800F3">
        <w:t>measure availability</w:t>
      </w:r>
      <w:r w:rsidR="001C2943">
        <w:t xml:space="preserve"> on </w:t>
      </w:r>
      <w:r w:rsidR="000800F3">
        <w:t xml:space="preserve">the </w:t>
      </w:r>
      <w:r w:rsidR="007F64B9">
        <w:t>SCADA</w:t>
      </w:r>
      <w:r w:rsidR="000800F3">
        <w:t xml:space="preserve"> system.</w:t>
      </w:r>
    </w:p>
    <w:p w14:paraId="5FFC30D3" w14:textId="77777777" w:rsidR="00B12CA9" w:rsidRDefault="00B12CA9" w:rsidP="003D499A">
      <w:r>
        <w:br w:type="page"/>
      </w:r>
    </w:p>
    <w:p w14:paraId="68E9FC7F" w14:textId="77777777" w:rsidR="000800F3" w:rsidRDefault="000800F3" w:rsidP="003D499A"/>
    <w:p w14:paraId="738878EA" w14:textId="77777777" w:rsidR="000F7FDB" w:rsidRPr="00953BC7" w:rsidRDefault="000F7FDB" w:rsidP="003D499A">
      <w:pPr>
        <w:pStyle w:val="Heading2"/>
      </w:pPr>
      <w:bookmarkStart w:id="227" w:name="_Toc130236251"/>
      <w:r w:rsidRPr="00953BC7">
        <w:t xml:space="preserve">Performance Ratio </w:t>
      </w:r>
      <w:r>
        <w:t>Vs Forecast</w:t>
      </w:r>
      <w:bookmarkEnd w:id="227"/>
    </w:p>
    <w:p w14:paraId="55938E9C" w14:textId="77777777" w:rsidR="000F7FDB" w:rsidRPr="00953BC7" w:rsidRDefault="000F7FDB" w:rsidP="003D499A">
      <w:pPr>
        <w:rPr>
          <w:lang w:eastAsia="en-US"/>
        </w:rPr>
      </w:pPr>
    </w:p>
    <w:p w14:paraId="18D2DC34" w14:textId="77777777" w:rsidR="00EB7DB7" w:rsidRDefault="00B12CA9" w:rsidP="003D499A">
      <w:pPr>
        <w:rPr>
          <w:lang w:eastAsia="en-US"/>
        </w:rPr>
      </w:pPr>
      <w:r>
        <w:rPr>
          <w:lang w:eastAsia="en-US"/>
        </w:rPr>
        <w:fldChar w:fldCharType="begin"/>
      </w:r>
      <w:r>
        <w:rPr>
          <w:lang w:eastAsia="en-US"/>
        </w:rPr>
        <w:instrText xml:space="preserve"> REF _Ref129698978 \h </w:instrText>
      </w:r>
      <w:r>
        <w:rPr>
          <w:lang w:eastAsia="en-US"/>
        </w:rPr>
      </w:r>
      <w:r>
        <w:rPr>
          <w:lang w:eastAsia="en-US"/>
        </w:rPr>
        <w:fldChar w:fldCharType="separate"/>
      </w:r>
      <w:r w:rsidR="0087758B" w:rsidRPr="005E47CD">
        <w:t xml:space="preserve">Table </w:t>
      </w:r>
      <w:r w:rsidR="0087758B">
        <w:rPr>
          <w:noProof/>
        </w:rPr>
        <w:t>10</w:t>
      </w:r>
      <w:r w:rsidR="0087758B">
        <w:noBreakHyphen/>
      </w:r>
      <w:r w:rsidR="0087758B">
        <w:rPr>
          <w:noProof/>
        </w:rPr>
        <w:t>4</w:t>
      </w:r>
      <w:r>
        <w:rPr>
          <w:lang w:eastAsia="en-US"/>
        </w:rPr>
        <w:fldChar w:fldCharType="end"/>
      </w:r>
      <w:r>
        <w:rPr>
          <w:lang w:eastAsia="en-US"/>
        </w:rPr>
        <w:t xml:space="preserve"> </w:t>
      </w:r>
      <w:r w:rsidR="00674419" w:rsidRPr="00674419">
        <w:rPr>
          <w:lang w:eastAsia="en-US"/>
        </w:rPr>
        <w:t>shows the measured and forecast performance ratio (PR) of the Project.</w:t>
      </w:r>
    </w:p>
    <w:p w14:paraId="6C566F16" w14:textId="77777777" w:rsidR="00763106" w:rsidRDefault="00763106" w:rsidP="003D499A">
      <w:pPr>
        <w:rPr>
          <w:lang w:eastAsia="en-US"/>
        </w:rPr>
      </w:pPr>
    </w:p>
    <w:tbl>
      <w:tblPr>
        <w:tblStyle w:val="TableGridLight"/>
        <w:tblW w:w="5000" w:type="pct"/>
        <w:tblLook w:val="04A0" w:firstRow="1" w:lastRow="0" w:firstColumn="1" w:lastColumn="0" w:noHBand="0" w:noVBand="1"/>
      </w:tblPr>
      <w:tblGrid>
        <w:gridCol w:w="2459"/>
        <w:gridCol w:w="2429"/>
        <w:gridCol w:w="2247"/>
        <w:gridCol w:w="2404"/>
      </w:tblGrid>
      <w:tr w:rsidR="00763106" w:rsidRPr="00763106" w14:paraId="07AB85DE" w14:textId="77777777" w:rsidTr="00FE55DC">
        <w:trPr>
          <w:trHeight w:val="243"/>
        </w:trPr>
        <w:tc>
          <w:tcPr>
            <w:tcW w:w="5000" w:type="pct"/>
            <w:gridSpan w:val="4"/>
            <w:shd w:val="clear" w:color="auto" w:fill="5F0500"/>
          </w:tcPr>
          <w:p w14:paraId="4AF081AC" w14:textId="77777777" w:rsidR="00763106" w:rsidRPr="00763106" w:rsidRDefault="00763106" w:rsidP="00763106">
            <w:pPr>
              <w:jc w:val="center"/>
              <w:rPr>
                <w:b/>
                <w:bCs/>
                <w:lang w:val="en-GB"/>
              </w:rPr>
            </w:pPr>
            <w:r w:rsidRPr="00763106">
              <w:rPr>
                <w:b/>
                <w:bCs/>
                <w:lang w:val="en-GB"/>
              </w:rPr>
              <w:t>Performance Ratio (%)</w:t>
            </w:r>
          </w:p>
        </w:tc>
      </w:tr>
      <w:tr w:rsidR="00763106" w:rsidRPr="00763106" w14:paraId="661BBA2D" w14:textId="77777777" w:rsidTr="00FE55DC">
        <w:trPr>
          <w:trHeight w:val="243"/>
        </w:trPr>
        <w:tc>
          <w:tcPr>
            <w:tcW w:w="1289" w:type="pct"/>
            <w:shd w:val="clear" w:color="auto" w:fill="5F0500"/>
          </w:tcPr>
          <w:p w14:paraId="5A3B5C14" w14:textId="77777777" w:rsidR="00763106" w:rsidRPr="00763106" w:rsidRDefault="00763106" w:rsidP="00763106">
            <w:pPr>
              <w:jc w:val="left"/>
              <w:rPr>
                <w:b/>
                <w:bCs/>
                <w:lang w:val="en-GB" w:eastAsia="en-US"/>
              </w:rPr>
            </w:pPr>
            <w:r w:rsidRPr="00763106">
              <w:rPr>
                <w:b/>
                <w:bCs/>
                <w:lang w:val="en-GB" w:eastAsia="en-US"/>
              </w:rPr>
              <w:t>Month</w:t>
            </w:r>
          </w:p>
        </w:tc>
        <w:tc>
          <w:tcPr>
            <w:tcW w:w="1273" w:type="pct"/>
            <w:shd w:val="clear" w:color="auto" w:fill="5F0500"/>
          </w:tcPr>
          <w:p w14:paraId="32486194" w14:textId="77777777" w:rsidR="00763106" w:rsidRPr="00763106" w:rsidRDefault="00763106" w:rsidP="00763106">
            <w:pPr>
              <w:jc w:val="center"/>
              <w:rPr>
                <w:b/>
                <w:bCs/>
                <w:lang w:val="en-US"/>
              </w:rPr>
            </w:pPr>
            <w:r w:rsidRPr="00763106">
              <w:rPr>
                <w:b/>
                <w:bCs/>
                <w:lang w:val="en-GB"/>
              </w:rPr>
              <w:t xml:space="preserve">Actual </w:t>
            </w:r>
          </w:p>
        </w:tc>
        <w:tc>
          <w:tcPr>
            <w:tcW w:w="1178" w:type="pct"/>
            <w:shd w:val="clear" w:color="auto" w:fill="5F0500"/>
          </w:tcPr>
          <w:p w14:paraId="1DD43D57" w14:textId="77777777" w:rsidR="00763106" w:rsidRPr="00763106" w:rsidRDefault="00763106" w:rsidP="00763106">
            <w:pPr>
              <w:jc w:val="center"/>
              <w:rPr>
                <w:b/>
                <w:bCs/>
                <w:lang w:val="en-US"/>
              </w:rPr>
            </w:pPr>
            <w:r w:rsidRPr="00763106">
              <w:rPr>
                <w:b/>
                <w:bCs/>
                <w:lang w:val="en-GB"/>
              </w:rPr>
              <w:t>Forecast</w:t>
            </w:r>
          </w:p>
        </w:tc>
        <w:tc>
          <w:tcPr>
            <w:tcW w:w="1260" w:type="pct"/>
            <w:shd w:val="clear" w:color="auto" w:fill="5F0500"/>
          </w:tcPr>
          <w:p w14:paraId="7241EC86" w14:textId="77777777" w:rsidR="00763106" w:rsidRPr="00763106" w:rsidRDefault="00763106" w:rsidP="00763106">
            <w:pPr>
              <w:jc w:val="center"/>
              <w:rPr>
                <w:b/>
                <w:bCs/>
                <w:lang w:val="en-GB" w:eastAsia="en-US"/>
              </w:rPr>
            </w:pPr>
            <w:r w:rsidRPr="00763106">
              <w:rPr>
                <w:b/>
                <w:bCs/>
                <w:lang w:val="en-GB"/>
              </w:rPr>
              <w:t>Delta (%)</w:t>
            </w:r>
          </w:p>
        </w:tc>
      </w:tr>
      <w:tr w:rsidR="00763106" w:rsidRPr="00763106" w14:paraId="7D151D94" w14:textId="77777777" w:rsidTr="00FE55DC">
        <w:trPr>
          <w:trHeight w:val="116"/>
        </w:trPr>
        <w:tc>
          <w:tcPr>
            <w:tcW w:w="1289" w:type="pct"/>
          </w:tcPr>
          <w:p w14:paraId="50C246F5" w14:textId="77777777" w:rsidR="00763106" w:rsidRPr="00763106" w:rsidRDefault="00763106" w:rsidP="00763106">
            <w:pPr>
              <w:jc w:val="left"/>
              <w:rPr>
                <w:lang w:val="en-GB" w:eastAsia="en-US"/>
              </w:rPr>
            </w:pPr>
            <w:r w:rsidRPr="00763106">
              <w:rPr>
                <w:bCs/>
                <w:lang w:val="en-US"/>
              </w:rPr>
              <w:t>Jan 23</w:t>
            </w:r>
          </w:p>
        </w:tc>
        <w:tc>
          <w:tcPr>
            <w:tcW w:w="1273" w:type="pct"/>
          </w:tcPr>
          <w:p w14:paraId="48291373" w14:textId="77777777" w:rsidR="00763106" w:rsidRPr="00763106" w:rsidRDefault="00763106" w:rsidP="00763106">
            <w:pPr>
              <w:jc w:val="center"/>
              <w:rPr>
                <w:lang w:val="en-GB" w:eastAsia="en-US"/>
              </w:rPr>
            </w:pPr>
            <w:r w:rsidRPr="00763106">
              <w:rPr>
                <w:bCs/>
                <w:lang w:val="en-US"/>
              </w:rPr>
              <w:t>70</w:t>
            </w:r>
          </w:p>
        </w:tc>
        <w:tc>
          <w:tcPr>
            <w:tcW w:w="1178" w:type="pct"/>
          </w:tcPr>
          <w:p w14:paraId="6ADBF293" w14:textId="77777777" w:rsidR="00763106" w:rsidRPr="00763106" w:rsidRDefault="00763106" w:rsidP="00763106">
            <w:pPr>
              <w:jc w:val="center"/>
              <w:rPr>
                <w:lang w:val="en-GB" w:eastAsia="en-US"/>
              </w:rPr>
            </w:pPr>
            <w:r w:rsidRPr="00763106">
              <w:rPr>
                <w:bCs/>
                <w:lang w:val="en-US"/>
              </w:rPr>
              <w:t>83</w:t>
            </w:r>
          </w:p>
        </w:tc>
        <w:tc>
          <w:tcPr>
            <w:tcW w:w="1260" w:type="pct"/>
          </w:tcPr>
          <w:p w14:paraId="12F5DC67" w14:textId="77777777" w:rsidR="00763106" w:rsidRPr="00763106" w:rsidRDefault="00763106" w:rsidP="00763106">
            <w:pPr>
              <w:jc w:val="center"/>
              <w:rPr>
                <w:lang w:val="en-GB" w:eastAsia="en-US"/>
              </w:rPr>
            </w:pPr>
            <w:r w:rsidRPr="00763106">
              <w:rPr>
                <w:bCs/>
                <w:lang w:val="en-US"/>
              </w:rPr>
              <w:t>-15.86</w:t>
            </w:r>
          </w:p>
        </w:tc>
      </w:tr>
      <w:tr w:rsidR="00763106" w:rsidRPr="00763106" w14:paraId="5A54C513" w14:textId="77777777" w:rsidTr="00FE55DC">
        <w:trPr>
          <w:trHeight w:val="116"/>
        </w:trPr>
        <w:tc>
          <w:tcPr>
            <w:tcW w:w="1289" w:type="pct"/>
          </w:tcPr>
          <w:p w14:paraId="2E1C9F84" w14:textId="77777777" w:rsidR="00763106" w:rsidRPr="00763106" w:rsidRDefault="00763106" w:rsidP="00763106">
            <w:pPr>
              <w:jc w:val="left"/>
              <w:rPr>
                <w:lang w:val="en-GB" w:eastAsia="en-US"/>
              </w:rPr>
            </w:pPr>
            <w:r w:rsidRPr="00763106">
              <w:rPr>
                <w:bCs/>
                <w:lang w:val="en-US"/>
              </w:rPr>
              <w:t>Feb 23</w:t>
            </w:r>
          </w:p>
        </w:tc>
        <w:tc>
          <w:tcPr>
            <w:tcW w:w="1273" w:type="pct"/>
          </w:tcPr>
          <w:p w14:paraId="1B206266" w14:textId="77777777" w:rsidR="00763106" w:rsidRPr="00763106" w:rsidRDefault="00763106" w:rsidP="00763106">
            <w:pPr>
              <w:jc w:val="center"/>
              <w:rPr>
                <w:lang w:val="en-GB" w:eastAsia="en-US"/>
              </w:rPr>
            </w:pPr>
            <w:r w:rsidRPr="00763106">
              <w:rPr>
                <w:bCs/>
                <w:lang w:val="en-US"/>
              </w:rPr>
              <w:t>34</w:t>
            </w:r>
          </w:p>
        </w:tc>
        <w:tc>
          <w:tcPr>
            <w:tcW w:w="1178" w:type="pct"/>
          </w:tcPr>
          <w:p w14:paraId="446B958E" w14:textId="77777777" w:rsidR="00763106" w:rsidRPr="00763106" w:rsidRDefault="00763106" w:rsidP="00763106">
            <w:pPr>
              <w:jc w:val="center"/>
              <w:rPr>
                <w:lang w:val="en-GB" w:eastAsia="en-US"/>
              </w:rPr>
            </w:pPr>
            <w:r w:rsidRPr="00763106">
              <w:rPr>
                <w:bCs/>
                <w:lang w:val="en-US"/>
              </w:rPr>
              <w:t>83</w:t>
            </w:r>
          </w:p>
        </w:tc>
        <w:tc>
          <w:tcPr>
            <w:tcW w:w="1260" w:type="pct"/>
          </w:tcPr>
          <w:p w14:paraId="6E5552C2" w14:textId="77777777" w:rsidR="00763106" w:rsidRPr="00763106" w:rsidRDefault="00763106" w:rsidP="00763106">
            <w:pPr>
              <w:jc w:val="center"/>
              <w:rPr>
                <w:lang w:val="en-GB" w:eastAsia="en-US"/>
              </w:rPr>
            </w:pPr>
            <w:r w:rsidRPr="00763106">
              <w:rPr>
                <w:bCs/>
                <w:lang w:val="en-US"/>
              </w:rPr>
              <w:t>-58.23</w:t>
            </w:r>
          </w:p>
        </w:tc>
      </w:tr>
      <w:tr w:rsidR="00763106" w:rsidRPr="00763106" w14:paraId="682382C6" w14:textId="77777777" w:rsidTr="00FE55DC">
        <w:trPr>
          <w:trHeight w:val="116"/>
        </w:trPr>
        <w:tc>
          <w:tcPr>
            <w:tcW w:w="1289" w:type="pct"/>
          </w:tcPr>
          <w:p w14:paraId="011959A0" w14:textId="77777777" w:rsidR="00763106" w:rsidRPr="00763106" w:rsidRDefault="00763106" w:rsidP="00763106">
            <w:pPr>
              <w:jc w:val="left"/>
              <w:rPr>
                <w:lang w:val="en-GB" w:eastAsia="en-US"/>
              </w:rPr>
            </w:pPr>
            <w:r w:rsidRPr="00763106">
              <w:rPr>
                <w:bCs/>
                <w:lang w:val="en-US"/>
              </w:rPr>
              <w:t>Mar 23</w:t>
            </w:r>
          </w:p>
        </w:tc>
        <w:tc>
          <w:tcPr>
            <w:tcW w:w="1273" w:type="pct"/>
          </w:tcPr>
          <w:p w14:paraId="448FFBEF" w14:textId="77777777" w:rsidR="00763106" w:rsidRPr="00763106" w:rsidRDefault="00763106" w:rsidP="00763106">
            <w:pPr>
              <w:jc w:val="center"/>
              <w:rPr>
                <w:lang w:val="en-GB" w:eastAsia="en-US"/>
              </w:rPr>
            </w:pPr>
            <w:r w:rsidRPr="00763106">
              <w:rPr>
                <w:bCs/>
                <w:lang w:val="en-US"/>
              </w:rPr>
              <w:t>42</w:t>
            </w:r>
          </w:p>
        </w:tc>
        <w:tc>
          <w:tcPr>
            <w:tcW w:w="1178" w:type="pct"/>
          </w:tcPr>
          <w:p w14:paraId="62C0CB20" w14:textId="77777777" w:rsidR="00763106" w:rsidRPr="00763106" w:rsidRDefault="00763106" w:rsidP="00763106">
            <w:pPr>
              <w:jc w:val="center"/>
              <w:rPr>
                <w:lang w:val="en-GB" w:eastAsia="en-US"/>
              </w:rPr>
            </w:pPr>
            <w:r w:rsidRPr="00763106">
              <w:rPr>
                <w:bCs/>
                <w:lang w:val="en-US"/>
              </w:rPr>
              <w:t>83</w:t>
            </w:r>
          </w:p>
        </w:tc>
        <w:tc>
          <w:tcPr>
            <w:tcW w:w="1260" w:type="pct"/>
          </w:tcPr>
          <w:p w14:paraId="193D84FC" w14:textId="77777777" w:rsidR="00763106" w:rsidRPr="00763106" w:rsidRDefault="00763106" w:rsidP="00763106">
            <w:pPr>
              <w:jc w:val="center"/>
              <w:rPr>
                <w:lang w:val="en-GB" w:eastAsia="en-US"/>
              </w:rPr>
            </w:pPr>
            <w:r w:rsidRPr="00763106">
              <w:rPr>
                <w:bCs/>
                <w:lang w:val="en-US"/>
              </w:rPr>
              <w:t>-48.77</w:t>
            </w:r>
          </w:p>
        </w:tc>
      </w:tr>
      <w:tr w:rsidR="00763106" w:rsidRPr="00763106" w14:paraId="33734AE7" w14:textId="77777777" w:rsidTr="00FE55DC">
        <w:trPr>
          <w:trHeight w:val="116"/>
        </w:trPr>
        <w:tc>
          <w:tcPr>
            <w:tcW w:w="1289" w:type="pct"/>
          </w:tcPr>
          <w:p w14:paraId="355CCDDB" w14:textId="77777777" w:rsidR="00763106" w:rsidRPr="00763106" w:rsidRDefault="00763106" w:rsidP="00763106">
            <w:pPr>
              <w:jc w:val="left"/>
              <w:rPr>
                <w:lang w:val="en-GB" w:eastAsia="en-US"/>
              </w:rPr>
            </w:pPr>
            <w:r w:rsidRPr="00763106">
              <w:rPr>
                <w:bCs/>
                <w:lang w:val="en-US"/>
              </w:rPr>
              <w:t>Apr 23</w:t>
            </w:r>
          </w:p>
        </w:tc>
        <w:tc>
          <w:tcPr>
            <w:tcW w:w="1273" w:type="pct"/>
          </w:tcPr>
          <w:p w14:paraId="445221ED" w14:textId="77777777" w:rsidR="00763106" w:rsidRPr="00763106" w:rsidRDefault="00763106" w:rsidP="00763106">
            <w:pPr>
              <w:jc w:val="center"/>
              <w:rPr>
                <w:lang w:val="en-GB" w:eastAsia="en-US"/>
              </w:rPr>
            </w:pPr>
            <w:r w:rsidRPr="00763106">
              <w:rPr>
                <w:bCs/>
                <w:lang w:val="en-US"/>
              </w:rPr>
              <w:t>49</w:t>
            </w:r>
          </w:p>
        </w:tc>
        <w:tc>
          <w:tcPr>
            <w:tcW w:w="1178" w:type="pct"/>
          </w:tcPr>
          <w:p w14:paraId="1DEC52FF" w14:textId="77777777" w:rsidR="00763106" w:rsidRPr="00763106" w:rsidRDefault="00763106" w:rsidP="00763106">
            <w:pPr>
              <w:jc w:val="center"/>
              <w:rPr>
                <w:lang w:val="en-GB" w:eastAsia="en-US"/>
              </w:rPr>
            </w:pPr>
            <w:r w:rsidRPr="00763106">
              <w:rPr>
                <w:bCs/>
                <w:lang w:val="en-US"/>
              </w:rPr>
              <w:t>83</w:t>
            </w:r>
          </w:p>
        </w:tc>
        <w:tc>
          <w:tcPr>
            <w:tcW w:w="1260" w:type="pct"/>
          </w:tcPr>
          <w:p w14:paraId="0E38C892" w14:textId="77777777" w:rsidR="00763106" w:rsidRPr="00763106" w:rsidRDefault="00763106" w:rsidP="00763106">
            <w:pPr>
              <w:jc w:val="center"/>
              <w:rPr>
                <w:lang w:val="en-GB" w:eastAsia="en-US"/>
              </w:rPr>
            </w:pPr>
            <w:r w:rsidRPr="00763106">
              <w:rPr>
                <w:bCs/>
                <w:lang w:val="en-US"/>
              </w:rPr>
              <w:t>-40.95</w:t>
            </w:r>
          </w:p>
        </w:tc>
      </w:tr>
    </w:tbl>
    <w:p w14:paraId="690D4CCB" w14:textId="706B9F4F" w:rsidR="000F7FDB" w:rsidRDefault="000F7FDB" w:rsidP="003D499A">
      <w:pPr>
        <w:pStyle w:val="Caption"/>
      </w:pPr>
      <w:bookmarkStart w:id="228" w:name="_Ref129698978"/>
      <w:bookmarkStart w:id="229" w:name="_Toc130236193"/>
      <w:r w:rsidRPr="005E47CD">
        <w:t xml:space="preserve">Table </w:t>
      </w:r>
      <w:r w:rsidR="00032ED4">
        <w:fldChar w:fldCharType="begin"/>
      </w:r>
      <w:r w:rsidR="00032ED4">
        <w:instrText xml:space="preserve"> STYLEREF 1 \s </w:instrText>
      </w:r>
      <w:r w:rsidR="00032ED4">
        <w:fldChar w:fldCharType="separate"/>
      </w:r>
      <w:r w:rsidR="00BA1CC9">
        <w:rPr>
          <w:noProof/>
        </w:rPr>
        <w:t>10</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4</w:t>
      </w:r>
      <w:r w:rsidR="00032ED4">
        <w:fldChar w:fldCharType="end"/>
      </w:r>
      <w:bookmarkEnd w:id="228"/>
      <w:r w:rsidRPr="005E47CD">
        <w:t xml:space="preserve">: </w:t>
      </w:r>
      <w:r>
        <w:t>Tzaneen</w:t>
      </w:r>
      <w:r w:rsidRPr="005E47CD">
        <w:t xml:space="preserve"> PR and Forecast</w:t>
      </w:r>
      <w:bookmarkEnd w:id="229"/>
    </w:p>
    <w:p w14:paraId="3E47EF86" w14:textId="77777777" w:rsidR="00B12CA9" w:rsidRDefault="00B12CA9" w:rsidP="003D499A"/>
    <w:p w14:paraId="68BCB11B" w14:textId="77777777" w:rsidR="001C2943" w:rsidRDefault="000800F3" w:rsidP="003D499A">
      <w:r>
        <w:t xml:space="preserve">The table above shows the actual and forecasted Performance Ratio (PR) for the month of January 2023. The actual PR for the month was 70%, while the forecasted PR was 83%. </w:t>
      </w:r>
    </w:p>
    <w:p w14:paraId="29E35950" w14:textId="77777777" w:rsidR="001C2943" w:rsidRDefault="001C2943" w:rsidP="003D499A"/>
    <w:p w14:paraId="11E6193F" w14:textId="77777777" w:rsidR="000800F3" w:rsidRDefault="000800F3" w:rsidP="003D499A">
      <w:r>
        <w:t>The percentage</w:t>
      </w:r>
      <w:r w:rsidR="001C2943">
        <w:t xml:space="preserve"> difference</w:t>
      </w:r>
      <w:r>
        <w:t xml:space="preserve"> between the actual and forecasted PR is -15.86%, indicating that the actual PR was lower than anticipated. </w:t>
      </w:r>
      <w:r w:rsidR="001C2943">
        <w:t xml:space="preserve">Low plant availability had an impact on </w:t>
      </w:r>
      <w:r w:rsidR="001C2943" w:rsidRPr="00625B8C">
        <w:t>PR</w:t>
      </w:r>
      <w:r w:rsidR="001C2943">
        <w:t xml:space="preserve"> resulting in loss of production. We note that the low availability was due to frequent </w:t>
      </w:r>
      <w:r w:rsidR="00085EF5">
        <w:t>load shedding</w:t>
      </w:r>
      <w:r w:rsidR="00625B8C">
        <w:t xml:space="preserve">. </w:t>
      </w:r>
      <w:r w:rsidR="00625B8C" w:rsidRPr="00625B8C">
        <w:t xml:space="preserve">In addition to </w:t>
      </w:r>
      <w:r w:rsidR="00085EF5">
        <w:t>load shedding</w:t>
      </w:r>
      <w:r w:rsidR="00625B8C" w:rsidRPr="00625B8C">
        <w:t>, other factors, shading, module soiling, and other issues could also contribute to lower-than-expected PR.</w:t>
      </w:r>
    </w:p>
    <w:p w14:paraId="43634ECB" w14:textId="77777777" w:rsidR="00AB4AD8" w:rsidRDefault="00AB4AD8" w:rsidP="003D499A"/>
    <w:p w14:paraId="53D29178" w14:textId="77777777" w:rsidR="000F7FDB" w:rsidRDefault="000F7FDB" w:rsidP="003D499A">
      <w:pPr>
        <w:pStyle w:val="Heading2"/>
      </w:pPr>
      <w:bookmarkStart w:id="230" w:name="_Toc130236252"/>
      <w:r w:rsidRPr="00953BC7">
        <w:t xml:space="preserve">Production </w:t>
      </w:r>
      <w:r>
        <w:t>Vs Forecast</w:t>
      </w:r>
      <w:bookmarkEnd w:id="230"/>
      <w:r w:rsidRPr="00953BC7">
        <w:t xml:space="preserve"> </w:t>
      </w:r>
    </w:p>
    <w:p w14:paraId="50238C9F" w14:textId="77777777" w:rsidR="000F7FDB" w:rsidRPr="00666BF5" w:rsidRDefault="000F7FDB" w:rsidP="003D499A"/>
    <w:p w14:paraId="7ED69C67" w14:textId="77777777" w:rsidR="00625B8C" w:rsidRDefault="004A2ED1" w:rsidP="003D499A">
      <w:r w:rsidRPr="004A2ED1">
        <w:t>Table 6 5 shows the January 2023 actual production and comparisons to the original and weather adjusted forecasts.</w:t>
      </w:r>
    </w:p>
    <w:p w14:paraId="0A3B2A29" w14:textId="77777777" w:rsidR="00504AD0" w:rsidRDefault="00504AD0" w:rsidP="003D499A"/>
    <w:tbl>
      <w:tblPr>
        <w:tblStyle w:val="TableGridLight"/>
        <w:tblW w:w="0" w:type="auto"/>
        <w:tblLook w:val="04A0" w:firstRow="1" w:lastRow="0" w:firstColumn="1" w:lastColumn="0" w:noHBand="0" w:noVBand="1"/>
      </w:tblPr>
      <w:tblGrid>
        <w:gridCol w:w="1302"/>
        <w:gridCol w:w="1646"/>
        <w:gridCol w:w="1530"/>
        <w:gridCol w:w="1542"/>
        <w:gridCol w:w="1519"/>
        <w:gridCol w:w="1784"/>
      </w:tblGrid>
      <w:tr w:rsidR="00504AD0" w:rsidRPr="00504AD0" w14:paraId="478ED66C" w14:textId="77777777" w:rsidTr="00FE55DC">
        <w:trPr>
          <w:trHeight w:val="86"/>
        </w:trPr>
        <w:tc>
          <w:tcPr>
            <w:tcW w:w="1302" w:type="dxa"/>
            <w:shd w:val="clear" w:color="auto" w:fill="5F0505"/>
            <w:noWrap/>
          </w:tcPr>
          <w:p w14:paraId="1ACD1B6C" w14:textId="77777777" w:rsidR="00504AD0" w:rsidRPr="00504AD0" w:rsidRDefault="00504AD0" w:rsidP="00504AD0">
            <w:pPr>
              <w:rPr>
                <w:b/>
                <w:bCs/>
                <w:lang w:val="en-GB"/>
              </w:rPr>
            </w:pPr>
            <w:r w:rsidRPr="00504AD0">
              <w:rPr>
                <w:b/>
                <w:bCs/>
                <w:lang w:val="en-GB"/>
              </w:rPr>
              <w:t>Month</w:t>
            </w:r>
          </w:p>
        </w:tc>
        <w:tc>
          <w:tcPr>
            <w:tcW w:w="4718" w:type="dxa"/>
            <w:gridSpan w:val="3"/>
            <w:shd w:val="clear" w:color="auto" w:fill="5F0505"/>
          </w:tcPr>
          <w:p w14:paraId="49A1BE5F" w14:textId="77777777" w:rsidR="00504AD0" w:rsidRPr="00504AD0" w:rsidRDefault="00504AD0" w:rsidP="00504AD0">
            <w:pPr>
              <w:jc w:val="center"/>
              <w:rPr>
                <w:b/>
                <w:bCs/>
                <w:lang w:val="en-GB"/>
              </w:rPr>
            </w:pPr>
            <w:r w:rsidRPr="00504AD0">
              <w:rPr>
                <w:b/>
                <w:bCs/>
                <w:lang w:val="en-GB"/>
              </w:rPr>
              <w:t>Production (kWh)</w:t>
            </w:r>
          </w:p>
        </w:tc>
        <w:tc>
          <w:tcPr>
            <w:tcW w:w="1519" w:type="dxa"/>
            <w:vMerge w:val="restart"/>
            <w:shd w:val="clear" w:color="auto" w:fill="5F0505"/>
          </w:tcPr>
          <w:p w14:paraId="5D112EEE" w14:textId="77777777" w:rsidR="00504AD0" w:rsidRPr="00504AD0" w:rsidRDefault="00504AD0" w:rsidP="00504AD0">
            <w:pPr>
              <w:jc w:val="center"/>
              <w:rPr>
                <w:b/>
                <w:bCs/>
                <w:lang w:val="en-GB"/>
              </w:rPr>
            </w:pPr>
            <w:r w:rsidRPr="00504AD0">
              <w:rPr>
                <w:b/>
                <w:bCs/>
                <w:lang w:val="en-GB"/>
              </w:rPr>
              <w:t>Actual vs Original Forecast</w:t>
            </w:r>
            <w:r w:rsidRPr="00504AD0">
              <w:rPr>
                <w:b/>
                <w:bCs/>
                <w:lang w:val="en-US"/>
              </w:rPr>
              <w:t xml:space="preserve"> (%)</w:t>
            </w:r>
          </w:p>
        </w:tc>
        <w:tc>
          <w:tcPr>
            <w:tcW w:w="1784" w:type="dxa"/>
            <w:vMerge w:val="restart"/>
            <w:shd w:val="clear" w:color="auto" w:fill="5F0505"/>
          </w:tcPr>
          <w:p w14:paraId="77425A4B" w14:textId="77777777" w:rsidR="00504AD0" w:rsidRPr="00504AD0" w:rsidRDefault="00504AD0" w:rsidP="00504AD0">
            <w:pPr>
              <w:jc w:val="center"/>
              <w:rPr>
                <w:b/>
                <w:bCs/>
                <w:lang w:val="en-GB"/>
              </w:rPr>
            </w:pPr>
            <w:r w:rsidRPr="00504AD0">
              <w:rPr>
                <w:b/>
                <w:bCs/>
                <w:lang w:val="en-GB"/>
              </w:rPr>
              <w:t>Actual vs Weather Adjusted Forecast (%)</w:t>
            </w:r>
          </w:p>
        </w:tc>
      </w:tr>
      <w:tr w:rsidR="00504AD0" w:rsidRPr="00504AD0" w14:paraId="05AF72AE" w14:textId="77777777" w:rsidTr="00FE55DC">
        <w:trPr>
          <w:trHeight w:val="86"/>
        </w:trPr>
        <w:tc>
          <w:tcPr>
            <w:tcW w:w="1302" w:type="dxa"/>
            <w:shd w:val="clear" w:color="auto" w:fill="5F0505"/>
            <w:noWrap/>
          </w:tcPr>
          <w:p w14:paraId="4DC4CBB8" w14:textId="77777777" w:rsidR="00504AD0" w:rsidRPr="00504AD0" w:rsidRDefault="00504AD0" w:rsidP="00504AD0">
            <w:pPr>
              <w:jc w:val="center"/>
              <w:rPr>
                <w:b/>
                <w:lang w:val="en-US"/>
              </w:rPr>
            </w:pPr>
          </w:p>
        </w:tc>
        <w:tc>
          <w:tcPr>
            <w:tcW w:w="1646" w:type="dxa"/>
            <w:shd w:val="clear" w:color="auto" w:fill="5F0505"/>
            <w:noWrap/>
          </w:tcPr>
          <w:p w14:paraId="11C82D8F" w14:textId="77777777" w:rsidR="00504AD0" w:rsidRPr="00504AD0" w:rsidRDefault="00504AD0" w:rsidP="00504AD0">
            <w:pPr>
              <w:jc w:val="center"/>
              <w:rPr>
                <w:b/>
                <w:bCs/>
                <w:lang w:val="en-US"/>
              </w:rPr>
            </w:pPr>
            <w:r w:rsidRPr="00504AD0">
              <w:rPr>
                <w:b/>
                <w:bCs/>
                <w:lang w:val="en-US"/>
              </w:rPr>
              <w:t>Original Forecast</w:t>
            </w:r>
          </w:p>
        </w:tc>
        <w:tc>
          <w:tcPr>
            <w:tcW w:w="1530" w:type="dxa"/>
            <w:shd w:val="clear" w:color="auto" w:fill="5F0505"/>
            <w:noWrap/>
          </w:tcPr>
          <w:p w14:paraId="47888703" w14:textId="77777777" w:rsidR="00504AD0" w:rsidRPr="00504AD0" w:rsidRDefault="00504AD0" w:rsidP="00504AD0">
            <w:pPr>
              <w:jc w:val="center"/>
              <w:rPr>
                <w:b/>
                <w:bCs/>
                <w:lang w:val="en-US"/>
              </w:rPr>
            </w:pPr>
            <w:r w:rsidRPr="00504AD0">
              <w:rPr>
                <w:b/>
                <w:bCs/>
                <w:lang w:val="en-GB"/>
              </w:rPr>
              <w:t>Weather Adjusted Forecast</w:t>
            </w:r>
          </w:p>
        </w:tc>
        <w:tc>
          <w:tcPr>
            <w:tcW w:w="1542" w:type="dxa"/>
            <w:shd w:val="clear" w:color="auto" w:fill="5F0505"/>
            <w:noWrap/>
          </w:tcPr>
          <w:p w14:paraId="5BB0638B" w14:textId="77777777" w:rsidR="00504AD0" w:rsidRPr="00504AD0" w:rsidRDefault="00504AD0" w:rsidP="00504AD0">
            <w:pPr>
              <w:jc w:val="center"/>
              <w:rPr>
                <w:b/>
                <w:bCs/>
                <w:lang w:val="en-US"/>
              </w:rPr>
            </w:pPr>
            <w:r w:rsidRPr="00504AD0">
              <w:rPr>
                <w:b/>
                <w:bCs/>
                <w:lang w:val="en-US"/>
              </w:rPr>
              <w:t>Actual Production</w:t>
            </w:r>
          </w:p>
        </w:tc>
        <w:tc>
          <w:tcPr>
            <w:tcW w:w="1519" w:type="dxa"/>
            <w:vMerge/>
            <w:shd w:val="clear" w:color="auto" w:fill="5F0505"/>
          </w:tcPr>
          <w:p w14:paraId="18E7A317" w14:textId="77777777" w:rsidR="00504AD0" w:rsidRPr="00504AD0" w:rsidRDefault="00504AD0" w:rsidP="00504AD0">
            <w:pPr>
              <w:jc w:val="center"/>
              <w:rPr>
                <w:b/>
                <w:bCs/>
                <w:lang w:val="en-GB"/>
              </w:rPr>
            </w:pPr>
          </w:p>
        </w:tc>
        <w:tc>
          <w:tcPr>
            <w:tcW w:w="1784" w:type="dxa"/>
            <w:vMerge/>
            <w:shd w:val="clear" w:color="auto" w:fill="5F0505"/>
          </w:tcPr>
          <w:p w14:paraId="096869CC" w14:textId="77777777" w:rsidR="00504AD0" w:rsidRPr="00504AD0" w:rsidRDefault="00504AD0" w:rsidP="00504AD0">
            <w:pPr>
              <w:jc w:val="center"/>
              <w:rPr>
                <w:b/>
                <w:bCs/>
                <w:lang w:val="en-GB"/>
              </w:rPr>
            </w:pPr>
          </w:p>
        </w:tc>
      </w:tr>
      <w:tr w:rsidR="00504AD0" w:rsidRPr="00504AD0" w14:paraId="6ED52967" w14:textId="77777777" w:rsidTr="00FE55DC">
        <w:trPr>
          <w:trHeight w:val="224"/>
        </w:trPr>
        <w:tc>
          <w:tcPr>
            <w:tcW w:w="1302" w:type="dxa"/>
            <w:noWrap/>
          </w:tcPr>
          <w:p w14:paraId="36CF4033" w14:textId="77777777" w:rsidR="00504AD0" w:rsidRPr="00504AD0" w:rsidRDefault="00504AD0" w:rsidP="00504AD0">
            <w:pPr>
              <w:jc w:val="left"/>
              <w:rPr>
                <w:bCs/>
                <w:lang w:val="en-US"/>
              </w:rPr>
            </w:pPr>
            <w:r w:rsidRPr="00504AD0">
              <w:rPr>
                <w:bCs/>
                <w:lang w:val="en-US"/>
              </w:rPr>
              <w:t>Jan 23</w:t>
            </w:r>
          </w:p>
        </w:tc>
        <w:tc>
          <w:tcPr>
            <w:tcW w:w="1646" w:type="dxa"/>
            <w:noWrap/>
          </w:tcPr>
          <w:p w14:paraId="47DEA6D7" w14:textId="77777777" w:rsidR="00504AD0" w:rsidRPr="00504AD0" w:rsidRDefault="00504AD0" w:rsidP="00504AD0">
            <w:pPr>
              <w:jc w:val="center"/>
              <w:rPr>
                <w:bCs/>
                <w:lang w:val="en-US"/>
              </w:rPr>
            </w:pPr>
            <w:r w:rsidRPr="00504AD0">
              <w:rPr>
                <w:bCs/>
                <w:lang w:val="en-US"/>
              </w:rPr>
              <w:t>56,838</w:t>
            </w:r>
          </w:p>
        </w:tc>
        <w:tc>
          <w:tcPr>
            <w:tcW w:w="1530" w:type="dxa"/>
            <w:noWrap/>
          </w:tcPr>
          <w:p w14:paraId="43B3566E" w14:textId="77777777" w:rsidR="00504AD0" w:rsidRPr="00504AD0" w:rsidRDefault="00504AD0" w:rsidP="00504AD0">
            <w:pPr>
              <w:jc w:val="center"/>
              <w:rPr>
                <w:bCs/>
                <w:lang w:val="en-US"/>
              </w:rPr>
            </w:pPr>
            <w:r w:rsidRPr="00504AD0">
              <w:rPr>
                <w:bCs/>
                <w:lang w:val="en-US"/>
              </w:rPr>
              <w:t>64,553</w:t>
            </w:r>
          </w:p>
        </w:tc>
        <w:tc>
          <w:tcPr>
            <w:tcW w:w="1542" w:type="dxa"/>
            <w:noWrap/>
          </w:tcPr>
          <w:p w14:paraId="52078902" w14:textId="77777777" w:rsidR="00504AD0" w:rsidRPr="00504AD0" w:rsidRDefault="00504AD0" w:rsidP="00504AD0">
            <w:pPr>
              <w:jc w:val="center"/>
              <w:rPr>
                <w:bCs/>
                <w:lang w:val="en-US"/>
              </w:rPr>
            </w:pPr>
            <w:r w:rsidRPr="00504AD0">
              <w:rPr>
                <w:bCs/>
                <w:lang w:val="en-US"/>
              </w:rPr>
              <w:t>44,182</w:t>
            </w:r>
          </w:p>
        </w:tc>
        <w:tc>
          <w:tcPr>
            <w:tcW w:w="1519" w:type="dxa"/>
          </w:tcPr>
          <w:p w14:paraId="062003C5" w14:textId="77777777" w:rsidR="00504AD0" w:rsidRPr="00504AD0" w:rsidRDefault="00504AD0" w:rsidP="00504AD0">
            <w:pPr>
              <w:jc w:val="center"/>
              <w:rPr>
                <w:bCs/>
                <w:lang w:val="en-US"/>
              </w:rPr>
            </w:pPr>
            <w:r w:rsidRPr="00504AD0">
              <w:rPr>
                <w:bCs/>
                <w:lang w:val="en-US"/>
              </w:rPr>
              <w:t>-22.27</w:t>
            </w:r>
          </w:p>
        </w:tc>
        <w:tc>
          <w:tcPr>
            <w:tcW w:w="1784" w:type="dxa"/>
          </w:tcPr>
          <w:p w14:paraId="153D6194" w14:textId="77777777" w:rsidR="00504AD0" w:rsidRPr="00504AD0" w:rsidRDefault="00504AD0" w:rsidP="00504AD0">
            <w:pPr>
              <w:jc w:val="center"/>
              <w:rPr>
                <w:bCs/>
                <w:lang w:val="en-US"/>
              </w:rPr>
            </w:pPr>
            <w:r w:rsidRPr="00504AD0">
              <w:rPr>
                <w:bCs/>
                <w:lang w:val="en-US"/>
              </w:rPr>
              <w:t>-31.56</w:t>
            </w:r>
          </w:p>
        </w:tc>
      </w:tr>
      <w:tr w:rsidR="00504AD0" w:rsidRPr="00504AD0" w14:paraId="2FCAE157" w14:textId="77777777" w:rsidTr="00FE55DC">
        <w:trPr>
          <w:trHeight w:val="224"/>
        </w:trPr>
        <w:tc>
          <w:tcPr>
            <w:tcW w:w="1302" w:type="dxa"/>
            <w:noWrap/>
          </w:tcPr>
          <w:p w14:paraId="02A24EEE" w14:textId="77777777" w:rsidR="00504AD0" w:rsidRPr="00504AD0" w:rsidRDefault="00504AD0" w:rsidP="00504AD0">
            <w:pPr>
              <w:jc w:val="left"/>
              <w:rPr>
                <w:bCs/>
                <w:lang w:val="en-US"/>
              </w:rPr>
            </w:pPr>
            <w:r w:rsidRPr="00504AD0">
              <w:rPr>
                <w:bCs/>
                <w:lang w:val="en-US"/>
              </w:rPr>
              <w:t>Feb 23</w:t>
            </w:r>
          </w:p>
        </w:tc>
        <w:tc>
          <w:tcPr>
            <w:tcW w:w="1646" w:type="dxa"/>
            <w:noWrap/>
          </w:tcPr>
          <w:p w14:paraId="27BAB357" w14:textId="77777777" w:rsidR="00504AD0" w:rsidRPr="00504AD0" w:rsidRDefault="00504AD0" w:rsidP="00504AD0">
            <w:pPr>
              <w:jc w:val="center"/>
              <w:rPr>
                <w:bCs/>
                <w:lang w:val="en-US"/>
              </w:rPr>
            </w:pPr>
            <w:r w:rsidRPr="00504AD0">
              <w:rPr>
                <w:bCs/>
                <w:lang w:val="en-US"/>
              </w:rPr>
              <w:t>49,359</w:t>
            </w:r>
          </w:p>
        </w:tc>
        <w:tc>
          <w:tcPr>
            <w:tcW w:w="1530" w:type="dxa"/>
            <w:noWrap/>
          </w:tcPr>
          <w:p w14:paraId="407ED0E6" w14:textId="77777777" w:rsidR="00504AD0" w:rsidRPr="00504AD0" w:rsidRDefault="00504AD0" w:rsidP="00504AD0">
            <w:pPr>
              <w:jc w:val="center"/>
              <w:rPr>
                <w:bCs/>
                <w:lang w:val="en-US"/>
              </w:rPr>
            </w:pPr>
            <w:r w:rsidRPr="00504AD0">
              <w:rPr>
                <w:bCs/>
                <w:lang w:val="en-US"/>
              </w:rPr>
              <w:t>44,500</w:t>
            </w:r>
          </w:p>
        </w:tc>
        <w:tc>
          <w:tcPr>
            <w:tcW w:w="1542" w:type="dxa"/>
            <w:noWrap/>
          </w:tcPr>
          <w:p w14:paraId="5C20CC30" w14:textId="77777777" w:rsidR="00504AD0" w:rsidRPr="00504AD0" w:rsidRDefault="00504AD0" w:rsidP="00504AD0">
            <w:pPr>
              <w:jc w:val="center"/>
              <w:rPr>
                <w:bCs/>
                <w:lang w:val="en-US"/>
              </w:rPr>
            </w:pPr>
            <w:r w:rsidRPr="00504AD0">
              <w:rPr>
                <w:bCs/>
                <w:lang w:val="en-US"/>
              </w:rPr>
              <w:t>14,829</w:t>
            </w:r>
          </w:p>
        </w:tc>
        <w:tc>
          <w:tcPr>
            <w:tcW w:w="1519" w:type="dxa"/>
          </w:tcPr>
          <w:p w14:paraId="714635F6" w14:textId="77777777" w:rsidR="00504AD0" w:rsidRPr="00504AD0" w:rsidRDefault="00504AD0" w:rsidP="00504AD0">
            <w:pPr>
              <w:jc w:val="center"/>
              <w:rPr>
                <w:bCs/>
                <w:lang w:val="en-US"/>
              </w:rPr>
            </w:pPr>
            <w:r w:rsidRPr="00504AD0">
              <w:rPr>
                <w:bCs/>
                <w:lang w:val="en-US"/>
              </w:rPr>
              <w:t>-69.96</w:t>
            </w:r>
          </w:p>
        </w:tc>
        <w:tc>
          <w:tcPr>
            <w:tcW w:w="1784" w:type="dxa"/>
          </w:tcPr>
          <w:p w14:paraId="2D91071E" w14:textId="77777777" w:rsidR="00504AD0" w:rsidRPr="00504AD0" w:rsidRDefault="00504AD0" w:rsidP="00504AD0">
            <w:pPr>
              <w:jc w:val="center"/>
              <w:rPr>
                <w:bCs/>
                <w:lang w:val="en-US"/>
              </w:rPr>
            </w:pPr>
            <w:r w:rsidRPr="00504AD0">
              <w:rPr>
                <w:bCs/>
                <w:lang w:val="en-US"/>
              </w:rPr>
              <w:t>-66.68</w:t>
            </w:r>
          </w:p>
        </w:tc>
      </w:tr>
      <w:tr w:rsidR="00504AD0" w:rsidRPr="00504AD0" w14:paraId="11AD06BA" w14:textId="77777777" w:rsidTr="00FE55DC">
        <w:trPr>
          <w:trHeight w:val="224"/>
        </w:trPr>
        <w:tc>
          <w:tcPr>
            <w:tcW w:w="1302" w:type="dxa"/>
            <w:noWrap/>
          </w:tcPr>
          <w:p w14:paraId="15339F79" w14:textId="77777777" w:rsidR="00504AD0" w:rsidRPr="00504AD0" w:rsidRDefault="00504AD0" w:rsidP="00504AD0">
            <w:pPr>
              <w:jc w:val="left"/>
              <w:rPr>
                <w:bCs/>
                <w:lang w:val="en-US"/>
              </w:rPr>
            </w:pPr>
            <w:r w:rsidRPr="00504AD0">
              <w:rPr>
                <w:bCs/>
                <w:lang w:val="en-US"/>
              </w:rPr>
              <w:t>Mar 23</w:t>
            </w:r>
          </w:p>
        </w:tc>
        <w:tc>
          <w:tcPr>
            <w:tcW w:w="1646" w:type="dxa"/>
            <w:noWrap/>
          </w:tcPr>
          <w:p w14:paraId="7879A8C4" w14:textId="77777777" w:rsidR="00504AD0" w:rsidRPr="00504AD0" w:rsidRDefault="00504AD0" w:rsidP="00504AD0">
            <w:pPr>
              <w:jc w:val="center"/>
              <w:rPr>
                <w:bCs/>
                <w:lang w:val="en-US"/>
              </w:rPr>
            </w:pPr>
            <w:r w:rsidRPr="00504AD0">
              <w:rPr>
                <w:bCs/>
                <w:lang w:val="en-US"/>
              </w:rPr>
              <w:t>54,302</w:t>
            </w:r>
          </w:p>
        </w:tc>
        <w:tc>
          <w:tcPr>
            <w:tcW w:w="1530" w:type="dxa"/>
            <w:noWrap/>
          </w:tcPr>
          <w:p w14:paraId="6E4C4FCD" w14:textId="77777777" w:rsidR="00504AD0" w:rsidRPr="00504AD0" w:rsidRDefault="00504AD0" w:rsidP="00504AD0">
            <w:pPr>
              <w:jc w:val="center"/>
              <w:rPr>
                <w:bCs/>
                <w:lang w:val="en-US"/>
              </w:rPr>
            </w:pPr>
            <w:r w:rsidRPr="00504AD0">
              <w:rPr>
                <w:bCs/>
                <w:lang w:val="en-US"/>
              </w:rPr>
              <w:t>55,920</w:t>
            </w:r>
          </w:p>
        </w:tc>
        <w:tc>
          <w:tcPr>
            <w:tcW w:w="1542" w:type="dxa"/>
            <w:noWrap/>
          </w:tcPr>
          <w:p w14:paraId="009E5B32" w14:textId="77777777" w:rsidR="00504AD0" w:rsidRPr="00504AD0" w:rsidRDefault="00504AD0" w:rsidP="00504AD0">
            <w:pPr>
              <w:jc w:val="center"/>
              <w:rPr>
                <w:bCs/>
                <w:lang w:val="en-US"/>
              </w:rPr>
            </w:pPr>
            <w:r w:rsidRPr="00504AD0">
              <w:rPr>
                <w:bCs/>
                <w:lang w:val="en-US"/>
              </w:rPr>
              <w:t>21,538</w:t>
            </w:r>
          </w:p>
        </w:tc>
        <w:tc>
          <w:tcPr>
            <w:tcW w:w="1519" w:type="dxa"/>
          </w:tcPr>
          <w:p w14:paraId="561D3A0C" w14:textId="77777777" w:rsidR="00504AD0" w:rsidRPr="00504AD0" w:rsidRDefault="00504AD0" w:rsidP="00504AD0">
            <w:pPr>
              <w:jc w:val="center"/>
              <w:rPr>
                <w:bCs/>
                <w:lang w:val="en-US"/>
              </w:rPr>
            </w:pPr>
            <w:r w:rsidRPr="00504AD0">
              <w:rPr>
                <w:bCs/>
                <w:lang w:val="en-US"/>
              </w:rPr>
              <w:t>-60.34</w:t>
            </w:r>
          </w:p>
        </w:tc>
        <w:tc>
          <w:tcPr>
            <w:tcW w:w="1784" w:type="dxa"/>
          </w:tcPr>
          <w:p w14:paraId="3A48B0A2" w14:textId="77777777" w:rsidR="00504AD0" w:rsidRPr="00504AD0" w:rsidRDefault="00504AD0" w:rsidP="00504AD0">
            <w:pPr>
              <w:jc w:val="center"/>
              <w:rPr>
                <w:bCs/>
                <w:lang w:val="en-US"/>
              </w:rPr>
            </w:pPr>
            <w:r w:rsidRPr="00504AD0">
              <w:rPr>
                <w:bCs/>
                <w:lang w:val="en-US"/>
              </w:rPr>
              <w:t>-61.48</w:t>
            </w:r>
          </w:p>
        </w:tc>
      </w:tr>
      <w:tr w:rsidR="00504AD0" w:rsidRPr="00504AD0" w14:paraId="67A45427" w14:textId="77777777" w:rsidTr="00FE55DC">
        <w:trPr>
          <w:trHeight w:val="224"/>
        </w:trPr>
        <w:tc>
          <w:tcPr>
            <w:tcW w:w="1302" w:type="dxa"/>
            <w:noWrap/>
          </w:tcPr>
          <w:p w14:paraId="35E7D92D" w14:textId="77777777" w:rsidR="00504AD0" w:rsidRPr="00504AD0" w:rsidRDefault="00504AD0" w:rsidP="00504AD0">
            <w:pPr>
              <w:jc w:val="left"/>
              <w:rPr>
                <w:bCs/>
                <w:lang w:val="en-US"/>
              </w:rPr>
            </w:pPr>
            <w:r w:rsidRPr="00504AD0">
              <w:rPr>
                <w:bCs/>
                <w:lang w:val="en-US"/>
              </w:rPr>
              <w:t>Apr 23</w:t>
            </w:r>
          </w:p>
        </w:tc>
        <w:tc>
          <w:tcPr>
            <w:tcW w:w="1646" w:type="dxa"/>
            <w:noWrap/>
          </w:tcPr>
          <w:p w14:paraId="1A835164" w14:textId="77777777" w:rsidR="00504AD0" w:rsidRPr="00504AD0" w:rsidRDefault="00504AD0" w:rsidP="00504AD0">
            <w:pPr>
              <w:jc w:val="center"/>
              <w:rPr>
                <w:bCs/>
                <w:lang w:val="en-US"/>
              </w:rPr>
            </w:pPr>
            <w:r w:rsidRPr="00504AD0">
              <w:rPr>
                <w:bCs/>
                <w:lang w:val="en-US"/>
              </w:rPr>
              <w:t>0</w:t>
            </w:r>
          </w:p>
        </w:tc>
        <w:tc>
          <w:tcPr>
            <w:tcW w:w="1530" w:type="dxa"/>
            <w:noWrap/>
          </w:tcPr>
          <w:p w14:paraId="3AD62C17" w14:textId="77777777" w:rsidR="00504AD0" w:rsidRPr="00504AD0" w:rsidRDefault="00504AD0" w:rsidP="00504AD0">
            <w:pPr>
              <w:jc w:val="center"/>
              <w:rPr>
                <w:bCs/>
                <w:lang w:val="en-US"/>
              </w:rPr>
            </w:pPr>
            <w:r w:rsidRPr="00504AD0">
              <w:rPr>
                <w:bCs/>
                <w:lang w:val="en-US"/>
              </w:rPr>
              <w:t>0</w:t>
            </w:r>
          </w:p>
        </w:tc>
        <w:tc>
          <w:tcPr>
            <w:tcW w:w="1542" w:type="dxa"/>
            <w:noWrap/>
          </w:tcPr>
          <w:p w14:paraId="45664220" w14:textId="77777777" w:rsidR="00504AD0" w:rsidRPr="00504AD0" w:rsidRDefault="00504AD0" w:rsidP="00504AD0">
            <w:pPr>
              <w:jc w:val="center"/>
              <w:rPr>
                <w:bCs/>
                <w:lang w:val="en-US"/>
              </w:rPr>
            </w:pPr>
            <w:r w:rsidRPr="00504AD0">
              <w:rPr>
                <w:bCs/>
                <w:lang w:val="en-US"/>
              </w:rPr>
              <w:t>0</w:t>
            </w:r>
          </w:p>
        </w:tc>
        <w:tc>
          <w:tcPr>
            <w:tcW w:w="1519" w:type="dxa"/>
          </w:tcPr>
          <w:p w14:paraId="7F03A24F" w14:textId="77777777" w:rsidR="00504AD0" w:rsidRPr="00504AD0" w:rsidRDefault="00504AD0" w:rsidP="00504AD0">
            <w:pPr>
              <w:jc w:val="center"/>
              <w:rPr>
                <w:bCs/>
                <w:lang w:val="en-US"/>
              </w:rPr>
            </w:pPr>
            <w:r w:rsidRPr="00504AD0">
              <w:rPr>
                <w:bCs/>
                <w:lang w:val="en-US"/>
              </w:rPr>
              <w:t>0</w:t>
            </w:r>
          </w:p>
        </w:tc>
        <w:tc>
          <w:tcPr>
            <w:tcW w:w="1784" w:type="dxa"/>
          </w:tcPr>
          <w:p w14:paraId="4976A4FD" w14:textId="77777777" w:rsidR="00504AD0" w:rsidRPr="00504AD0" w:rsidRDefault="00504AD0" w:rsidP="00504AD0">
            <w:pPr>
              <w:jc w:val="center"/>
              <w:rPr>
                <w:bCs/>
                <w:lang w:val="en-US"/>
              </w:rPr>
            </w:pPr>
            <w:r w:rsidRPr="00504AD0">
              <w:rPr>
                <w:bCs/>
                <w:lang w:val="en-US"/>
              </w:rPr>
              <w:t>0</w:t>
            </w:r>
          </w:p>
        </w:tc>
      </w:tr>
      <w:tr w:rsidR="00504AD0" w:rsidRPr="00504AD0" w14:paraId="0CD87D9D" w14:textId="77777777" w:rsidTr="00FE55DC">
        <w:trPr>
          <w:trHeight w:val="224"/>
        </w:trPr>
        <w:tc>
          <w:tcPr>
            <w:tcW w:w="1302" w:type="dxa"/>
            <w:noWrap/>
          </w:tcPr>
          <w:p w14:paraId="263D38A2" w14:textId="77777777" w:rsidR="00504AD0" w:rsidRPr="00504AD0" w:rsidRDefault="00504AD0" w:rsidP="00504AD0">
            <w:pPr>
              <w:jc w:val="left"/>
              <w:rPr>
                <w:b/>
                <w:lang w:val="en-US"/>
              </w:rPr>
            </w:pPr>
            <w:r w:rsidRPr="00504AD0">
              <w:rPr>
                <w:b/>
                <w:lang w:val="en-US"/>
              </w:rPr>
              <w:t>Total</w:t>
            </w:r>
          </w:p>
        </w:tc>
        <w:tc>
          <w:tcPr>
            <w:tcW w:w="1646" w:type="dxa"/>
            <w:noWrap/>
          </w:tcPr>
          <w:p w14:paraId="15B257E0" w14:textId="77777777" w:rsidR="00504AD0" w:rsidRPr="00504AD0" w:rsidRDefault="00504AD0" w:rsidP="00504AD0">
            <w:pPr>
              <w:jc w:val="center"/>
              <w:rPr>
                <w:b/>
                <w:lang w:val="en-US"/>
              </w:rPr>
            </w:pPr>
            <w:r w:rsidRPr="00504AD0">
              <w:rPr>
                <w:b/>
                <w:lang w:val="en-US"/>
              </w:rPr>
              <w:t>160,499</w:t>
            </w:r>
          </w:p>
        </w:tc>
        <w:tc>
          <w:tcPr>
            <w:tcW w:w="1530" w:type="dxa"/>
            <w:noWrap/>
          </w:tcPr>
          <w:p w14:paraId="75E1E89D" w14:textId="77777777" w:rsidR="00504AD0" w:rsidRPr="00504AD0" w:rsidRDefault="00504AD0" w:rsidP="00504AD0">
            <w:pPr>
              <w:jc w:val="center"/>
              <w:rPr>
                <w:b/>
                <w:lang w:val="en-US"/>
              </w:rPr>
            </w:pPr>
            <w:r w:rsidRPr="00504AD0">
              <w:rPr>
                <w:b/>
                <w:lang w:val="en-US"/>
              </w:rPr>
              <w:t>164,973</w:t>
            </w:r>
          </w:p>
        </w:tc>
        <w:tc>
          <w:tcPr>
            <w:tcW w:w="1542" w:type="dxa"/>
            <w:noWrap/>
          </w:tcPr>
          <w:p w14:paraId="76A5D0BC" w14:textId="77777777" w:rsidR="00504AD0" w:rsidRPr="00504AD0" w:rsidRDefault="00504AD0" w:rsidP="00504AD0">
            <w:pPr>
              <w:jc w:val="center"/>
              <w:rPr>
                <w:b/>
                <w:lang w:val="en-US"/>
              </w:rPr>
            </w:pPr>
            <w:r w:rsidRPr="00504AD0">
              <w:rPr>
                <w:b/>
                <w:lang w:val="en-US"/>
              </w:rPr>
              <w:t>80,549</w:t>
            </w:r>
          </w:p>
        </w:tc>
        <w:tc>
          <w:tcPr>
            <w:tcW w:w="1519" w:type="dxa"/>
          </w:tcPr>
          <w:p w14:paraId="5245A652" w14:textId="77777777" w:rsidR="00504AD0" w:rsidRPr="00504AD0" w:rsidRDefault="00504AD0" w:rsidP="00504AD0">
            <w:pPr>
              <w:jc w:val="center"/>
              <w:rPr>
                <w:b/>
                <w:lang w:val="en-US"/>
              </w:rPr>
            </w:pPr>
            <w:r w:rsidRPr="00504AD0">
              <w:rPr>
                <w:b/>
                <w:lang w:val="en-US"/>
              </w:rPr>
              <w:t>-49.81</w:t>
            </w:r>
          </w:p>
        </w:tc>
        <w:tc>
          <w:tcPr>
            <w:tcW w:w="1784" w:type="dxa"/>
          </w:tcPr>
          <w:p w14:paraId="550A7287" w14:textId="77777777" w:rsidR="00504AD0" w:rsidRPr="00504AD0" w:rsidRDefault="00504AD0" w:rsidP="00504AD0">
            <w:pPr>
              <w:jc w:val="center"/>
              <w:rPr>
                <w:b/>
                <w:lang w:val="en-US"/>
              </w:rPr>
            </w:pPr>
            <w:r w:rsidRPr="00504AD0">
              <w:rPr>
                <w:b/>
                <w:lang w:val="en-US"/>
              </w:rPr>
              <w:t>-51.17</w:t>
            </w:r>
          </w:p>
        </w:tc>
      </w:tr>
    </w:tbl>
    <w:p w14:paraId="685797F8" w14:textId="77777777" w:rsidR="004A2ED1" w:rsidRDefault="004A2ED1" w:rsidP="003D499A"/>
    <w:p w14:paraId="036DFE2F" w14:textId="0694A88B" w:rsidR="000F7FDB" w:rsidRDefault="000F7FDB" w:rsidP="003D499A">
      <w:pPr>
        <w:pStyle w:val="Caption"/>
      </w:pPr>
      <w:bookmarkStart w:id="231" w:name="_Toc130236194"/>
      <w:r w:rsidRPr="00953BC7">
        <w:t xml:space="preserve">Table </w:t>
      </w:r>
      <w:r w:rsidR="00032ED4">
        <w:fldChar w:fldCharType="begin"/>
      </w:r>
      <w:r w:rsidR="00032ED4">
        <w:instrText xml:space="preserve"> STYLEREF 1 \s </w:instrText>
      </w:r>
      <w:r w:rsidR="00032ED4">
        <w:fldChar w:fldCharType="separate"/>
      </w:r>
      <w:r w:rsidR="00BA1CC9">
        <w:rPr>
          <w:noProof/>
        </w:rPr>
        <w:t>10</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5</w:t>
      </w:r>
      <w:r w:rsidR="00032ED4">
        <w:fldChar w:fldCharType="end"/>
      </w:r>
      <w:r w:rsidRPr="00953BC7">
        <w:t xml:space="preserve">: </w:t>
      </w:r>
      <w:r>
        <w:t>Tzaneen</w:t>
      </w:r>
      <w:r w:rsidRPr="00953BC7">
        <w:t xml:space="preserve"> Production </w:t>
      </w:r>
      <w:r>
        <w:t>and Forecast</w:t>
      </w:r>
      <w:bookmarkEnd w:id="231"/>
    </w:p>
    <w:p w14:paraId="2DBCF292" w14:textId="77777777" w:rsidR="000F7FDB" w:rsidRPr="008C4C21" w:rsidRDefault="000F7FDB" w:rsidP="0030123C">
      <w:pPr>
        <w:rPr>
          <w:lang w:val="en-US"/>
        </w:rPr>
      </w:pPr>
    </w:p>
    <w:p w14:paraId="44B285EF" w14:textId="4608E12C" w:rsidR="002432FD" w:rsidRDefault="00676394" w:rsidP="003D499A">
      <w:pPr>
        <w:rPr>
          <w:shd w:val="clear" w:color="auto" w:fill="FFFFFF"/>
        </w:rPr>
      </w:pPr>
      <w:r w:rsidRPr="00676394">
        <w:rPr>
          <w:shd w:val="clear" w:color="auto" w:fill="FFFFFF"/>
        </w:rPr>
        <w:t xml:space="preserve">Production of </w:t>
      </w:r>
      <w:r w:rsidR="00190F32" w:rsidRPr="00190F32">
        <w:rPr>
          <w:shd w:val="clear" w:color="auto" w:fill="FFFFFF"/>
        </w:rPr>
        <w:t>80,549</w:t>
      </w:r>
      <w:r w:rsidR="00190F32">
        <w:rPr>
          <w:shd w:val="clear" w:color="auto" w:fill="FFFFFF"/>
        </w:rPr>
        <w:t xml:space="preserve"> </w:t>
      </w:r>
      <w:r w:rsidRPr="00676394">
        <w:rPr>
          <w:shd w:val="clear" w:color="auto" w:fill="FFFFFF"/>
        </w:rPr>
        <w:t xml:space="preserve">kWh was </w:t>
      </w:r>
      <w:r w:rsidR="00190F32" w:rsidRPr="00190F32">
        <w:rPr>
          <w:shd w:val="clear" w:color="auto" w:fill="FFFFFF"/>
        </w:rPr>
        <w:t>49.81</w:t>
      </w:r>
      <w:r w:rsidRPr="00676394">
        <w:rPr>
          <w:shd w:val="clear" w:color="auto" w:fill="FFFFFF"/>
        </w:rPr>
        <w:t xml:space="preserve">% below the original forecast of </w:t>
      </w:r>
      <w:r w:rsidR="00500372" w:rsidRPr="00500372">
        <w:rPr>
          <w:shd w:val="clear" w:color="auto" w:fill="FFFFFF"/>
        </w:rPr>
        <w:t>56,377</w:t>
      </w:r>
      <w:r w:rsidRPr="00676394">
        <w:rPr>
          <w:shd w:val="clear" w:color="auto" w:fill="FFFFFF"/>
        </w:rPr>
        <w:t>kWh, and -</w:t>
      </w:r>
      <w:r w:rsidR="00966F2C" w:rsidRPr="00966F2C">
        <w:rPr>
          <w:shd w:val="clear" w:color="auto" w:fill="FFFFFF"/>
        </w:rPr>
        <w:t>-31.0</w:t>
      </w:r>
      <w:r w:rsidRPr="00676394">
        <w:rPr>
          <w:shd w:val="clear" w:color="auto" w:fill="FFFFFF"/>
        </w:rPr>
        <w:t xml:space="preserve">% below the weather-adjusted forecast. The low production in a period of high irradiance, likely reflects the curtailment due to load </w:t>
      </w:r>
      <w:r w:rsidR="00005C9F" w:rsidRPr="00676394">
        <w:rPr>
          <w:shd w:val="clear" w:color="auto" w:fill="FFFFFF"/>
        </w:rPr>
        <w:t>shedding.</w:t>
      </w:r>
    </w:p>
    <w:p w14:paraId="0FC8F2D3" w14:textId="77777777" w:rsidR="00413AE3" w:rsidRDefault="00413AE3">
      <w:pPr>
        <w:jc w:val="left"/>
        <w:rPr>
          <w:lang w:eastAsia="en-US"/>
        </w:rPr>
      </w:pPr>
      <w:r>
        <w:rPr>
          <w:lang w:eastAsia="en-US"/>
        </w:rPr>
        <w:br w:type="page"/>
      </w:r>
    </w:p>
    <w:p w14:paraId="2B1849B1" w14:textId="77777777" w:rsidR="006C57B1" w:rsidRPr="00383898" w:rsidRDefault="006C57B1" w:rsidP="003D499A">
      <w:pPr>
        <w:rPr>
          <w:lang w:eastAsia="en-US"/>
        </w:rPr>
      </w:pPr>
    </w:p>
    <w:p w14:paraId="5DCFD840" w14:textId="77777777" w:rsidR="00B003E1" w:rsidRDefault="00B003E1" w:rsidP="0030123C">
      <w:pPr>
        <w:pStyle w:val="Heading1"/>
      </w:pPr>
      <w:bookmarkStart w:id="232" w:name="_Toc111090559"/>
      <w:bookmarkStart w:id="233" w:name="_Toc130236253"/>
      <w:bookmarkEnd w:id="162"/>
      <w:r w:rsidRPr="00974694">
        <w:t>Events</w:t>
      </w:r>
      <w:bookmarkEnd w:id="232"/>
      <w:bookmarkEnd w:id="233"/>
      <w:r w:rsidRPr="00974694">
        <w:t xml:space="preserve"> </w:t>
      </w:r>
    </w:p>
    <w:p w14:paraId="09A7FDFF" w14:textId="77777777" w:rsidR="00884344" w:rsidRPr="00884344" w:rsidRDefault="00884344" w:rsidP="003D499A"/>
    <w:p w14:paraId="0CC7E4F3" w14:textId="77777777" w:rsidR="003A72EC" w:rsidRDefault="003A72EC" w:rsidP="003D499A">
      <w:pPr>
        <w:pStyle w:val="Heading2"/>
      </w:pPr>
      <w:bookmarkStart w:id="234" w:name="_Toc130236254"/>
      <w:r>
        <w:t>Health and Safety</w:t>
      </w:r>
      <w:bookmarkEnd w:id="234"/>
      <w:r>
        <w:t xml:space="preserve"> </w:t>
      </w:r>
    </w:p>
    <w:p w14:paraId="6BA6F26D" w14:textId="77777777" w:rsidR="00521C46" w:rsidRPr="00521C46" w:rsidRDefault="00521C46" w:rsidP="003D499A"/>
    <w:p w14:paraId="7EAF299E" w14:textId="77777777" w:rsidR="00B003E1" w:rsidRPr="00974694" w:rsidRDefault="003A72EC" w:rsidP="003D499A">
      <w:r>
        <w:t xml:space="preserve">No health </w:t>
      </w:r>
      <w:r w:rsidR="0070669C">
        <w:t>and safety</w:t>
      </w:r>
      <w:r>
        <w:t xml:space="preserve"> incidence</w:t>
      </w:r>
      <w:r w:rsidR="00B13DBA">
        <w:t>s</w:t>
      </w:r>
      <w:r>
        <w:t xml:space="preserve"> were </w:t>
      </w:r>
      <w:r w:rsidR="00FF59C7">
        <w:t>reported by</w:t>
      </w:r>
      <w:r w:rsidR="00EB7DB7">
        <w:t xml:space="preserve"> the </w:t>
      </w:r>
      <w:r w:rsidR="00EB7DB7" w:rsidDel="00EE550C">
        <w:t xml:space="preserve">Operator </w:t>
      </w:r>
      <w:r w:rsidR="00E22179" w:rsidDel="008E27B8">
        <w:t>based</w:t>
      </w:r>
      <w:r w:rsidR="00E22179">
        <w:t xml:space="preserve"> on the information provided by the Operator.</w:t>
      </w:r>
    </w:p>
    <w:p w14:paraId="20DC9381" w14:textId="77777777" w:rsidR="00521C46" w:rsidRPr="00974694" w:rsidRDefault="00521C46" w:rsidP="003D499A"/>
    <w:p w14:paraId="49136E24" w14:textId="77777777" w:rsidR="00B003E1" w:rsidRDefault="00B003E1" w:rsidP="003D499A">
      <w:pPr>
        <w:pStyle w:val="Heading2"/>
      </w:pPr>
      <w:bookmarkStart w:id="235" w:name="_Toc111090560"/>
      <w:bookmarkStart w:id="236" w:name="_Toc130236255"/>
      <w:r w:rsidRPr="00C8371A">
        <w:t>Scheduled Maintenance</w:t>
      </w:r>
      <w:bookmarkEnd w:id="235"/>
      <w:bookmarkEnd w:id="236"/>
    </w:p>
    <w:p w14:paraId="0975305A" w14:textId="77777777" w:rsidR="00CA76F4" w:rsidRDefault="00CA76F4" w:rsidP="003D499A"/>
    <w:p w14:paraId="6FCC94EE" w14:textId="724B77A1" w:rsidR="00F4344B" w:rsidRDefault="00B94E0A" w:rsidP="003D499A">
      <w:r>
        <w:t>No</w:t>
      </w:r>
      <w:r w:rsidR="0037161E">
        <w:t xml:space="preserve"> other </w:t>
      </w:r>
      <w:r>
        <w:t xml:space="preserve">maintenance </w:t>
      </w:r>
      <w:r w:rsidR="00FF59C7">
        <w:t>activities</w:t>
      </w:r>
      <w:r w:rsidR="00CE5BFB">
        <w:t xml:space="preserve"> except for monitoring</w:t>
      </w:r>
      <w:r w:rsidR="00973A27">
        <w:t xml:space="preserve"> </w:t>
      </w:r>
      <w:r w:rsidR="00952AF0">
        <w:t>(SCADA) and</w:t>
      </w:r>
      <w:r w:rsidR="00973A27">
        <w:t xml:space="preserve"> </w:t>
      </w:r>
      <w:r w:rsidR="00D176D3">
        <w:t>documentation were</w:t>
      </w:r>
      <w:r>
        <w:t xml:space="preserve"> performed in </w:t>
      </w:r>
      <w:r w:rsidR="00190F32">
        <w:t xml:space="preserve">Q1 </w:t>
      </w:r>
      <w:r>
        <w:t xml:space="preserve">based on the information provided by the </w:t>
      </w:r>
      <w:r w:rsidR="000F44B4">
        <w:t>O</w:t>
      </w:r>
      <w:r>
        <w:t>perator</w:t>
      </w:r>
      <w:r w:rsidR="000B4DFC">
        <w:t xml:space="preserve">. </w:t>
      </w:r>
      <w:r w:rsidR="000F44B4">
        <w:t>We note that no annual plan was provided by the</w:t>
      </w:r>
      <w:r w:rsidR="007C349A">
        <w:t xml:space="preserve"> </w:t>
      </w:r>
      <w:r w:rsidR="008E27B8">
        <w:t>Operator for</w:t>
      </w:r>
      <w:r w:rsidR="007C349A">
        <w:t xml:space="preserve"> each plant. Harmattan recommends that the </w:t>
      </w:r>
      <w:r w:rsidR="008E27B8">
        <w:t>Operator provides</w:t>
      </w:r>
      <w:r w:rsidR="007C349A">
        <w:t xml:space="preserve"> an annual operational plan to verify </w:t>
      </w:r>
      <w:r w:rsidR="00093B76">
        <w:t>if tasks</w:t>
      </w:r>
      <w:r w:rsidR="00515DC9">
        <w:t xml:space="preserve"> are on performed</w:t>
      </w:r>
      <w:r w:rsidR="00093B76">
        <w:t xml:space="preserve"> on specific dates. </w:t>
      </w:r>
    </w:p>
    <w:p w14:paraId="4E64D742" w14:textId="77777777" w:rsidR="003F7C72" w:rsidRDefault="003F7C72" w:rsidP="003D499A"/>
    <w:p w14:paraId="167A5D0F" w14:textId="67623349" w:rsidR="00896132" w:rsidRDefault="00896132" w:rsidP="003F7C72">
      <w:pPr>
        <w:jc w:val="center"/>
      </w:pPr>
    </w:p>
    <w:p w14:paraId="6F50BFD2" w14:textId="77777777" w:rsidR="00B003E1" w:rsidRDefault="00B003E1" w:rsidP="003D499A">
      <w:pPr>
        <w:pStyle w:val="Heading2"/>
      </w:pPr>
      <w:bookmarkStart w:id="237" w:name="_Toc129164217"/>
      <w:bookmarkStart w:id="238" w:name="_Toc129164274"/>
      <w:bookmarkStart w:id="239" w:name="_Toc129949342"/>
      <w:bookmarkStart w:id="240" w:name="_Toc111090561"/>
      <w:bookmarkStart w:id="241" w:name="_Toc130236256"/>
      <w:bookmarkEnd w:id="237"/>
      <w:bookmarkEnd w:id="238"/>
      <w:bookmarkEnd w:id="239"/>
      <w:r w:rsidRPr="00C8371A">
        <w:t>Unscheduled Maintenance</w:t>
      </w:r>
      <w:bookmarkEnd w:id="240"/>
      <w:bookmarkEnd w:id="241"/>
    </w:p>
    <w:p w14:paraId="74C9B0F3" w14:textId="77777777" w:rsidR="00BA1CC9" w:rsidRPr="00BA1CC9" w:rsidRDefault="00BA1CC9" w:rsidP="00BA1CC9"/>
    <w:tbl>
      <w:tblPr>
        <w:tblStyle w:val="TableGridLight"/>
        <w:tblW w:w="0" w:type="auto"/>
        <w:tblLook w:val="04A0" w:firstRow="1" w:lastRow="0" w:firstColumn="1" w:lastColumn="0" w:noHBand="0" w:noVBand="1"/>
      </w:tblPr>
      <w:tblGrid>
        <w:gridCol w:w="1908"/>
        <w:gridCol w:w="1712"/>
        <w:gridCol w:w="1620"/>
        <w:gridCol w:w="2288"/>
        <w:gridCol w:w="2011"/>
      </w:tblGrid>
      <w:tr w:rsidR="007A2481" w14:paraId="2637A609" w14:textId="77777777" w:rsidTr="00190F32">
        <w:tc>
          <w:tcPr>
            <w:tcW w:w="1908" w:type="dxa"/>
            <w:shd w:val="clear" w:color="auto" w:fill="5F0505"/>
          </w:tcPr>
          <w:p w14:paraId="5A2F04AE" w14:textId="583C70C4" w:rsidR="007A2481" w:rsidRPr="007A2481" w:rsidRDefault="007A2481" w:rsidP="007A2481">
            <w:pPr>
              <w:rPr>
                <w:b/>
                <w:bCs/>
                <w:lang w:eastAsia="en-US"/>
              </w:rPr>
            </w:pPr>
            <w:bookmarkStart w:id="242" w:name="_Hlk135133635"/>
            <w:r w:rsidRPr="007A2481">
              <w:rPr>
                <w:b/>
                <w:bCs/>
                <w:lang w:eastAsia="en-US"/>
              </w:rPr>
              <w:t xml:space="preserve">Date </w:t>
            </w:r>
          </w:p>
        </w:tc>
        <w:tc>
          <w:tcPr>
            <w:tcW w:w="1712" w:type="dxa"/>
            <w:shd w:val="clear" w:color="auto" w:fill="5F0505"/>
          </w:tcPr>
          <w:p w14:paraId="3E9A5E46" w14:textId="160E5A35" w:rsidR="007A2481" w:rsidRPr="007A2481" w:rsidRDefault="007A2481" w:rsidP="007A2481">
            <w:pPr>
              <w:rPr>
                <w:b/>
                <w:bCs/>
                <w:lang w:eastAsia="en-US"/>
              </w:rPr>
            </w:pPr>
            <w:r w:rsidRPr="007A2481">
              <w:rPr>
                <w:b/>
                <w:bCs/>
              </w:rPr>
              <w:t xml:space="preserve">Plant </w:t>
            </w:r>
          </w:p>
        </w:tc>
        <w:tc>
          <w:tcPr>
            <w:tcW w:w="1620" w:type="dxa"/>
            <w:shd w:val="clear" w:color="auto" w:fill="5F0505"/>
          </w:tcPr>
          <w:p w14:paraId="58D365EB" w14:textId="2DA218B3" w:rsidR="007A2481" w:rsidRPr="007A2481" w:rsidRDefault="007A2481" w:rsidP="007A2481">
            <w:pPr>
              <w:rPr>
                <w:b/>
                <w:bCs/>
                <w:lang w:eastAsia="en-US"/>
              </w:rPr>
            </w:pPr>
            <w:r w:rsidRPr="007A2481">
              <w:rPr>
                <w:b/>
                <w:bCs/>
                <w:lang w:eastAsia="en-US"/>
              </w:rPr>
              <w:t>Event</w:t>
            </w:r>
          </w:p>
        </w:tc>
        <w:tc>
          <w:tcPr>
            <w:tcW w:w="2288" w:type="dxa"/>
            <w:shd w:val="clear" w:color="auto" w:fill="5F0505"/>
          </w:tcPr>
          <w:p w14:paraId="40F9D8FD" w14:textId="19690D7C" w:rsidR="007A2481" w:rsidRPr="007A2481" w:rsidRDefault="007A2481" w:rsidP="007A2481">
            <w:pPr>
              <w:rPr>
                <w:b/>
                <w:bCs/>
                <w:lang w:eastAsia="en-US"/>
              </w:rPr>
            </w:pPr>
            <w:r w:rsidRPr="007A2481">
              <w:rPr>
                <w:b/>
                <w:bCs/>
                <w:lang w:eastAsia="en-US"/>
              </w:rPr>
              <w:t>Description</w:t>
            </w:r>
          </w:p>
        </w:tc>
        <w:tc>
          <w:tcPr>
            <w:tcW w:w="2011" w:type="dxa"/>
            <w:shd w:val="clear" w:color="auto" w:fill="5F0505"/>
          </w:tcPr>
          <w:p w14:paraId="4C063BF9" w14:textId="30909F3D" w:rsidR="007A2481" w:rsidRPr="007A2481" w:rsidRDefault="007A2481" w:rsidP="007A2481">
            <w:pPr>
              <w:rPr>
                <w:b/>
                <w:bCs/>
                <w:lang w:eastAsia="en-US"/>
              </w:rPr>
            </w:pPr>
            <w:r w:rsidRPr="007A2481">
              <w:rPr>
                <w:b/>
                <w:bCs/>
                <w:lang w:eastAsia="en-US"/>
              </w:rPr>
              <w:t>Resolution</w:t>
            </w:r>
          </w:p>
        </w:tc>
      </w:tr>
      <w:tr w:rsidR="007A2481" w14:paraId="24FEDE34" w14:textId="77777777" w:rsidTr="00190F32">
        <w:tc>
          <w:tcPr>
            <w:tcW w:w="1908" w:type="dxa"/>
          </w:tcPr>
          <w:p w14:paraId="3FE9744C" w14:textId="4A4B0EA5" w:rsidR="007A2481" w:rsidRDefault="007A2481" w:rsidP="007A2481">
            <w:pPr>
              <w:rPr>
                <w:lang w:eastAsia="en-US"/>
              </w:rPr>
            </w:pPr>
            <w:r w:rsidRPr="007A2481">
              <w:rPr>
                <w:lang w:eastAsia="en-US"/>
              </w:rPr>
              <w:t>22 February 2023</w:t>
            </w:r>
          </w:p>
        </w:tc>
        <w:tc>
          <w:tcPr>
            <w:tcW w:w="1712" w:type="dxa"/>
          </w:tcPr>
          <w:p w14:paraId="28F33ECD" w14:textId="3FA75BD3" w:rsidR="007A2481" w:rsidRPr="00BA1CC9" w:rsidRDefault="007A2481" w:rsidP="007A2481">
            <w:pPr>
              <w:rPr>
                <w:lang w:eastAsia="en-US"/>
              </w:rPr>
            </w:pPr>
            <w:r w:rsidRPr="000D014F">
              <w:t>Tzaneen</w:t>
            </w:r>
          </w:p>
        </w:tc>
        <w:tc>
          <w:tcPr>
            <w:tcW w:w="1620" w:type="dxa"/>
          </w:tcPr>
          <w:p w14:paraId="7A1F56F5" w14:textId="431F75B3" w:rsidR="007A2481" w:rsidRDefault="007A2481" w:rsidP="007A2481">
            <w:pPr>
              <w:rPr>
                <w:lang w:eastAsia="en-US"/>
              </w:rPr>
            </w:pPr>
            <w:r w:rsidRPr="00BA1CC9">
              <w:rPr>
                <w:lang w:eastAsia="en-US"/>
              </w:rPr>
              <w:t>Burnt cables in manhole</w:t>
            </w:r>
          </w:p>
        </w:tc>
        <w:tc>
          <w:tcPr>
            <w:tcW w:w="2288" w:type="dxa"/>
          </w:tcPr>
          <w:p w14:paraId="6B164F01" w14:textId="472E37D6" w:rsidR="007A2481" w:rsidRDefault="00190F32" w:rsidP="007A2481">
            <w:pPr>
              <w:rPr>
                <w:lang w:eastAsia="en-US"/>
              </w:rPr>
            </w:pPr>
            <w:r w:rsidRPr="00190F32">
              <w:rPr>
                <w:lang w:eastAsia="en-US"/>
              </w:rPr>
              <w:t>The incident involved burned DC cables in a manhole and black smoke residue in sleeves. It occurred during a period of heavy rain in Tzaneen. The cause of the incident was likely a damaged cable that got wet during the rainfall, leading to an electrical arc and subsequent burning of the cables in the manhole. The incident was isolated to the manhole and did not spread further.</w:t>
            </w:r>
          </w:p>
          <w:p w14:paraId="1F57DC8F" w14:textId="780DA63A" w:rsidR="007A2481" w:rsidRDefault="007A2481" w:rsidP="007A2481">
            <w:pPr>
              <w:rPr>
                <w:lang w:eastAsia="en-US"/>
              </w:rPr>
            </w:pPr>
          </w:p>
        </w:tc>
        <w:tc>
          <w:tcPr>
            <w:tcW w:w="2011" w:type="dxa"/>
          </w:tcPr>
          <w:p w14:paraId="20965EF2" w14:textId="77777777" w:rsidR="007A2481" w:rsidRDefault="007A2481" w:rsidP="007A2481">
            <w:pPr>
              <w:rPr>
                <w:lang w:eastAsia="en-US"/>
              </w:rPr>
            </w:pPr>
            <w:r>
              <w:rPr>
                <w:lang w:eastAsia="en-US"/>
              </w:rPr>
              <w:t>Cables was disconnected from modules to disconnect any live voltages. Burnt cables between manhole and inverters</w:t>
            </w:r>
            <w:r>
              <w:rPr>
                <w:lang w:eastAsia="en-US"/>
              </w:rPr>
              <w:t xml:space="preserve"> </w:t>
            </w:r>
            <w:r>
              <w:rPr>
                <w:lang w:eastAsia="en-US"/>
              </w:rPr>
              <w:t>was removed.</w:t>
            </w:r>
          </w:p>
          <w:p w14:paraId="7CF6CC22" w14:textId="77777777" w:rsidR="007A2481" w:rsidRDefault="007A2481" w:rsidP="007A2481">
            <w:pPr>
              <w:rPr>
                <w:lang w:eastAsia="en-US"/>
              </w:rPr>
            </w:pPr>
          </w:p>
          <w:p w14:paraId="41C808A7" w14:textId="4EF0BA6C" w:rsidR="007A2481" w:rsidRDefault="007A2481" w:rsidP="007A2481">
            <w:pPr>
              <w:rPr>
                <w:lang w:eastAsia="en-US"/>
              </w:rPr>
            </w:pPr>
            <w:r>
              <w:rPr>
                <w:lang w:eastAsia="en-US"/>
              </w:rPr>
              <w:t xml:space="preserve">Harmattan conducted a site visit to Tzaneen on the 31 March 2022 and noted that the cables were replaced, and the plant was running at full capacity. </w:t>
            </w:r>
          </w:p>
          <w:p w14:paraId="3E5A02A8" w14:textId="77777777" w:rsidR="007A2481" w:rsidRDefault="007A2481" w:rsidP="007A2481">
            <w:pPr>
              <w:rPr>
                <w:lang w:eastAsia="en-US"/>
              </w:rPr>
            </w:pPr>
          </w:p>
          <w:p w14:paraId="025B8472" w14:textId="05D7D948" w:rsidR="007A2481" w:rsidRDefault="007A2481" w:rsidP="007A2481">
            <w:pPr>
              <w:rPr>
                <w:lang w:eastAsia="en-US"/>
              </w:rPr>
            </w:pPr>
            <w:r>
              <w:rPr>
                <w:lang w:eastAsia="en-US"/>
              </w:rPr>
              <w:t>Detail of the incident will be reported in the site visit report.</w:t>
            </w:r>
          </w:p>
          <w:p w14:paraId="08B50EA1" w14:textId="0A110DBD" w:rsidR="007A2481" w:rsidRDefault="007A2481" w:rsidP="007A2481">
            <w:pPr>
              <w:rPr>
                <w:lang w:eastAsia="en-US"/>
              </w:rPr>
            </w:pPr>
          </w:p>
        </w:tc>
      </w:tr>
    </w:tbl>
    <w:bookmarkEnd w:id="242"/>
    <w:p w14:paraId="416F1984" w14:textId="33984D2F" w:rsidR="00C8371A" w:rsidRPr="00974694" w:rsidRDefault="00BA1CC9" w:rsidP="00BA1CC9">
      <w:pPr>
        <w:pStyle w:val="Caption"/>
        <w:rPr>
          <w:lang w:eastAsia="en-US"/>
        </w:rPr>
      </w:pPr>
      <w:r>
        <w:t xml:space="preserve">Table </w:t>
      </w:r>
      <w:r>
        <w:fldChar w:fldCharType="begin"/>
      </w:r>
      <w:r>
        <w:instrText xml:space="preserve"> SEQ Table \* ARABIC </w:instrText>
      </w:r>
      <w:r>
        <w:fldChar w:fldCharType="separate"/>
      </w:r>
      <w:r>
        <w:rPr>
          <w:noProof/>
        </w:rPr>
        <w:t>36</w:t>
      </w:r>
      <w:r>
        <w:fldChar w:fldCharType="end"/>
      </w:r>
      <w:r>
        <w:t>:Unscheduled Maintenance</w:t>
      </w:r>
    </w:p>
    <w:p w14:paraId="5E32A927" w14:textId="77777777" w:rsidR="000F7FDB" w:rsidRDefault="000F7FDB">
      <w:pPr>
        <w:pStyle w:val="Heading2"/>
      </w:pPr>
      <w:bookmarkStart w:id="243" w:name="_Toc111090562"/>
      <w:bookmarkStart w:id="244" w:name="_Toc118269352"/>
      <w:bookmarkStart w:id="245" w:name="_Toc130236257"/>
      <w:bookmarkStart w:id="246" w:name="_Toc111090563"/>
      <w:r w:rsidRPr="0078269D">
        <w:t>Spare Parts</w:t>
      </w:r>
      <w:bookmarkEnd w:id="243"/>
      <w:bookmarkEnd w:id="244"/>
      <w:bookmarkEnd w:id="245"/>
    </w:p>
    <w:p w14:paraId="589032F4" w14:textId="77777777" w:rsidR="000F7FDB" w:rsidRPr="00495732" w:rsidRDefault="000F7FDB" w:rsidP="003D499A"/>
    <w:p w14:paraId="35CD5A80" w14:textId="3D17D08F" w:rsidR="00085EF5" w:rsidRDefault="000F7FDB" w:rsidP="003D499A">
      <w:pPr>
        <w:rPr>
          <w:lang w:eastAsia="en-US"/>
        </w:rPr>
      </w:pPr>
      <w:r w:rsidRPr="00B4087C">
        <w:rPr>
          <w:lang w:eastAsia="en-US"/>
        </w:rPr>
        <w:t>Harmattan notes that no spare parts are kept parts on site</w:t>
      </w:r>
      <w:r w:rsidR="00EB7DB7">
        <w:rPr>
          <w:lang w:eastAsia="en-US"/>
        </w:rPr>
        <w:t xml:space="preserve"> by ACES</w:t>
      </w:r>
      <w:r w:rsidRPr="00B4087C">
        <w:rPr>
          <w:lang w:eastAsia="en-US"/>
        </w:rPr>
        <w:t xml:space="preserve">. The </w:t>
      </w:r>
      <w:r w:rsidRPr="00B4087C" w:rsidDel="00EE550C">
        <w:rPr>
          <w:lang w:eastAsia="en-US"/>
        </w:rPr>
        <w:t>Operator</w:t>
      </w:r>
      <w:r w:rsidR="008E27B8" w:rsidRPr="00B4087C">
        <w:rPr>
          <w:lang w:eastAsia="en-US"/>
        </w:rPr>
        <w:t xml:space="preserve"> has</w:t>
      </w:r>
      <w:r w:rsidRPr="00B4087C">
        <w:rPr>
          <w:lang w:eastAsia="en-US"/>
        </w:rPr>
        <w:t xml:space="preserve"> stated that minor spare parts are in stock in Cape Town and Johannesburg. Major spares will be kept in Cape Town</w:t>
      </w:r>
      <w:r w:rsidR="00EB7DB7">
        <w:rPr>
          <w:lang w:eastAsia="en-US"/>
        </w:rPr>
        <w:t xml:space="preserve"> by the Operator</w:t>
      </w:r>
      <w:r w:rsidRPr="00B4087C">
        <w:rPr>
          <w:lang w:eastAsia="en-US"/>
        </w:rPr>
        <w:t xml:space="preserve">. We note that only keeping the major spare parts in Cape Town </w:t>
      </w:r>
      <w:r>
        <w:rPr>
          <w:lang w:eastAsia="en-US"/>
        </w:rPr>
        <w:t xml:space="preserve">may </w:t>
      </w:r>
      <w:r w:rsidRPr="00B4087C">
        <w:rPr>
          <w:lang w:eastAsia="en-US"/>
        </w:rPr>
        <w:t xml:space="preserve">present a problem for plants outside of Cape Town </w:t>
      </w:r>
      <w:r>
        <w:rPr>
          <w:lang w:eastAsia="en-US"/>
        </w:rPr>
        <w:t>given the</w:t>
      </w:r>
      <w:r w:rsidRPr="00B4087C">
        <w:rPr>
          <w:lang w:eastAsia="en-US"/>
        </w:rPr>
        <w:t xml:space="preserve"> longer lead time</w:t>
      </w:r>
      <w:r>
        <w:rPr>
          <w:lang w:eastAsia="en-US"/>
        </w:rPr>
        <w:t>s</w:t>
      </w:r>
      <w:r w:rsidRPr="00B4087C">
        <w:rPr>
          <w:lang w:eastAsia="en-US"/>
        </w:rPr>
        <w:t xml:space="preserve"> to deliver the spare to site, resulting in higher production </w:t>
      </w:r>
      <w:r w:rsidR="00190F32" w:rsidRPr="00B4087C">
        <w:rPr>
          <w:lang w:eastAsia="en-US"/>
        </w:rPr>
        <w:t>losse</w:t>
      </w:r>
      <w:r w:rsidR="00190F32">
        <w:rPr>
          <w:lang w:eastAsia="en-US"/>
        </w:rPr>
        <w:t>s.</w:t>
      </w:r>
    </w:p>
    <w:p w14:paraId="39A240E0" w14:textId="77777777" w:rsidR="00190F32" w:rsidRDefault="00190F32" w:rsidP="003D499A">
      <w:pPr>
        <w:rPr>
          <w:lang w:eastAsia="en-US"/>
        </w:rPr>
      </w:pPr>
    </w:p>
    <w:p w14:paraId="2EFFA929" w14:textId="77777777" w:rsidR="00190F32" w:rsidRDefault="00190F32" w:rsidP="003D499A">
      <w:pPr>
        <w:rPr>
          <w:lang w:eastAsia="en-US"/>
        </w:rPr>
        <w:sectPr w:rsidR="00190F32" w:rsidSect="007A0E55">
          <w:pgSz w:w="11907" w:h="16840" w:code="9"/>
          <w:pgMar w:top="1985" w:right="1179" w:bottom="1134" w:left="1179" w:header="1020" w:footer="397" w:gutter="0"/>
          <w:cols w:space="708"/>
          <w:docGrid w:linePitch="360"/>
        </w:sectPr>
      </w:pPr>
    </w:p>
    <w:bookmarkEnd w:id="4"/>
    <w:bookmarkEnd w:id="246"/>
    <w:p w14:paraId="210960AA" w14:textId="77777777" w:rsidR="00105495" w:rsidRDefault="00105495" w:rsidP="003D499A"/>
    <w:p w14:paraId="7FCE1A44" w14:textId="77777777" w:rsidR="00105495" w:rsidRPr="001D0B76" w:rsidRDefault="00105495" w:rsidP="0030123C">
      <w:pPr>
        <w:pStyle w:val="Heading1"/>
      </w:pPr>
      <w:bookmarkStart w:id="247" w:name="_Toc113901833"/>
      <w:bookmarkStart w:id="248" w:name="_Toc130236258"/>
      <w:r w:rsidRPr="001D0B76">
        <w:t>Documents Reviewed</w:t>
      </w:r>
      <w:bookmarkEnd w:id="247"/>
      <w:bookmarkEnd w:id="248"/>
    </w:p>
    <w:p w14:paraId="20D2B1F8" w14:textId="77777777" w:rsidR="00105495" w:rsidRPr="001D0B76" w:rsidRDefault="00105495" w:rsidP="003D499A"/>
    <w:tbl>
      <w:tblPr>
        <w:tblStyle w:val="TableGrid1"/>
        <w:tblW w:w="5665"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413"/>
        <w:gridCol w:w="4252"/>
      </w:tblGrid>
      <w:tr w:rsidR="00105495" w:rsidRPr="001D0B76" w14:paraId="45B2A2E3" w14:textId="77777777" w:rsidTr="00FF59C7">
        <w:trPr>
          <w:jc w:val="center"/>
        </w:trPr>
        <w:tc>
          <w:tcPr>
            <w:tcW w:w="1413" w:type="dxa"/>
            <w:shd w:val="clear" w:color="auto" w:fill="632423" w:themeFill="accent2" w:themeFillShade="80"/>
          </w:tcPr>
          <w:p w14:paraId="4E0235F5" w14:textId="77777777" w:rsidR="00105495" w:rsidRPr="001D0B76" w:rsidRDefault="00105495" w:rsidP="003D499A">
            <w:pPr>
              <w:pStyle w:val="TableHeading"/>
            </w:pPr>
            <w:r w:rsidRPr="001D0B76">
              <w:t>Project Name</w:t>
            </w:r>
          </w:p>
        </w:tc>
        <w:tc>
          <w:tcPr>
            <w:tcW w:w="4252" w:type="dxa"/>
            <w:shd w:val="clear" w:color="auto" w:fill="632423" w:themeFill="accent2" w:themeFillShade="80"/>
          </w:tcPr>
          <w:p w14:paraId="45DCE10E" w14:textId="77777777" w:rsidR="00105495" w:rsidRPr="001D0B76" w:rsidRDefault="00105495" w:rsidP="003D499A">
            <w:pPr>
              <w:pStyle w:val="TableHeading"/>
            </w:pPr>
            <w:r w:rsidRPr="001D0B76">
              <w:t>Documents Reviewed</w:t>
            </w:r>
          </w:p>
        </w:tc>
      </w:tr>
      <w:tr w:rsidR="00105495" w:rsidRPr="001D0B76" w14:paraId="16CEC7DB" w14:textId="77777777" w:rsidTr="00FF59C7">
        <w:trPr>
          <w:trHeight w:val="448"/>
          <w:jc w:val="center"/>
        </w:trPr>
        <w:tc>
          <w:tcPr>
            <w:tcW w:w="1413" w:type="dxa"/>
          </w:tcPr>
          <w:p w14:paraId="711FBF45" w14:textId="77777777" w:rsidR="00105495" w:rsidRPr="001D0B76" w:rsidRDefault="00105495" w:rsidP="003D499A">
            <w:pPr>
              <w:pStyle w:val="TableText"/>
            </w:pPr>
            <w:proofErr w:type="spellStart"/>
            <w:r>
              <w:t>Vergelegen</w:t>
            </w:r>
            <w:proofErr w:type="spellEnd"/>
            <w:r>
              <w:t xml:space="preserve"> </w:t>
            </w:r>
          </w:p>
        </w:tc>
        <w:tc>
          <w:tcPr>
            <w:tcW w:w="4252" w:type="dxa"/>
          </w:tcPr>
          <w:p w14:paraId="69F9ADFA" w14:textId="77777777" w:rsidR="0061639C" w:rsidRDefault="00717618" w:rsidP="003D499A">
            <w:pPr>
              <w:pStyle w:val="Bullet1"/>
              <w:numPr>
                <w:ilvl w:val="0"/>
                <w:numId w:val="18"/>
              </w:numPr>
            </w:pPr>
            <w:proofErr w:type="spellStart"/>
            <w:r>
              <w:t>Vergelegen</w:t>
            </w:r>
            <w:proofErr w:type="spellEnd"/>
            <w:r w:rsidRPr="00717618">
              <w:t xml:space="preserve"> DS Jan 2023</w:t>
            </w:r>
          </w:p>
          <w:p w14:paraId="2A945006" w14:textId="77777777" w:rsidR="002C71E0" w:rsidRPr="001D0B76" w:rsidRDefault="002C71E0" w:rsidP="003D499A">
            <w:pPr>
              <w:pStyle w:val="Bullet1"/>
              <w:numPr>
                <w:ilvl w:val="0"/>
                <w:numId w:val="18"/>
              </w:numPr>
            </w:pPr>
            <w:r w:rsidRPr="002C71E0">
              <w:t>Mediclinic DS January 2023 All Sites</w:t>
            </w:r>
          </w:p>
        </w:tc>
      </w:tr>
      <w:tr w:rsidR="00105495" w:rsidRPr="001D0B76" w14:paraId="1D827290" w14:textId="77777777" w:rsidTr="00FF59C7">
        <w:trPr>
          <w:trHeight w:val="426"/>
          <w:jc w:val="center"/>
        </w:trPr>
        <w:tc>
          <w:tcPr>
            <w:tcW w:w="1413" w:type="dxa"/>
          </w:tcPr>
          <w:p w14:paraId="15D5CF96" w14:textId="77777777" w:rsidR="00105495" w:rsidRPr="001D0B76" w:rsidRDefault="00105495" w:rsidP="003D499A">
            <w:pPr>
              <w:pStyle w:val="TableText"/>
            </w:pPr>
            <w:bookmarkStart w:id="249" w:name="_Toc83221452"/>
            <w:r>
              <w:t>Durbanville</w:t>
            </w:r>
          </w:p>
        </w:tc>
        <w:tc>
          <w:tcPr>
            <w:tcW w:w="4252" w:type="dxa"/>
          </w:tcPr>
          <w:p w14:paraId="46897BB8" w14:textId="77777777" w:rsidR="0061639C" w:rsidRDefault="00717618" w:rsidP="003D499A">
            <w:pPr>
              <w:pStyle w:val="Bullet1"/>
              <w:numPr>
                <w:ilvl w:val="0"/>
                <w:numId w:val="18"/>
              </w:numPr>
            </w:pPr>
            <w:r w:rsidRPr="00717618">
              <w:t>Durbanville DS Jan 2023</w:t>
            </w:r>
          </w:p>
          <w:p w14:paraId="235C0D99" w14:textId="77777777" w:rsidR="002C71E0" w:rsidRPr="00105495" w:rsidRDefault="002C71E0" w:rsidP="003D499A">
            <w:pPr>
              <w:pStyle w:val="Bullet1"/>
              <w:numPr>
                <w:ilvl w:val="0"/>
                <w:numId w:val="18"/>
              </w:numPr>
            </w:pPr>
            <w:r w:rsidRPr="002C71E0">
              <w:t>Mediclinic DS January 2023 All Sites</w:t>
            </w:r>
          </w:p>
        </w:tc>
      </w:tr>
      <w:tr w:rsidR="00105495" w:rsidRPr="001D0B76" w14:paraId="52CEF79B" w14:textId="77777777" w:rsidTr="00FF59C7">
        <w:trPr>
          <w:trHeight w:val="307"/>
          <w:jc w:val="center"/>
        </w:trPr>
        <w:tc>
          <w:tcPr>
            <w:tcW w:w="1413" w:type="dxa"/>
          </w:tcPr>
          <w:p w14:paraId="3071B8D5" w14:textId="77777777" w:rsidR="00105495" w:rsidRPr="001D0B76" w:rsidRDefault="00105495" w:rsidP="003D499A">
            <w:pPr>
              <w:pStyle w:val="TableText"/>
            </w:pPr>
            <w:r>
              <w:t>Midstream</w:t>
            </w:r>
          </w:p>
        </w:tc>
        <w:tc>
          <w:tcPr>
            <w:tcW w:w="4252" w:type="dxa"/>
          </w:tcPr>
          <w:p w14:paraId="15CC97E7" w14:textId="77777777" w:rsidR="0005597E" w:rsidRDefault="00717618" w:rsidP="003D499A">
            <w:pPr>
              <w:pStyle w:val="Bullet1"/>
              <w:numPr>
                <w:ilvl w:val="0"/>
                <w:numId w:val="18"/>
              </w:numPr>
            </w:pPr>
            <w:r>
              <w:t>Midstream</w:t>
            </w:r>
            <w:r w:rsidRPr="00717618">
              <w:t xml:space="preserve"> DS Jan 2023</w:t>
            </w:r>
          </w:p>
          <w:p w14:paraId="64EC2832" w14:textId="77777777" w:rsidR="002C71E0" w:rsidRPr="001D0B76" w:rsidRDefault="002C71E0" w:rsidP="003D499A">
            <w:pPr>
              <w:pStyle w:val="Bullet1"/>
              <w:numPr>
                <w:ilvl w:val="0"/>
                <w:numId w:val="18"/>
              </w:numPr>
            </w:pPr>
            <w:r w:rsidRPr="002C71E0">
              <w:t>Mediclinic DS January 2023 All Sites</w:t>
            </w:r>
          </w:p>
        </w:tc>
      </w:tr>
      <w:tr w:rsidR="00105495" w:rsidRPr="001D0B76" w14:paraId="37E297D3" w14:textId="77777777" w:rsidTr="00FF59C7">
        <w:trPr>
          <w:trHeight w:val="458"/>
          <w:jc w:val="center"/>
        </w:trPr>
        <w:tc>
          <w:tcPr>
            <w:tcW w:w="1413" w:type="dxa"/>
          </w:tcPr>
          <w:p w14:paraId="68FDCF4C" w14:textId="77777777" w:rsidR="00105495" w:rsidRPr="001D0B76" w:rsidRDefault="00105495" w:rsidP="003D499A">
            <w:pPr>
              <w:pStyle w:val="TableText"/>
            </w:pPr>
            <w:r>
              <w:t xml:space="preserve">Hermanus </w:t>
            </w:r>
          </w:p>
        </w:tc>
        <w:tc>
          <w:tcPr>
            <w:tcW w:w="4252" w:type="dxa"/>
          </w:tcPr>
          <w:p w14:paraId="6C067637" w14:textId="77777777" w:rsidR="00F541E4" w:rsidRDefault="00717618" w:rsidP="003D499A">
            <w:pPr>
              <w:pStyle w:val="Bullet1"/>
              <w:numPr>
                <w:ilvl w:val="0"/>
                <w:numId w:val="18"/>
              </w:numPr>
            </w:pPr>
            <w:r>
              <w:t>Hermanus</w:t>
            </w:r>
            <w:r w:rsidRPr="00717618">
              <w:t xml:space="preserve"> DS Jan 2023</w:t>
            </w:r>
          </w:p>
          <w:p w14:paraId="4EF2137E" w14:textId="77777777" w:rsidR="002C71E0" w:rsidRPr="007C61AC" w:rsidRDefault="002C71E0" w:rsidP="003D499A">
            <w:pPr>
              <w:pStyle w:val="Bullet1"/>
              <w:numPr>
                <w:ilvl w:val="0"/>
                <w:numId w:val="18"/>
              </w:numPr>
            </w:pPr>
            <w:r w:rsidRPr="002C71E0">
              <w:t>Mediclinic DS January 2023 All Sites</w:t>
            </w:r>
          </w:p>
        </w:tc>
      </w:tr>
      <w:tr w:rsidR="00105495" w:rsidRPr="001D0B76" w14:paraId="0F6F16BE" w14:textId="77777777" w:rsidTr="00FF59C7">
        <w:trPr>
          <w:trHeight w:val="497"/>
          <w:jc w:val="center"/>
        </w:trPr>
        <w:tc>
          <w:tcPr>
            <w:tcW w:w="1413" w:type="dxa"/>
          </w:tcPr>
          <w:p w14:paraId="0AE74555" w14:textId="77777777" w:rsidR="00105495" w:rsidRPr="001D0B76" w:rsidRDefault="00105495" w:rsidP="003D499A">
            <w:pPr>
              <w:pStyle w:val="TableText"/>
            </w:pPr>
            <w:r>
              <w:t>Highveld</w:t>
            </w:r>
          </w:p>
        </w:tc>
        <w:tc>
          <w:tcPr>
            <w:tcW w:w="4252" w:type="dxa"/>
          </w:tcPr>
          <w:p w14:paraId="655B92E3" w14:textId="77777777" w:rsidR="0005597E" w:rsidRDefault="00717618" w:rsidP="003D499A">
            <w:pPr>
              <w:pStyle w:val="Bullet1"/>
              <w:numPr>
                <w:ilvl w:val="0"/>
                <w:numId w:val="18"/>
              </w:numPr>
            </w:pPr>
            <w:r>
              <w:t>Highveld</w:t>
            </w:r>
            <w:r w:rsidRPr="00717618">
              <w:t xml:space="preserve"> DS Jan 2023</w:t>
            </w:r>
          </w:p>
          <w:p w14:paraId="051EF379" w14:textId="77777777" w:rsidR="002C71E0" w:rsidRPr="00E2275B" w:rsidRDefault="002C71E0" w:rsidP="003D499A">
            <w:pPr>
              <w:pStyle w:val="Bullet1"/>
              <w:numPr>
                <w:ilvl w:val="0"/>
                <w:numId w:val="18"/>
              </w:numPr>
            </w:pPr>
            <w:r w:rsidRPr="002C71E0">
              <w:t>Mediclinic DS January 2023 All Sites</w:t>
            </w:r>
          </w:p>
        </w:tc>
      </w:tr>
    </w:tbl>
    <w:p w14:paraId="33C829D3" w14:textId="45F22398" w:rsidR="00105495" w:rsidRDefault="00FF59C7" w:rsidP="003D499A">
      <w:pPr>
        <w:pStyle w:val="Caption"/>
      </w:pPr>
      <w:bookmarkStart w:id="250" w:name="_Toc130236195"/>
      <w:bookmarkEnd w:id="249"/>
      <w:r>
        <w:t xml:space="preserve">Table </w:t>
      </w:r>
      <w:r w:rsidR="00032ED4">
        <w:fldChar w:fldCharType="begin"/>
      </w:r>
      <w:r w:rsidR="00032ED4">
        <w:instrText xml:space="preserve"> STYLEREF 1 \s </w:instrText>
      </w:r>
      <w:r w:rsidR="00032ED4">
        <w:fldChar w:fldCharType="separate"/>
      </w:r>
      <w:r w:rsidR="00BA1CC9">
        <w:rPr>
          <w:noProof/>
        </w:rPr>
        <w:t>12</w:t>
      </w:r>
      <w:r w:rsidR="00032ED4">
        <w:fldChar w:fldCharType="end"/>
      </w:r>
      <w:r w:rsidR="00032ED4">
        <w:noBreakHyphen/>
      </w:r>
      <w:r w:rsidR="00032ED4">
        <w:fldChar w:fldCharType="begin"/>
      </w:r>
      <w:r w:rsidR="00032ED4">
        <w:instrText xml:space="preserve"> SEQ Table \* ARABIC \s 1 </w:instrText>
      </w:r>
      <w:r w:rsidR="00032ED4">
        <w:fldChar w:fldCharType="separate"/>
      </w:r>
      <w:r w:rsidR="00BA1CC9">
        <w:rPr>
          <w:noProof/>
        </w:rPr>
        <w:t>1</w:t>
      </w:r>
      <w:r w:rsidR="00032ED4">
        <w:fldChar w:fldCharType="end"/>
      </w:r>
      <w:r>
        <w:t>: Document Reviewed</w:t>
      </w:r>
      <w:bookmarkEnd w:id="250"/>
    </w:p>
    <w:p w14:paraId="20F96357" w14:textId="77777777" w:rsidR="0034314D" w:rsidRDefault="0034314D" w:rsidP="003D499A">
      <w:r>
        <w:br w:type="page"/>
      </w:r>
    </w:p>
    <w:p w14:paraId="1A64B25C" w14:textId="77777777" w:rsidR="00DA11B5" w:rsidRDefault="00DA11B5" w:rsidP="003D499A"/>
    <w:p w14:paraId="241B3E47" w14:textId="77777777" w:rsidR="0034314D" w:rsidRDefault="0034314D" w:rsidP="0030123C">
      <w:bookmarkStart w:id="251" w:name="_Toc102985696"/>
      <w:r w:rsidRPr="0034314D">
        <w:t xml:space="preserve">A1. Appendix </w:t>
      </w:r>
      <w:bookmarkEnd w:id="251"/>
      <w:r w:rsidR="00EC2415">
        <w:t xml:space="preserve">Availability Guaranteed </w:t>
      </w:r>
    </w:p>
    <w:p w14:paraId="4430EEE0" w14:textId="77777777" w:rsidR="0009005A" w:rsidRDefault="0009005A" w:rsidP="0030123C"/>
    <w:p w14:paraId="2448F359" w14:textId="77777777" w:rsidR="00517D9D" w:rsidRDefault="00517D9D" w:rsidP="0030123C"/>
    <w:p w14:paraId="1DAC6D5C" w14:textId="77777777" w:rsidR="0009005A" w:rsidRDefault="0009005A" w:rsidP="0030123C">
      <w:r>
        <w:rPr>
          <w:noProof/>
        </w:rPr>
        <w:drawing>
          <wp:inline distT="0" distB="0" distL="0" distR="0" wp14:anchorId="4A85FE06" wp14:editId="116F0619">
            <wp:extent cx="4124325" cy="1114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325" cy="1114425"/>
                    </a:xfrm>
                    <a:prstGeom prst="rect">
                      <a:avLst/>
                    </a:prstGeom>
                  </pic:spPr>
                </pic:pic>
              </a:graphicData>
            </a:graphic>
          </wp:inline>
        </w:drawing>
      </w:r>
    </w:p>
    <w:p w14:paraId="7AEC1598" w14:textId="77777777" w:rsidR="0034314D" w:rsidRPr="0034314D" w:rsidRDefault="00FE648A" w:rsidP="003D499A">
      <w:r>
        <w:rPr>
          <w:noProof/>
        </w:rPr>
        <w:drawing>
          <wp:inline distT="0" distB="0" distL="0" distR="0" wp14:anchorId="6B499F5B" wp14:editId="027361B2">
            <wp:extent cx="4819650" cy="474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650" cy="4743450"/>
                    </a:xfrm>
                    <a:prstGeom prst="rect">
                      <a:avLst/>
                    </a:prstGeom>
                  </pic:spPr>
                </pic:pic>
              </a:graphicData>
            </a:graphic>
          </wp:inline>
        </w:drawing>
      </w:r>
    </w:p>
    <w:p w14:paraId="4E056ABE" w14:textId="77777777" w:rsidR="0034314D" w:rsidRPr="0034314D" w:rsidRDefault="0034314D" w:rsidP="003D499A"/>
    <w:bookmarkEnd w:id="5"/>
    <w:p w14:paraId="40DCE50C" w14:textId="77777777" w:rsidR="00DA11B5" w:rsidRPr="00DA11B5" w:rsidRDefault="00DA11B5" w:rsidP="0030123C">
      <w:pPr>
        <w:pStyle w:val="AppendixHeading"/>
      </w:pPr>
    </w:p>
    <w:sectPr w:rsidR="00DA11B5" w:rsidRPr="00DA11B5" w:rsidSect="006C75D2">
      <w:pgSz w:w="11907" w:h="16840" w:code="9"/>
      <w:pgMar w:top="1985" w:right="1179" w:bottom="1134" w:left="1179" w:header="709"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B2E0D" w14:textId="77777777" w:rsidR="001107AE" w:rsidRDefault="001107AE" w:rsidP="00126033">
      <w:r>
        <w:separator/>
      </w:r>
    </w:p>
  </w:endnote>
  <w:endnote w:type="continuationSeparator" w:id="0">
    <w:p w14:paraId="2126D8E4" w14:textId="77777777" w:rsidR="001107AE" w:rsidRDefault="001107AE" w:rsidP="00126033">
      <w:r>
        <w:continuationSeparator/>
      </w:r>
    </w:p>
  </w:endnote>
  <w:endnote w:type="continuationNotice" w:id="1">
    <w:p w14:paraId="4E806F32" w14:textId="77777777" w:rsidR="001107AE" w:rsidRDefault="001107AE" w:rsidP="001260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ingLiU-ExtB">
    <w:panose1 w:val="02020500000000000000"/>
    <w:charset w:val="88"/>
    <w:family w:val="roman"/>
    <w:pitch w:val="variable"/>
    <w:sig w:usb0="8000002F" w:usb1="0A080008" w:usb2="00000010" w:usb3="00000000" w:csb0="00100001" w:csb1="00000000"/>
  </w:font>
  <w:font w:name="Cambria">
    <w:panose1 w:val="02040503050406030204"/>
    <w:charset w:val="00"/>
    <w:family w:val="roman"/>
    <w:pitch w:val="variable"/>
    <w:sig w:usb0="E00006FF" w:usb1="420024FF" w:usb2="02000000" w:usb3="00000000" w:csb0="0000019F" w:csb1="00000000"/>
  </w:font>
  <w:font w:name="FF Mark Pro">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138A6" w14:textId="77777777" w:rsidR="00EC3081" w:rsidRPr="00451210" w:rsidRDefault="00EC3081" w:rsidP="0030123C">
    <w:r w:rsidRPr="00451210">
      <w:t>© Harmattan 202</w:t>
    </w:r>
    <w:r w:rsidR="007A0E55">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2BEFA" w14:textId="77777777" w:rsidR="001107AE" w:rsidRDefault="001107AE" w:rsidP="00126033">
      <w:r>
        <w:separator/>
      </w:r>
    </w:p>
  </w:footnote>
  <w:footnote w:type="continuationSeparator" w:id="0">
    <w:p w14:paraId="11C9134B" w14:textId="77777777" w:rsidR="001107AE" w:rsidRDefault="001107AE" w:rsidP="00126033">
      <w:r>
        <w:continuationSeparator/>
      </w:r>
    </w:p>
  </w:footnote>
  <w:footnote w:type="continuationNotice" w:id="1">
    <w:p w14:paraId="16B52DA4" w14:textId="77777777" w:rsidR="001107AE" w:rsidRDefault="001107AE" w:rsidP="001260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2184556"/>
      <w:docPartObj>
        <w:docPartGallery w:val="Page Numbers (Top of Page)"/>
        <w:docPartUnique/>
      </w:docPartObj>
    </w:sdtPr>
    <w:sdtContent>
      <w:p w14:paraId="5A92129A" w14:textId="77777777" w:rsidR="002135B0" w:rsidRDefault="002135B0" w:rsidP="0030123C">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30E081C0" w14:textId="77777777" w:rsidR="008E79C2" w:rsidRDefault="008E79C2" w:rsidP="003D49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E0227" w14:textId="77777777" w:rsidR="00EC3081" w:rsidRDefault="00EC3081" w:rsidP="003D499A">
    <w:r>
      <w:rPr>
        <w:noProof/>
      </w:rPr>
      <w:drawing>
        <wp:anchor distT="0" distB="0" distL="114300" distR="114300" simplePos="0" relativeHeight="251651584" behindDoc="1" locked="0" layoutInCell="1" allowOverlap="1" wp14:anchorId="329A965D" wp14:editId="6F87375D">
          <wp:simplePos x="0" y="0"/>
          <wp:positionH relativeFrom="column">
            <wp:posOffset>-752193</wp:posOffset>
          </wp:positionH>
          <wp:positionV relativeFrom="paragraph">
            <wp:posOffset>-450215</wp:posOffset>
          </wp:positionV>
          <wp:extent cx="7567084" cy="4809067"/>
          <wp:effectExtent l="19050" t="0" r="0" b="0"/>
          <wp:wrapNone/>
          <wp:docPr id="9" name="Picture 9" descr="Siemens turb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emens turbines.jpg"/>
                  <pic:cNvPicPr/>
                </pic:nvPicPr>
                <pic:blipFill>
                  <a:blip r:embed="rId1"/>
                  <a:stretch>
                    <a:fillRect/>
                  </a:stretch>
                </pic:blipFill>
                <pic:spPr>
                  <a:xfrm>
                    <a:off x="0" y="0"/>
                    <a:ext cx="7567295" cy="4808855"/>
                  </a:xfrm>
                  <a:prstGeom prst="rect">
                    <a:avLst/>
                  </a:prstGeom>
                </pic:spPr>
              </pic:pic>
            </a:graphicData>
          </a:graphic>
        </wp:anchor>
      </w:drawing>
    </w:r>
    <w:r>
      <w:rPr>
        <w:noProof/>
      </w:rPr>
      <w:drawing>
        <wp:anchor distT="0" distB="0" distL="114300" distR="114300" simplePos="0" relativeHeight="251629056" behindDoc="0" locked="0" layoutInCell="1" allowOverlap="1" wp14:anchorId="3163D2DD" wp14:editId="5D9D274C">
          <wp:simplePos x="0" y="0"/>
          <wp:positionH relativeFrom="column">
            <wp:posOffset>-748665</wp:posOffset>
          </wp:positionH>
          <wp:positionV relativeFrom="paragraph">
            <wp:posOffset>-450215</wp:posOffset>
          </wp:positionV>
          <wp:extent cx="3318933" cy="2968978"/>
          <wp:effectExtent l="0" t="0" r="0" b="0"/>
          <wp:wrapNone/>
          <wp:docPr id="10" name="Picture 10" descr="Logo bloc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lock.emf"/>
                  <pic:cNvPicPr/>
                </pic:nvPicPr>
                <pic:blipFill>
                  <a:blip r:embed="rId2"/>
                  <a:stretch>
                    <a:fillRect/>
                  </a:stretch>
                </pic:blipFill>
                <pic:spPr>
                  <a:xfrm>
                    <a:off x="0" y="0"/>
                    <a:ext cx="3319145" cy="2969260"/>
                  </a:xfrm>
                  <a:prstGeom prst="rect">
                    <a:avLst/>
                  </a:prstGeom>
                </pic:spPr>
              </pic:pic>
            </a:graphicData>
          </a:graphic>
        </wp:anchor>
      </w:drawing>
    </w:r>
    <w:r>
      <w:rPr>
        <w:noProof/>
      </w:rPr>
      <w:drawing>
        <wp:anchor distT="0" distB="0" distL="114300" distR="114300" simplePos="0" relativeHeight="251676160" behindDoc="0" locked="0" layoutInCell="1" allowOverlap="1" wp14:anchorId="70F98598" wp14:editId="2F870325">
          <wp:simplePos x="0" y="0"/>
          <wp:positionH relativeFrom="column">
            <wp:posOffset>-748665</wp:posOffset>
          </wp:positionH>
          <wp:positionV relativeFrom="paragraph">
            <wp:posOffset>9642052</wp:posOffset>
          </wp:positionV>
          <wp:extent cx="7563556" cy="745066"/>
          <wp:effectExtent l="0" t="0" r="0" b="0"/>
          <wp:wrapNone/>
          <wp:docPr id="11" name="Picture 11" descr="Front page foot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 page footer.wmf"/>
                  <pic:cNvPicPr/>
                </pic:nvPicPr>
                <pic:blipFill>
                  <a:blip r:embed="rId3"/>
                  <a:stretch>
                    <a:fillRect/>
                  </a:stretch>
                </pic:blipFill>
                <pic:spPr>
                  <a:xfrm>
                    <a:off x="0" y="0"/>
                    <a:ext cx="7563485" cy="745490"/>
                  </a:xfrm>
                  <a:prstGeom prst="rect">
                    <a:avLst/>
                  </a:prstGeom>
                </pic:spPr>
              </pic:pic>
            </a:graphicData>
          </a:graphic>
        </wp:anchor>
      </w:drawing>
    </w:r>
  </w:p>
  <w:p w14:paraId="0575457F" w14:textId="77777777" w:rsidR="00EC3081" w:rsidRDefault="00EC3081" w:rsidP="003D499A">
    <w:r>
      <w:rPr>
        <w:noProof/>
      </w:rPr>
      <w:drawing>
        <wp:inline distT="0" distB="0" distL="0" distR="0" wp14:anchorId="69905DB5" wp14:editId="6267DC97">
          <wp:extent cx="4628515" cy="6541770"/>
          <wp:effectExtent l="0" t="0" r="635" b="0"/>
          <wp:docPr id="12" name="Picture 12" descr="blu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 bar"/>
                  <pic:cNvPicPr>
                    <a:picLocks noChangeAspect="1" noChangeArrowheads="1"/>
                  </pic:cNvPicPr>
                </pic:nvPicPr>
                <pic:blipFill>
                  <a:blip r:embed="rId4"/>
                  <a:srcRect/>
                  <a:stretch>
                    <a:fillRect/>
                  </a:stretch>
                </pic:blipFill>
                <pic:spPr bwMode="auto">
                  <a:xfrm>
                    <a:off x="0" y="0"/>
                    <a:ext cx="4628515" cy="654177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8BE8A" w14:textId="77777777" w:rsidR="00B87996" w:rsidRDefault="00B87996" w:rsidP="0030123C">
    <w:pPr>
      <w:pStyle w:val="Header"/>
    </w:pPr>
    <w:r w:rsidRPr="00B87996">
      <w:rPr>
        <w:noProof/>
        <w:szCs w:val="24"/>
      </w:rPr>
      <w:drawing>
        <wp:inline distT="0" distB="0" distL="0" distR="0" wp14:anchorId="45868604" wp14:editId="54D01647">
          <wp:extent cx="3352800" cy="2371725"/>
          <wp:effectExtent l="0" t="0" r="0" b="0"/>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352800" cy="2371725"/>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8B541" w14:textId="77777777" w:rsidR="00C51CBB" w:rsidRDefault="00000000" w:rsidP="00182786">
    <w:pPr>
      <w:pStyle w:val="Header"/>
      <w:jc w:val="right"/>
      <w:rPr>
        <w:rStyle w:val="PageNumber"/>
      </w:rPr>
    </w:pPr>
    <w:sdt>
      <w:sdtPr>
        <w:rPr>
          <w:rStyle w:val="PageNumber"/>
        </w:rPr>
        <w:id w:val="-1586529551"/>
        <w:docPartObj>
          <w:docPartGallery w:val="Page Numbers (Top of Page)"/>
          <w:docPartUnique/>
        </w:docPartObj>
      </w:sdtPr>
      <w:sdtContent>
        <w:r w:rsidR="00C51CBB">
          <w:rPr>
            <w:rStyle w:val="PageNumber"/>
          </w:rPr>
          <w:fldChar w:fldCharType="begin"/>
        </w:r>
        <w:r w:rsidR="00C51CBB">
          <w:rPr>
            <w:rStyle w:val="PageNumber"/>
          </w:rPr>
          <w:instrText xml:space="preserve"> PAGE </w:instrText>
        </w:r>
        <w:r w:rsidR="00C51CBB">
          <w:rPr>
            <w:rStyle w:val="PageNumber"/>
          </w:rPr>
          <w:fldChar w:fldCharType="separate"/>
        </w:r>
        <w:r w:rsidR="00C51CBB">
          <w:rPr>
            <w:rStyle w:val="PageNumber"/>
            <w:noProof/>
          </w:rPr>
          <w:t>6</w:t>
        </w:r>
        <w:r w:rsidR="00C51CBB">
          <w:rPr>
            <w:rStyle w:val="PageNumber"/>
          </w:rPr>
          <w:fldChar w:fldCharType="end"/>
        </w:r>
      </w:sdtContent>
    </w:sdt>
  </w:p>
  <w:p w14:paraId="2D0E4C77" w14:textId="77777777" w:rsidR="00C51CBB" w:rsidRDefault="00C51CBB" w:rsidP="0030123C">
    <w:proofErr w:type="spellStart"/>
    <w:r>
      <w:t>Moshesh</w:t>
    </w:r>
    <w:proofErr w:type="spellEnd"/>
    <w:r>
      <w:t xml:space="preserve"> Mediclinic Rooftop PV Projects</w:t>
    </w:r>
  </w:p>
  <w:p w14:paraId="18984082" w14:textId="77777777" w:rsidR="00DD6098" w:rsidRDefault="00C51CBB" w:rsidP="003D499A">
    <w:pPr>
      <w:pStyle w:val="Header"/>
    </w:pPr>
    <w:r>
      <w:rPr>
        <w:noProof/>
      </w:rPr>
      <mc:AlternateContent>
        <mc:Choice Requires="wps">
          <w:drawing>
            <wp:anchor distT="0" distB="0" distL="114300" distR="114300" simplePos="0" relativeHeight="251706880" behindDoc="0" locked="0" layoutInCell="1" allowOverlap="1" wp14:anchorId="4DF37EEE" wp14:editId="115941D6">
              <wp:simplePos x="0" y="0"/>
              <wp:positionH relativeFrom="column">
                <wp:posOffset>-5716</wp:posOffset>
              </wp:positionH>
              <wp:positionV relativeFrom="paragraph">
                <wp:posOffset>204470</wp:posOffset>
              </wp:positionV>
              <wp:extent cx="6136481" cy="0"/>
              <wp:effectExtent l="0" t="0" r="10795" b="12700"/>
              <wp:wrapNone/>
              <wp:docPr id="24" name="Straight Connector 24"/>
              <wp:cNvGraphicFramePr/>
              <a:graphic xmlns:a="http://schemas.openxmlformats.org/drawingml/2006/main">
                <a:graphicData uri="http://schemas.microsoft.com/office/word/2010/wordprocessingShape">
                  <wps:wsp>
                    <wps:cNvCnPr/>
                    <wps:spPr>
                      <a:xfrm flipV="1">
                        <a:off x="0" y="0"/>
                        <a:ext cx="6136481" cy="0"/>
                      </a:xfrm>
                      <a:prstGeom prst="line">
                        <a:avLst/>
                      </a:prstGeom>
                      <a:ln>
                        <a:solidFill>
                          <a:srgbClr val="5F050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CD420" id="Straight Connector 24" o:spid="_x0000_s1026" style="position:absolute;flip:y;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6.1pt" to="482.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" strokecolor="#5f0505"/>
          </w:pict>
        </mc:Fallback>
      </mc:AlternateContent>
    </w:r>
    <w:r>
      <w:t>Monthly Performance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Num33"/>
    <w:lvl w:ilvl="0">
      <w:start w:val="1"/>
      <w:numFmt w:val="bullet"/>
      <w:lvlText w:val=""/>
      <w:lvlJc w:val="left"/>
      <w:pPr>
        <w:tabs>
          <w:tab w:val="num" w:pos="1777"/>
        </w:tabs>
        <w:ind w:left="1777" w:hanging="360"/>
      </w:pPr>
      <w:rPr>
        <w:rFonts w:ascii="Symbol" w:hAnsi="Symbol" w:cs="Symbol"/>
      </w:rPr>
    </w:lvl>
    <w:lvl w:ilvl="1">
      <w:start w:val="1"/>
      <w:numFmt w:val="bullet"/>
      <w:lvlText w:val="o"/>
      <w:lvlJc w:val="left"/>
      <w:pPr>
        <w:tabs>
          <w:tab w:val="num" w:pos="2497"/>
        </w:tabs>
        <w:ind w:left="2497" w:hanging="360"/>
      </w:pPr>
      <w:rPr>
        <w:rFonts w:ascii="Courier New" w:hAnsi="Courier New" w:cs="Courier New"/>
      </w:rPr>
    </w:lvl>
    <w:lvl w:ilvl="2">
      <w:start w:val="1"/>
      <w:numFmt w:val="bullet"/>
      <w:lvlText w:val=""/>
      <w:lvlJc w:val="left"/>
      <w:pPr>
        <w:tabs>
          <w:tab w:val="num" w:pos="3217"/>
        </w:tabs>
        <w:ind w:left="3217" w:hanging="360"/>
      </w:pPr>
      <w:rPr>
        <w:rFonts w:ascii="Wingdings" w:hAnsi="Wingdings" w:cs="Wingdings"/>
      </w:rPr>
    </w:lvl>
    <w:lvl w:ilvl="3">
      <w:start w:val="1"/>
      <w:numFmt w:val="bullet"/>
      <w:lvlText w:val=""/>
      <w:lvlJc w:val="left"/>
      <w:pPr>
        <w:tabs>
          <w:tab w:val="num" w:pos="3937"/>
        </w:tabs>
        <w:ind w:left="3937" w:hanging="360"/>
      </w:pPr>
      <w:rPr>
        <w:rFonts w:ascii="Symbol" w:hAnsi="Symbol" w:cs="Symbol"/>
      </w:rPr>
    </w:lvl>
    <w:lvl w:ilvl="4">
      <w:start w:val="1"/>
      <w:numFmt w:val="bullet"/>
      <w:lvlText w:val="o"/>
      <w:lvlJc w:val="left"/>
      <w:pPr>
        <w:tabs>
          <w:tab w:val="num" w:pos="4657"/>
        </w:tabs>
        <w:ind w:left="4657" w:hanging="360"/>
      </w:pPr>
      <w:rPr>
        <w:rFonts w:ascii="Courier New" w:hAnsi="Courier New" w:cs="Courier New"/>
      </w:rPr>
    </w:lvl>
    <w:lvl w:ilvl="5">
      <w:start w:val="1"/>
      <w:numFmt w:val="bullet"/>
      <w:lvlText w:val=""/>
      <w:lvlJc w:val="left"/>
      <w:pPr>
        <w:tabs>
          <w:tab w:val="num" w:pos="5377"/>
        </w:tabs>
        <w:ind w:left="5377" w:hanging="360"/>
      </w:pPr>
      <w:rPr>
        <w:rFonts w:ascii="Wingdings" w:hAnsi="Wingdings" w:cs="Wingdings"/>
      </w:rPr>
    </w:lvl>
    <w:lvl w:ilvl="6">
      <w:start w:val="1"/>
      <w:numFmt w:val="bullet"/>
      <w:lvlText w:val=""/>
      <w:lvlJc w:val="left"/>
      <w:pPr>
        <w:tabs>
          <w:tab w:val="num" w:pos="6097"/>
        </w:tabs>
        <w:ind w:left="6097" w:hanging="360"/>
      </w:pPr>
      <w:rPr>
        <w:rFonts w:ascii="Symbol" w:hAnsi="Symbol" w:cs="Symbol"/>
      </w:rPr>
    </w:lvl>
    <w:lvl w:ilvl="7">
      <w:start w:val="1"/>
      <w:numFmt w:val="bullet"/>
      <w:lvlText w:val="o"/>
      <w:lvlJc w:val="left"/>
      <w:pPr>
        <w:tabs>
          <w:tab w:val="num" w:pos="6817"/>
        </w:tabs>
        <w:ind w:left="6817" w:hanging="360"/>
      </w:pPr>
      <w:rPr>
        <w:rFonts w:ascii="Courier New" w:hAnsi="Courier New" w:cs="Courier New"/>
      </w:rPr>
    </w:lvl>
    <w:lvl w:ilvl="8">
      <w:start w:val="1"/>
      <w:numFmt w:val="bullet"/>
      <w:lvlText w:val=""/>
      <w:lvlJc w:val="left"/>
      <w:pPr>
        <w:tabs>
          <w:tab w:val="num" w:pos="7537"/>
        </w:tabs>
        <w:ind w:left="7537" w:hanging="360"/>
      </w:pPr>
      <w:rPr>
        <w:rFonts w:ascii="Wingdings" w:hAnsi="Wingdings" w:cs="Wingdings"/>
      </w:rPr>
    </w:lvl>
  </w:abstractNum>
  <w:abstractNum w:abstractNumId="1" w15:restartNumberingAfterBreak="0">
    <w:nsid w:val="00000004"/>
    <w:multiLevelType w:val="multilevel"/>
    <w:tmpl w:val="00000004"/>
    <w:name w:val="WWNum13"/>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 w15:restartNumberingAfterBreak="0">
    <w:nsid w:val="01D56964"/>
    <w:multiLevelType w:val="multilevel"/>
    <w:tmpl w:val="04C07306"/>
    <w:styleLink w:val="TableBullets"/>
    <w:lvl w:ilvl="0">
      <w:start w:val="1"/>
      <w:numFmt w:val="bullet"/>
      <w:lvlText w:val=""/>
      <w:lvlJc w:val="left"/>
      <w:pPr>
        <w:tabs>
          <w:tab w:val="num" w:pos="360"/>
        </w:tabs>
        <w:ind w:left="360" w:hanging="360"/>
      </w:pPr>
      <w:rPr>
        <w:rFonts w:ascii="Wingdings" w:hAnsi="Wingdings" w:hint="default"/>
        <w:color w:val="3C8AD6"/>
      </w:rPr>
    </w:lvl>
    <w:lvl w:ilvl="1">
      <w:start w:val="1"/>
      <w:numFmt w:val="bullet"/>
      <w:lvlText w:val=""/>
      <w:lvlJc w:val="left"/>
      <w:pPr>
        <w:tabs>
          <w:tab w:val="num" w:pos="720"/>
        </w:tabs>
        <w:ind w:left="720" w:hanging="360"/>
      </w:pPr>
      <w:rPr>
        <w:rFonts w:ascii="Wingdings" w:hAnsi="Wingdings" w:hint="default"/>
        <w:color w:val="808080"/>
      </w:rPr>
    </w:lvl>
    <w:lvl w:ilvl="2">
      <w:start w:val="1"/>
      <w:numFmt w:val="bullet"/>
      <w:lvlText w:val="◦"/>
      <w:lvlJc w:val="left"/>
      <w:pPr>
        <w:tabs>
          <w:tab w:val="num" w:pos="1080"/>
        </w:tabs>
        <w:ind w:left="1080" w:hanging="360"/>
      </w:pPr>
      <w:rPr>
        <w:rFonts w:ascii="Verdana" w:hAnsi="Verdana" w:hint="default"/>
        <w:color w:val="808080"/>
      </w:rPr>
    </w:lvl>
    <w:lvl w:ilvl="3">
      <w:start w:val="1"/>
      <w:numFmt w:val="bullet"/>
      <w:lvlText w:val="•"/>
      <w:lvlJc w:val="left"/>
      <w:pPr>
        <w:tabs>
          <w:tab w:val="num" w:pos="1440"/>
        </w:tabs>
        <w:ind w:left="1440" w:hanging="360"/>
      </w:pPr>
      <w:rPr>
        <w:rFonts w:ascii="Verdana" w:hAnsi="Verdana" w:hint="default"/>
        <w:color w:val="C0C0C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03EC1F4A"/>
    <w:multiLevelType w:val="hybridMultilevel"/>
    <w:tmpl w:val="0809001D"/>
    <w:styleLink w:val="TableBulletedList"/>
    <w:lvl w:ilvl="0" w:tplc="048000B4">
      <w:start w:val="1"/>
      <w:numFmt w:val="bullet"/>
      <w:lvlText w:val=""/>
      <w:lvlJc w:val="left"/>
      <w:pPr>
        <w:ind w:left="360" w:hanging="360"/>
      </w:pPr>
      <w:rPr>
        <w:rFonts w:ascii="Symbol" w:hAnsi="Symbol" w:hint="default"/>
        <w:color w:val="3C8AD6"/>
      </w:rPr>
    </w:lvl>
    <w:lvl w:ilvl="1" w:tplc="70E8D8F8">
      <w:start w:val="1"/>
      <w:numFmt w:val="bullet"/>
      <w:lvlText w:val="o"/>
      <w:lvlJc w:val="left"/>
      <w:pPr>
        <w:ind w:left="720" w:hanging="360"/>
      </w:pPr>
      <w:rPr>
        <w:rFonts w:ascii="Courier New" w:hAnsi="Courier New" w:hint="default"/>
        <w:color w:val="404040"/>
      </w:rPr>
    </w:lvl>
    <w:lvl w:ilvl="2" w:tplc="4CDE6684">
      <w:start w:val="1"/>
      <w:numFmt w:val="lowerRoman"/>
      <w:lvlText w:val="%3)"/>
      <w:lvlJc w:val="left"/>
      <w:pPr>
        <w:ind w:left="1080" w:hanging="360"/>
      </w:pPr>
    </w:lvl>
    <w:lvl w:ilvl="3" w:tplc="2D0A5846">
      <w:start w:val="1"/>
      <w:numFmt w:val="decimal"/>
      <w:lvlText w:val="(%4)"/>
      <w:lvlJc w:val="left"/>
      <w:pPr>
        <w:ind w:left="1440" w:hanging="360"/>
      </w:pPr>
    </w:lvl>
    <w:lvl w:ilvl="4" w:tplc="F2F8BA56">
      <w:start w:val="1"/>
      <w:numFmt w:val="lowerLetter"/>
      <w:lvlText w:val="(%5)"/>
      <w:lvlJc w:val="left"/>
      <w:pPr>
        <w:ind w:left="1800" w:hanging="360"/>
      </w:pPr>
    </w:lvl>
    <w:lvl w:ilvl="5" w:tplc="1BA83DA0">
      <w:start w:val="1"/>
      <w:numFmt w:val="lowerRoman"/>
      <w:lvlText w:val="(%6)"/>
      <w:lvlJc w:val="left"/>
      <w:pPr>
        <w:ind w:left="2160" w:hanging="360"/>
      </w:pPr>
    </w:lvl>
    <w:lvl w:ilvl="6" w:tplc="A1C46BD2">
      <w:start w:val="1"/>
      <w:numFmt w:val="decimal"/>
      <w:lvlText w:val="%7."/>
      <w:lvlJc w:val="left"/>
      <w:pPr>
        <w:ind w:left="2520" w:hanging="360"/>
      </w:pPr>
    </w:lvl>
    <w:lvl w:ilvl="7" w:tplc="D8C473F0">
      <w:start w:val="1"/>
      <w:numFmt w:val="lowerLetter"/>
      <w:lvlText w:val="%8."/>
      <w:lvlJc w:val="left"/>
      <w:pPr>
        <w:ind w:left="2880" w:hanging="360"/>
      </w:pPr>
    </w:lvl>
    <w:lvl w:ilvl="8" w:tplc="396E7CBE">
      <w:start w:val="1"/>
      <w:numFmt w:val="lowerRoman"/>
      <w:lvlText w:val="%9."/>
      <w:lvlJc w:val="left"/>
      <w:pPr>
        <w:ind w:left="3240" w:hanging="360"/>
      </w:pPr>
    </w:lvl>
  </w:abstractNum>
  <w:abstractNum w:abstractNumId="4" w15:restartNumberingAfterBreak="0">
    <w:nsid w:val="0B5D23B5"/>
    <w:multiLevelType w:val="hybridMultilevel"/>
    <w:tmpl w:val="C41AA796"/>
    <w:styleLink w:val="Bullets"/>
    <w:lvl w:ilvl="0" w:tplc="E33CF7F6">
      <w:numFmt w:val="bullet"/>
      <w:lvlText w:val=""/>
      <w:lvlJc w:val="left"/>
      <w:pPr>
        <w:tabs>
          <w:tab w:val="num" w:pos="1134"/>
        </w:tabs>
        <w:ind w:left="1134" w:hanging="567"/>
      </w:pPr>
      <w:rPr>
        <w:rFonts w:ascii="Wingdings" w:hAnsi="Wingdings" w:hint="default"/>
        <w:color w:val="3C8AD6"/>
        <w:sz w:val="20"/>
      </w:rPr>
    </w:lvl>
    <w:lvl w:ilvl="1" w:tplc="4F3400A8">
      <w:start w:val="1"/>
      <w:numFmt w:val="bullet"/>
      <w:lvlText w:val=""/>
      <w:lvlJc w:val="left"/>
      <w:pPr>
        <w:tabs>
          <w:tab w:val="num" w:pos="1701"/>
        </w:tabs>
        <w:ind w:left="1701" w:hanging="567"/>
      </w:pPr>
      <w:rPr>
        <w:rFonts w:ascii="Wingdings" w:hAnsi="Wingdings"/>
        <w:color w:val="808080"/>
        <w:sz w:val="18"/>
      </w:rPr>
    </w:lvl>
    <w:lvl w:ilvl="2" w:tplc="AB101EDA">
      <w:start w:val="1"/>
      <w:numFmt w:val="bullet"/>
      <w:lvlText w:val="◦"/>
      <w:lvlJc w:val="left"/>
      <w:pPr>
        <w:tabs>
          <w:tab w:val="num" w:pos="2268"/>
        </w:tabs>
        <w:ind w:left="2268" w:hanging="567"/>
      </w:pPr>
      <w:rPr>
        <w:rFonts w:ascii="Verdana" w:hAnsi="Verdana"/>
        <w:color w:val="999999"/>
        <w:sz w:val="18"/>
      </w:rPr>
    </w:lvl>
    <w:lvl w:ilvl="3" w:tplc="DA8840BE">
      <w:start w:val="1"/>
      <w:numFmt w:val="bullet"/>
      <w:lvlText w:val=""/>
      <w:lvlJc w:val="left"/>
      <w:pPr>
        <w:tabs>
          <w:tab w:val="num" w:pos="876"/>
        </w:tabs>
        <w:ind w:left="876" w:hanging="360"/>
      </w:pPr>
      <w:rPr>
        <w:rFonts w:ascii="Symbol" w:hAnsi="Symbol" w:hint="default"/>
      </w:rPr>
    </w:lvl>
    <w:lvl w:ilvl="4" w:tplc="0E345254">
      <w:start w:val="1"/>
      <w:numFmt w:val="bullet"/>
      <w:lvlText w:val="o"/>
      <w:lvlJc w:val="left"/>
      <w:pPr>
        <w:tabs>
          <w:tab w:val="num" w:pos="1596"/>
        </w:tabs>
        <w:ind w:left="1596" w:hanging="360"/>
      </w:pPr>
      <w:rPr>
        <w:rFonts w:ascii="Courier New" w:hAnsi="Courier New" w:hint="default"/>
      </w:rPr>
    </w:lvl>
    <w:lvl w:ilvl="5" w:tplc="D194C22C">
      <w:start w:val="1"/>
      <w:numFmt w:val="bullet"/>
      <w:lvlText w:val=""/>
      <w:lvlJc w:val="left"/>
      <w:pPr>
        <w:tabs>
          <w:tab w:val="num" w:pos="2316"/>
        </w:tabs>
        <w:ind w:left="2316" w:hanging="360"/>
      </w:pPr>
      <w:rPr>
        <w:rFonts w:ascii="Wingdings" w:hAnsi="Wingdings" w:hint="default"/>
      </w:rPr>
    </w:lvl>
    <w:lvl w:ilvl="6" w:tplc="A63CE28A">
      <w:start w:val="1"/>
      <w:numFmt w:val="bullet"/>
      <w:lvlText w:val=""/>
      <w:lvlJc w:val="left"/>
      <w:pPr>
        <w:tabs>
          <w:tab w:val="num" w:pos="3036"/>
        </w:tabs>
        <w:ind w:left="3036" w:hanging="360"/>
      </w:pPr>
      <w:rPr>
        <w:rFonts w:ascii="Symbol" w:hAnsi="Symbol" w:hint="default"/>
      </w:rPr>
    </w:lvl>
    <w:lvl w:ilvl="7" w:tplc="6EF2C77C">
      <w:start w:val="1"/>
      <w:numFmt w:val="bullet"/>
      <w:lvlText w:val="o"/>
      <w:lvlJc w:val="left"/>
      <w:pPr>
        <w:tabs>
          <w:tab w:val="num" w:pos="3756"/>
        </w:tabs>
        <w:ind w:left="3756" w:hanging="360"/>
      </w:pPr>
      <w:rPr>
        <w:rFonts w:ascii="Courier New" w:hAnsi="Courier New" w:hint="default"/>
      </w:rPr>
    </w:lvl>
    <w:lvl w:ilvl="8" w:tplc="863AE966">
      <w:start w:val="1"/>
      <w:numFmt w:val="bullet"/>
      <w:lvlText w:val=""/>
      <w:lvlJc w:val="left"/>
      <w:pPr>
        <w:tabs>
          <w:tab w:val="num" w:pos="4476"/>
        </w:tabs>
        <w:ind w:left="4476" w:hanging="360"/>
      </w:pPr>
      <w:rPr>
        <w:rFonts w:ascii="Wingdings" w:hAnsi="Wingdings" w:hint="default"/>
      </w:rPr>
    </w:lvl>
  </w:abstractNum>
  <w:abstractNum w:abstractNumId="5" w15:restartNumberingAfterBreak="0">
    <w:nsid w:val="0E4E00C9"/>
    <w:multiLevelType w:val="multilevel"/>
    <w:tmpl w:val="AFCEE6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6700D94"/>
    <w:multiLevelType w:val="multilevel"/>
    <w:tmpl w:val="2AEE3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9B74B2"/>
    <w:multiLevelType w:val="multilevel"/>
    <w:tmpl w:val="5BFEBCD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80"/>
        </w:tabs>
        <w:ind w:left="576" w:hanging="576"/>
      </w:pPr>
    </w:lvl>
    <w:lvl w:ilvl="2">
      <w:start w:val="1"/>
      <w:numFmt w:val="decimal"/>
      <w:pStyle w:val="Heading3"/>
      <w:lvlText w:val="%1.%2.%3."/>
      <w:lvlJc w:val="left"/>
      <w:pPr>
        <w:tabs>
          <w:tab w:val="num" w:pos="1276"/>
        </w:tabs>
        <w:ind w:left="1145" w:hanging="720"/>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1021"/>
        </w:tabs>
        <w:ind w:left="864"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76F3DC3"/>
    <w:multiLevelType w:val="hybridMultilevel"/>
    <w:tmpl w:val="DDFCB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0A5958"/>
    <w:multiLevelType w:val="hybridMultilevel"/>
    <w:tmpl w:val="BC8E475E"/>
    <w:lvl w:ilvl="0" w:tplc="32EE4FE0">
      <w:start w:val="1"/>
      <w:numFmt w:val="bullet"/>
      <w:pStyle w:val="Listintable"/>
      <w:lvlText w:val=""/>
      <w:lvlJc w:val="left"/>
      <w:pPr>
        <w:ind w:left="720" w:hanging="360"/>
      </w:pPr>
      <w:rPr>
        <w:rFonts w:ascii="Symbol" w:hAnsi="Symbol" w:hint="default"/>
        <w:color w:val="000000" w:themeColor="text1"/>
        <w:lang w:val="en-U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A270E"/>
    <w:multiLevelType w:val="hybridMultilevel"/>
    <w:tmpl w:val="3F0E46C6"/>
    <w:styleLink w:val="Disclaimer"/>
    <w:lvl w:ilvl="0" w:tplc="CF56B8E2">
      <w:start w:val="1"/>
      <w:numFmt w:val="lowerRoman"/>
      <w:lvlText w:val="%1,"/>
      <w:lvlJc w:val="left"/>
      <w:pPr>
        <w:ind w:left="720" w:hanging="360"/>
      </w:pPr>
      <w:rPr>
        <w:rFonts w:ascii="Corbel" w:hAnsi="Corbel"/>
        <w:sz w:val="18"/>
      </w:rPr>
    </w:lvl>
    <w:lvl w:ilvl="1" w:tplc="3340A1F4">
      <w:start w:val="1"/>
      <w:numFmt w:val="lowerLetter"/>
      <w:lvlText w:val="%2."/>
      <w:lvlJc w:val="left"/>
      <w:pPr>
        <w:ind w:left="1440" w:hanging="360"/>
      </w:pPr>
    </w:lvl>
    <w:lvl w:ilvl="2" w:tplc="B9EE9392">
      <w:start w:val="1"/>
      <w:numFmt w:val="lowerRoman"/>
      <w:lvlText w:val="%3."/>
      <w:lvlJc w:val="right"/>
      <w:pPr>
        <w:ind w:left="2160" w:hanging="180"/>
      </w:pPr>
    </w:lvl>
    <w:lvl w:ilvl="3" w:tplc="F4BEA8C4">
      <w:start w:val="1"/>
      <w:numFmt w:val="decimal"/>
      <w:lvlText w:val="%4."/>
      <w:lvlJc w:val="left"/>
      <w:pPr>
        <w:ind w:left="2880" w:hanging="360"/>
      </w:pPr>
    </w:lvl>
    <w:lvl w:ilvl="4" w:tplc="D506F046">
      <w:start w:val="1"/>
      <w:numFmt w:val="lowerLetter"/>
      <w:lvlText w:val="%5."/>
      <w:lvlJc w:val="left"/>
      <w:pPr>
        <w:ind w:left="3600" w:hanging="360"/>
      </w:pPr>
    </w:lvl>
    <w:lvl w:ilvl="5" w:tplc="41B08EB0">
      <w:start w:val="1"/>
      <w:numFmt w:val="lowerRoman"/>
      <w:lvlText w:val="%6."/>
      <w:lvlJc w:val="right"/>
      <w:pPr>
        <w:ind w:left="4320" w:hanging="180"/>
      </w:pPr>
    </w:lvl>
    <w:lvl w:ilvl="6" w:tplc="5A840986">
      <w:start w:val="1"/>
      <w:numFmt w:val="decimal"/>
      <w:lvlText w:val="%7."/>
      <w:lvlJc w:val="left"/>
      <w:pPr>
        <w:ind w:left="5040" w:hanging="360"/>
      </w:pPr>
    </w:lvl>
    <w:lvl w:ilvl="7" w:tplc="B85C5264">
      <w:start w:val="1"/>
      <w:numFmt w:val="lowerLetter"/>
      <w:lvlText w:val="%8."/>
      <w:lvlJc w:val="left"/>
      <w:pPr>
        <w:ind w:left="5760" w:hanging="360"/>
      </w:pPr>
    </w:lvl>
    <w:lvl w:ilvl="8" w:tplc="2E9EC046">
      <w:start w:val="1"/>
      <w:numFmt w:val="lowerRoman"/>
      <w:lvlText w:val="%9."/>
      <w:lvlJc w:val="right"/>
      <w:pPr>
        <w:ind w:left="6480" w:hanging="180"/>
      </w:pPr>
    </w:lvl>
  </w:abstractNum>
  <w:abstractNum w:abstractNumId="11" w15:restartNumberingAfterBreak="0">
    <w:nsid w:val="31183139"/>
    <w:multiLevelType w:val="multilevel"/>
    <w:tmpl w:val="9490BE94"/>
    <w:styleLink w:val="CurrentList1"/>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680"/>
        </w:tabs>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tabs>
          <w:tab w:val="num" w:pos="1021"/>
        </w:tabs>
        <w:ind w:left="864" w:hanging="864"/>
      </w:pPr>
      <w:rPr>
        <w:rFonts w:hint="default"/>
      </w:rPr>
    </w:lvl>
    <w:lvl w:ilvl="4">
      <w:start w:val="1"/>
      <w:numFmt w:val="decimal"/>
      <w:suff w:val="space"/>
      <w:lvlText w:val="Appendix %5:"/>
      <w:lvlJc w:val="left"/>
      <w:pPr>
        <w:ind w:left="737" w:hanging="737"/>
      </w:pPr>
      <w:rPr>
        <w:rFonts w:hint="default"/>
      </w:rPr>
    </w:lvl>
    <w:lvl w:ilvl="5">
      <w:start w:val="1"/>
      <w:numFmt w:val="decimal"/>
      <w:suff w:val="space"/>
      <w:lvlText w:val="Appendix %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4FA20B5"/>
    <w:multiLevelType w:val="hybridMultilevel"/>
    <w:tmpl w:val="AB2E763A"/>
    <w:lvl w:ilvl="0" w:tplc="7F7298DC">
      <w:start w:val="1"/>
      <w:numFmt w:val="lowerLetter"/>
      <w:pStyle w:val="aTSAStandard"/>
      <w:lvlText w:val="(%1)"/>
      <w:lvlJc w:val="left"/>
      <w:rPr>
        <w:rFonts w:hint="default"/>
        <w:b w:val="0"/>
        <w:bCs w:val="0"/>
        <w:i w:val="0"/>
        <w:iCs w:val="0"/>
        <w:caps w:val="0"/>
        <w:smallCaps w:val="0"/>
        <w:strike w:val="0"/>
        <w:dstrike w:val="0"/>
        <w:noProof w:val="0"/>
        <w:vanish w:val="0"/>
        <w:color w:val="000000"/>
        <w:spacing w:val="0"/>
        <w:kern w:val="0"/>
        <w:position w:val="0"/>
        <w:u w:val="none"/>
        <w:vertAlign w:val="baseline"/>
        <w:em w:val="non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60948C5"/>
    <w:multiLevelType w:val="hybridMultilevel"/>
    <w:tmpl w:val="61E893CA"/>
    <w:lvl w:ilvl="0" w:tplc="551EC2FE">
      <w:start w:val="1"/>
      <w:numFmt w:val="bullet"/>
      <w:pStyle w:val="TableBullet"/>
      <w:lvlText w:val=""/>
      <w:lvlJc w:val="left"/>
      <w:pPr>
        <w:ind w:left="360" w:hanging="360"/>
      </w:pPr>
      <w:rPr>
        <w:rFonts w:ascii="Symbol" w:hAnsi="Symbol" w:hint="default"/>
        <w:color w:val="404040"/>
        <w:sz w:val="20"/>
      </w:rPr>
    </w:lvl>
    <w:lvl w:ilvl="1" w:tplc="4152498A">
      <w:start w:val="1"/>
      <w:numFmt w:val="bullet"/>
      <w:lvlText w:val=""/>
      <w:lvlJc w:val="left"/>
      <w:pPr>
        <w:tabs>
          <w:tab w:val="num" w:pos="567"/>
        </w:tabs>
        <w:ind w:left="567" w:hanging="283"/>
      </w:pPr>
      <w:rPr>
        <w:rFonts w:ascii="Wingdings" w:hAnsi="Wingdings" w:hint="default"/>
        <w:color w:val="808080"/>
        <w:sz w:val="18"/>
      </w:rPr>
    </w:lvl>
    <w:lvl w:ilvl="2" w:tplc="BC4AD6D4">
      <w:start w:val="1"/>
      <w:numFmt w:val="bullet"/>
      <w:lvlText w:val="◦"/>
      <w:lvlJc w:val="left"/>
      <w:pPr>
        <w:tabs>
          <w:tab w:val="num" w:pos="851"/>
        </w:tabs>
        <w:ind w:left="851" w:hanging="284"/>
      </w:pPr>
      <w:rPr>
        <w:rFonts w:ascii="Verdana" w:hAnsi="Verdana" w:hint="default"/>
        <w:color w:val="999999"/>
        <w:sz w:val="18"/>
      </w:rPr>
    </w:lvl>
    <w:lvl w:ilvl="3" w:tplc="25B2A592">
      <w:start w:val="1"/>
      <w:numFmt w:val="bullet"/>
      <w:lvlText w:val=""/>
      <w:lvlJc w:val="left"/>
      <w:pPr>
        <w:tabs>
          <w:tab w:val="num" w:pos="876"/>
        </w:tabs>
        <w:ind w:left="876" w:hanging="360"/>
      </w:pPr>
      <w:rPr>
        <w:rFonts w:ascii="Symbol" w:hAnsi="Symbol" w:hint="default"/>
      </w:rPr>
    </w:lvl>
    <w:lvl w:ilvl="4" w:tplc="4C6AE8C6">
      <w:start w:val="1"/>
      <w:numFmt w:val="bullet"/>
      <w:lvlText w:val="o"/>
      <w:lvlJc w:val="left"/>
      <w:pPr>
        <w:tabs>
          <w:tab w:val="num" w:pos="1596"/>
        </w:tabs>
        <w:ind w:left="1596" w:hanging="360"/>
      </w:pPr>
      <w:rPr>
        <w:rFonts w:ascii="Courier New" w:hAnsi="Courier New" w:hint="default"/>
      </w:rPr>
    </w:lvl>
    <w:lvl w:ilvl="5" w:tplc="7DC08BE2">
      <w:start w:val="1"/>
      <w:numFmt w:val="bullet"/>
      <w:lvlText w:val=""/>
      <w:lvlJc w:val="left"/>
      <w:pPr>
        <w:tabs>
          <w:tab w:val="num" w:pos="2316"/>
        </w:tabs>
        <w:ind w:left="2316" w:hanging="360"/>
      </w:pPr>
      <w:rPr>
        <w:rFonts w:ascii="Wingdings" w:hAnsi="Wingdings" w:hint="default"/>
      </w:rPr>
    </w:lvl>
    <w:lvl w:ilvl="6" w:tplc="D3F27428">
      <w:start w:val="1"/>
      <w:numFmt w:val="bullet"/>
      <w:lvlText w:val=""/>
      <w:lvlJc w:val="left"/>
      <w:pPr>
        <w:tabs>
          <w:tab w:val="num" w:pos="3036"/>
        </w:tabs>
        <w:ind w:left="3036" w:hanging="360"/>
      </w:pPr>
      <w:rPr>
        <w:rFonts w:ascii="Symbol" w:hAnsi="Symbol" w:hint="default"/>
      </w:rPr>
    </w:lvl>
    <w:lvl w:ilvl="7" w:tplc="A8BE2B9E">
      <w:start w:val="1"/>
      <w:numFmt w:val="bullet"/>
      <w:lvlText w:val="o"/>
      <w:lvlJc w:val="left"/>
      <w:pPr>
        <w:tabs>
          <w:tab w:val="num" w:pos="3756"/>
        </w:tabs>
        <w:ind w:left="3756" w:hanging="360"/>
      </w:pPr>
      <w:rPr>
        <w:rFonts w:ascii="Courier New" w:hAnsi="Courier New" w:hint="default"/>
      </w:rPr>
    </w:lvl>
    <w:lvl w:ilvl="8" w:tplc="D0141608">
      <w:start w:val="1"/>
      <w:numFmt w:val="bullet"/>
      <w:lvlText w:val=""/>
      <w:lvlJc w:val="left"/>
      <w:pPr>
        <w:tabs>
          <w:tab w:val="num" w:pos="4476"/>
        </w:tabs>
        <w:ind w:left="4476" w:hanging="360"/>
      </w:pPr>
      <w:rPr>
        <w:rFonts w:ascii="Wingdings" w:hAnsi="Wingdings" w:hint="default"/>
      </w:rPr>
    </w:lvl>
  </w:abstractNum>
  <w:abstractNum w:abstractNumId="14" w15:restartNumberingAfterBreak="0">
    <w:nsid w:val="3D790040"/>
    <w:multiLevelType w:val="multilevel"/>
    <w:tmpl w:val="5EFC55F2"/>
    <w:styleLink w:val="AppendixListStyle"/>
    <w:lvl w:ilvl="0">
      <w:start w:val="1"/>
      <w:numFmt w:val="upperLetter"/>
      <w:lvlText w:val="%1."/>
      <w:lvlJc w:val="left"/>
      <w:pPr>
        <w:ind w:left="720" w:hanging="720"/>
      </w:pPr>
      <w:rPr>
        <w:rFonts w:ascii="Calibri" w:hAnsi="Calibri" w:hint="default"/>
        <w:b/>
        <w:i w:val="0"/>
        <w:color w:val="auto"/>
        <w:sz w:val="22"/>
      </w:rPr>
    </w:lvl>
    <w:lvl w:ilvl="1">
      <w:start w:val="1"/>
      <w:numFmt w:val="decimal"/>
      <w:lvlText w:val="%1.%2"/>
      <w:lvlJc w:val="left"/>
      <w:pPr>
        <w:ind w:left="720" w:hanging="720"/>
      </w:pPr>
      <w:rPr>
        <w:rFonts w:ascii="Calibri" w:hAnsi="Calibri"/>
        <w:b w:val="0"/>
        <w:i w:val="0"/>
        <w:color w:val="auto"/>
        <w:sz w:val="22"/>
      </w:rPr>
    </w:lvl>
    <w:lvl w:ilvl="2">
      <w:start w:val="1"/>
      <w:numFmt w:val="decimal"/>
      <w:lvlText w:val="%1.%2.%3"/>
      <w:lvlJc w:val="left"/>
      <w:pPr>
        <w:ind w:left="720" w:hanging="720"/>
      </w:pPr>
      <w:rPr>
        <w:rFonts w:ascii="Calibri" w:hAnsi="Calibri" w:hint="default"/>
        <w:b w:val="0"/>
        <w:i w:val="0"/>
        <w:sz w:val="22"/>
      </w:rPr>
    </w:lvl>
    <w:lvl w:ilvl="3">
      <w:start w:val="1"/>
      <w:numFmt w:val="decimal"/>
      <w:lvlText w:val="%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righ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right"/>
      <w:pPr>
        <w:ind w:left="720" w:hanging="720"/>
      </w:pPr>
      <w:rPr>
        <w:rFonts w:hint="default"/>
      </w:rPr>
    </w:lvl>
  </w:abstractNum>
  <w:abstractNum w:abstractNumId="15" w15:restartNumberingAfterBreak="0">
    <w:nsid w:val="4C8378F9"/>
    <w:multiLevelType w:val="hybridMultilevel"/>
    <w:tmpl w:val="7C08DA10"/>
    <w:lvl w:ilvl="0" w:tplc="53DEE2F4">
      <w:start w:val="1"/>
      <w:numFmt w:val="bullet"/>
      <w:pStyle w:val="ListParagraph"/>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96E1473"/>
    <w:multiLevelType w:val="hybridMultilevel"/>
    <w:tmpl w:val="C4CAFE0C"/>
    <w:lvl w:ilvl="0" w:tplc="DB3079BA">
      <w:start w:val="1"/>
      <w:numFmt w:val="bullet"/>
      <w:pStyle w:val="Bullet1"/>
      <w:lvlText w:val=""/>
      <w:lvlJc w:val="left"/>
      <w:pPr>
        <w:ind w:left="720" w:hanging="360"/>
      </w:pPr>
      <w:rPr>
        <w:rFonts w:ascii="Symbol" w:hAnsi="Symbol" w:cs="Symbol" w:hint="default"/>
      </w:rPr>
    </w:lvl>
    <w:lvl w:ilvl="1" w:tplc="B420AF22">
      <w:start w:val="1"/>
      <w:numFmt w:val="bullet"/>
      <w:pStyle w:val="Bullet2"/>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625E6ABF"/>
    <w:multiLevelType w:val="multilevel"/>
    <w:tmpl w:val="08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B019672"/>
    <w:multiLevelType w:val="hybridMultilevel"/>
    <w:tmpl w:val="5A1405C2"/>
    <w:lvl w:ilvl="0" w:tplc="3A4CF8CE">
      <w:start w:val="1"/>
      <w:numFmt w:val="bullet"/>
      <w:lvlText w:val=""/>
      <w:lvlJc w:val="left"/>
      <w:pPr>
        <w:ind w:left="360" w:hanging="360"/>
      </w:pPr>
      <w:rPr>
        <w:rFonts w:ascii="Symbol" w:hAnsi="Symbol" w:hint="default"/>
      </w:rPr>
    </w:lvl>
    <w:lvl w:ilvl="1" w:tplc="8F86A65A">
      <w:start w:val="1"/>
      <w:numFmt w:val="bullet"/>
      <w:lvlText w:val="o"/>
      <w:lvlJc w:val="left"/>
      <w:pPr>
        <w:ind w:left="1080" w:hanging="360"/>
      </w:pPr>
      <w:rPr>
        <w:rFonts w:ascii="Courier New" w:hAnsi="Courier New" w:hint="default"/>
      </w:rPr>
    </w:lvl>
    <w:lvl w:ilvl="2" w:tplc="5B008918">
      <w:start w:val="1"/>
      <w:numFmt w:val="bullet"/>
      <w:lvlText w:val=""/>
      <w:lvlJc w:val="left"/>
      <w:pPr>
        <w:ind w:left="1800" w:hanging="360"/>
      </w:pPr>
      <w:rPr>
        <w:rFonts w:ascii="Wingdings" w:hAnsi="Wingdings" w:hint="default"/>
      </w:rPr>
    </w:lvl>
    <w:lvl w:ilvl="3" w:tplc="E974CB1A">
      <w:start w:val="1"/>
      <w:numFmt w:val="bullet"/>
      <w:lvlText w:val=""/>
      <w:lvlJc w:val="left"/>
      <w:pPr>
        <w:ind w:left="2520" w:hanging="360"/>
      </w:pPr>
      <w:rPr>
        <w:rFonts w:ascii="Symbol" w:hAnsi="Symbol" w:hint="default"/>
      </w:rPr>
    </w:lvl>
    <w:lvl w:ilvl="4" w:tplc="20828472">
      <w:start w:val="1"/>
      <w:numFmt w:val="bullet"/>
      <w:lvlText w:val="o"/>
      <w:lvlJc w:val="left"/>
      <w:pPr>
        <w:ind w:left="3240" w:hanging="360"/>
      </w:pPr>
      <w:rPr>
        <w:rFonts w:ascii="Courier New" w:hAnsi="Courier New" w:hint="default"/>
      </w:rPr>
    </w:lvl>
    <w:lvl w:ilvl="5" w:tplc="8676EF5E">
      <w:start w:val="1"/>
      <w:numFmt w:val="bullet"/>
      <w:lvlText w:val=""/>
      <w:lvlJc w:val="left"/>
      <w:pPr>
        <w:ind w:left="3960" w:hanging="360"/>
      </w:pPr>
      <w:rPr>
        <w:rFonts w:ascii="Wingdings" w:hAnsi="Wingdings" w:hint="default"/>
      </w:rPr>
    </w:lvl>
    <w:lvl w:ilvl="6" w:tplc="80BC3E52">
      <w:start w:val="1"/>
      <w:numFmt w:val="bullet"/>
      <w:lvlText w:val=""/>
      <w:lvlJc w:val="left"/>
      <w:pPr>
        <w:ind w:left="4680" w:hanging="360"/>
      </w:pPr>
      <w:rPr>
        <w:rFonts w:ascii="Symbol" w:hAnsi="Symbol" w:hint="default"/>
      </w:rPr>
    </w:lvl>
    <w:lvl w:ilvl="7" w:tplc="453C882C">
      <w:start w:val="1"/>
      <w:numFmt w:val="bullet"/>
      <w:lvlText w:val="o"/>
      <w:lvlJc w:val="left"/>
      <w:pPr>
        <w:ind w:left="5400" w:hanging="360"/>
      </w:pPr>
      <w:rPr>
        <w:rFonts w:ascii="Courier New" w:hAnsi="Courier New" w:hint="default"/>
      </w:rPr>
    </w:lvl>
    <w:lvl w:ilvl="8" w:tplc="8AD0B662">
      <w:start w:val="1"/>
      <w:numFmt w:val="bullet"/>
      <w:lvlText w:val=""/>
      <w:lvlJc w:val="left"/>
      <w:pPr>
        <w:ind w:left="6120" w:hanging="360"/>
      </w:pPr>
      <w:rPr>
        <w:rFonts w:ascii="Wingdings" w:hAnsi="Wingdings" w:hint="default"/>
      </w:rPr>
    </w:lvl>
  </w:abstractNum>
  <w:abstractNum w:abstractNumId="19" w15:restartNumberingAfterBreak="0">
    <w:nsid w:val="722009FC"/>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B7F7B43"/>
    <w:multiLevelType w:val="hybridMultilevel"/>
    <w:tmpl w:val="FAC88176"/>
    <w:lvl w:ilvl="0" w:tplc="1C090001">
      <w:start w:val="1"/>
      <w:numFmt w:val="bullet"/>
      <w:lvlText w:val=""/>
      <w:lvlJc w:val="left"/>
      <w:pPr>
        <w:ind w:left="1211"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7684538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5516500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92715517">
    <w:abstractNumId w:val="14"/>
  </w:num>
  <w:num w:numId="4" w16cid:durableId="1208906992">
    <w:abstractNumId w:val="16"/>
  </w:num>
  <w:num w:numId="5" w16cid:durableId="1948078217">
    <w:abstractNumId w:val="4"/>
  </w:num>
  <w:num w:numId="6" w16cid:durableId="1438482150">
    <w:abstractNumId w:val="11"/>
  </w:num>
  <w:num w:numId="7" w16cid:durableId="479880836">
    <w:abstractNumId w:val="17"/>
  </w:num>
  <w:num w:numId="8" w16cid:durableId="677922959">
    <w:abstractNumId w:val="19"/>
  </w:num>
  <w:num w:numId="9" w16cid:durableId="1458331402">
    <w:abstractNumId w:val="10"/>
  </w:num>
  <w:num w:numId="10" w16cid:durableId="1889759430">
    <w:abstractNumId w:val="7"/>
  </w:num>
  <w:num w:numId="11" w16cid:durableId="2018194501">
    <w:abstractNumId w:val="9"/>
  </w:num>
  <w:num w:numId="12" w16cid:durableId="149912440">
    <w:abstractNumId w:val="13"/>
  </w:num>
  <w:num w:numId="13" w16cid:durableId="55983247">
    <w:abstractNumId w:val="3"/>
  </w:num>
  <w:num w:numId="14" w16cid:durableId="52431472">
    <w:abstractNumId w:val="2"/>
  </w:num>
  <w:num w:numId="15" w16cid:durableId="803347794">
    <w:abstractNumId w:val="5"/>
  </w:num>
  <w:num w:numId="16" w16cid:durableId="539710729">
    <w:abstractNumId w:val="15"/>
  </w:num>
  <w:num w:numId="17" w16cid:durableId="1973367044">
    <w:abstractNumId w:val="12"/>
  </w:num>
  <w:num w:numId="18" w16cid:durableId="861167906">
    <w:abstractNumId w:val="20"/>
  </w:num>
  <w:num w:numId="19" w16cid:durableId="1162046267">
    <w:abstractNumId w:val="18"/>
  </w:num>
  <w:num w:numId="20" w16cid:durableId="1550461756">
    <w:abstractNumId w:val="7"/>
  </w:num>
  <w:num w:numId="21" w16cid:durableId="9325865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760635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8572297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2249578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39806920">
    <w:abstractNumId w:val="8"/>
  </w:num>
  <w:num w:numId="26" w16cid:durableId="112679972">
    <w:abstractNumId w:val="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tali Nepfumbada">
    <w15:presenceInfo w15:providerId="AD" w15:userId="S::mutali@harmattanrenewables.com::b0d113d4-3337-4a8b-a91b-7156d9c2801c"/>
  </w15:person>
  <w15:person w15:author="Adam Terry">
    <w15:presenceInfo w15:providerId="AD" w15:userId="S::adam@harmattanrenewables.com::bee92ff6-e735-45aa-a9ba-a95ca2aeae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ZA" w:vendorID="64" w:dllVersion="4096" w:nlCheck="1" w:checkStyle="0"/>
  <w:activeWritingStyle w:appName="MSWord" w:lang="en-GB" w:vendorID="64" w:dllVersion="0" w:nlCheck="1" w:checkStyle="0"/>
  <w:activeWritingStyle w:appName="MSWord" w:lang="en-ZA" w:vendorID="64" w:dllVersion="0"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formatting="1" w:enforcement="0"/>
  <w:defaultTabStop w:val="720"/>
  <w:defaultTableStyle w:val="TableGridLight"/>
  <w:drawingGridHorizontalSpacing w:val="10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3C0"/>
    <w:rsid w:val="00000246"/>
    <w:rsid w:val="0000278B"/>
    <w:rsid w:val="000030A9"/>
    <w:rsid w:val="000031F4"/>
    <w:rsid w:val="000040C0"/>
    <w:rsid w:val="000046E5"/>
    <w:rsid w:val="00004801"/>
    <w:rsid w:val="00004B9E"/>
    <w:rsid w:val="00005295"/>
    <w:rsid w:val="0000555E"/>
    <w:rsid w:val="00005C9F"/>
    <w:rsid w:val="000067B1"/>
    <w:rsid w:val="00006D26"/>
    <w:rsid w:val="00006E2D"/>
    <w:rsid w:val="00006F8E"/>
    <w:rsid w:val="00007071"/>
    <w:rsid w:val="000102D6"/>
    <w:rsid w:val="000107B9"/>
    <w:rsid w:val="00010C37"/>
    <w:rsid w:val="00012134"/>
    <w:rsid w:val="00012FE1"/>
    <w:rsid w:val="00015255"/>
    <w:rsid w:val="000175CF"/>
    <w:rsid w:val="00017AA0"/>
    <w:rsid w:val="00017BDF"/>
    <w:rsid w:val="0002031A"/>
    <w:rsid w:val="00020643"/>
    <w:rsid w:val="000213EB"/>
    <w:rsid w:val="00021D70"/>
    <w:rsid w:val="000223F0"/>
    <w:rsid w:val="00022D9B"/>
    <w:rsid w:val="00022EDA"/>
    <w:rsid w:val="00024A17"/>
    <w:rsid w:val="0002510A"/>
    <w:rsid w:val="00025238"/>
    <w:rsid w:val="0002538A"/>
    <w:rsid w:val="000254D5"/>
    <w:rsid w:val="000260C8"/>
    <w:rsid w:val="000262BA"/>
    <w:rsid w:val="00027388"/>
    <w:rsid w:val="00027533"/>
    <w:rsid w:val="00032D66"/>
    <w:rsid w:val="00032ED4"/>
    <w:rsid w:val="00033A6E"/>
    <w:rsid w:val="00034388"/>
    <w:rsid w:val="000344F8"/>
    <w:rsid w:val="000357E0"/>
    <w:rsid w:val="00036941"/>
    <w:rsid w:val="00037DA4"/>
    <w:rsid w:val="0004058A"/>
    <w:rsid w:val="000406B6"/>
    <w:rsid w:val="00040792"/>
    <w:rsid w:val="00041B88"/>
    <w:rsid w:val="0004300B"/>
    <w:rsid w:val="0004340D"/>
    <w:rsid w:val="00043510"/>
    <w:rsid w:val="00043810"/>
    <w:rsid w:val="00044A55"/>
    <w:rsid w:val="00045123"/>
    <w:rsid w:val="00045770"/>
    <w:rsid w:val="00046379"/>
    <w:rsid w:val="00046757"/>
    <w:rsid w:val="00046C74"/>
    <w:rsid w:val="000470B0"/>
    <w:rsid w:val="0004726F"/>
    <w:rsid w:val="00047464"/>
    <w:rsid w:val="00047488"/>
    <w:rsid w:val="0005058B"/>
    <w:rsid w:val="00050BC7"/>
    <w:rsid w:val="000510D7"/>
    <w:rsid w:val="00051AD2"/>
    <w:rsid w:val="00051CEA"/>
    <w:rsid w:val="00051F39"/>
    <w:rsid w:val="000523E6"/>
    <w:rsid w:val="0005279E"/>
    <w:rsid w:val="0005597E"/>
    <w:rsid w:val="0005659E"/>
    <w:rsid w:val="00060B28"/>
    <w:rsid w:val="000615C8"/>
    <w:rsid w:val="00061AB5"/>
    <w:rsid w:val="00062174"/>
    <w:rsid w:val="00062BB0"/>
    <w:rsid w:val="000632D5"/>
    <w:rsid w:val="000637E4"/>
    <w:rsid w:val="00063D9F"/>
    <w:rsid w:val="00065228"/>
    <w:rsid w:val="000652D6"/>
    <w:rsid w:val="00065540"/>
    <w:rsid w:val="000675B3"/>
    <w:rsid w:val="00067D80"/>
    <w:rsid w:val="000700C0"/>
    <w:rsid w:val="000701FA"/>
    <w:rsid w:val="00071012"/>
    <w:rsid w:val="00071366"/>
    <w:rsid w:val="0007297F"/>
    <w:rsid w:val="00072F2D"/>
    <w:rsid w:val="000734D7"/>
    <w:rsid w:val="00073A34"/>
    <w:rsid w:val="00073F62"/>
    <w:rsid w:val="00074D1F"/>
    <w:rsid w:val="00074F00"/>
    <w:rsid w:val="00074F0A"/>
    <w:rsid w:val="00076866"/>
    <w:rsid w:val="00076FD4"/>
    <w:rsid w:val="000778B5"/>
    <w:rsid w:val="00080099"/>
    <w:rsid w:val="000800E5"/>
    <w:rsid w:val="000800F3"/>
    <w:rsid w:val="00080258"/>
    <w:rsid w:val="00081306"/>
    <w:rsid w:val="00081A20"/>
    <w:rsid w:val="000822F0"/>
    <w:rsid w:val="0008241A"/>
    <w:rsid w:val="00083CBF"/>
    <w:rsid w:val="000841F4"/>
    <w:rsid w:val="00084469"/>
    <w:rsid w:val="00084EBB"/>
    <w:rsid w:val="00084FBB"/>
    <w:rsid w:val="00085EF5"/>
    <w:rsid w:val="00086B3A"/>
    <w:rsid w:val="00087BB1"/>
    <w:rsid w:val="00087C7D"/>
    <w:rsid w:val="0009005A"/>
    <w:rsid w:val="000908B5"/>
    <w:rsid w:val="00090DBD"/>
    <w:rsid w:val="00091480"/>
    <w:rsid w:val="00091CC1"/>
    <w:rsid w:val="00091F82"/>
    <w:rsid w:val="00093AA1"/>
    <w:rsid w:val="00093B76"/>
    <w:rsid w:val="0009489E"/>
    <w:rsid w:val="000949FE"/>
    <w:rsid w:val="00094C68"/>
    <w:rsid w:val="00094E7F"/>
    <w:rsid w:val="00095AF1"/>
    <w:rsid w:val="00095F6A"/>
    <w:rsid w:val="000961B0"/>
    <w:rsid w:val="00096C61"/>
    <w:rsid w:val="00096F66"/>
    <w:rsid w:val="00097067"/>
    <w:rsid w:val="000A0A78"/>
    <w:rsid w:val="000A0ECB"/>
    <w:rsid w:val="000A0F0B"/>
    <w:rsid w:val="000A20B2"/>
    <w:rsid w:val="000A23FC"/>
    <w:rsid w:val="000A2D27"/>
    <w:rsid w:val="000A4FD8"/>
    <w:rsid w:val="000A6A42"/>
    <w:rsid w:val="000A7986"/>
    <w:rsid w:val="000A7B4E"/>
    <w:rsid w:val="000B0413"/>
    <w:rsid w:val="000B049D"/>
    <w:rsid w:val="000B087A"/>
    <w:rsid w:val="000B0DE8"/>
    <w:rsid w:val="000B151A"/>
    <w:rsid w:val="000B1D9C"/>
    <w:rsid w:val="000B30C3"/>
    <w:rsid w:val="000B348D"/>
    <w:rsid w:val="000B36CA"/>
    <w:rsid w:val="000B3B0D"/>
    <w:rsid w:val="000B42F5"/>
    <w:rsid w:val="000B4DFC"/>
    <w:rsid w:val="000B5281"/>
    <w:rsid w:val="000B6150"/>
    <w:rsid w:val="000B63C1"/>
    <w:rsid w:val="000B69C6"/>
    <w:rsid w:val="000B7065"/>
    <w:rsid w:val="000C0244"/>
    <w:rsid w:val="000C3482"/>
    <w:rsid w:val="000C3642"/>
    <w:rsid w:val="000C42A0"/>
    <w:rsid w:val="000C43A0"/>
    <w:rsid w:val="000C4466"/>
    <w:rsid w:val="000C4ECA"/>
    <w:rsid w:val="000C5E5C"/>
    <w:rsid w:val="000C619E"/>
    <w:rsid w:val="000C7218"/>
    <w:rsid w:val="000C7A98"/>
    <w:rsid w:val="000C7E3E"/>
    <w:rsid w:val="000D1335"/>
    <w:rsid w:val="000D171C"/>
    <w:rsid w:val="000D2309"/>
    <w:rsid w:val="000D2449"/>
    <w:rsid w:val="000D24B3"/>
    <w:rsid w:val="000D2F48"/>
    <w:rsid w:val="000D2FED"/>
    <w:rsid w:val="000D332B"/>
    <w:rsid w:val="000D443A"/>
    <w:rsid w:val="000D45ED"/>
    <w:rsid w:val="000D466E"/>
    <w:rsid w:val="000D55AB"/>
    <w:rsid w:val="000D56C6"/>
    <w:rsid w:val="000D58A9"/>
    <w:rsid w:val="000D6132"/>
    <w:rsid w:val="000D6607"/>
    <w:rsid w:val="000D6AB0"/>
    <w:rsid w:val="000D715D"/>
    <w:rsid w:val="000D79E9"/>
    <w:rsid w:val="000E0756"/>
    <w:rsid w:val="000E07E2"/>
    <w:rsid w:val="000E1181"/>
    <w:rsid w:val="000E168A"/>
    <w:rsid w:val="000E2CF9"/>
    <w:rsid w:val="000E3273"/>
    <w:rsid w:val="000E3831"/>
    <w:rsid w:val="000E3AE0"/>
    <w:rsid w:val="000E4964"/>
    <w:rsid w:val="000E4E3C"/>
    <w:rsid w:val="000E5E85"/>
    <w:rsid w:val="000E6099"/>
    <w:rsid w:val="000E7E77"/>
    <w:rsid w:val="000F02B1"/>
    <w:rsid w:val="000F03F8"/>
    <w:rsid w:val="000F057D"/>
    <w:rsid w:val="000F121A"/>
    <w:rsid w:val="000F1E98"/>
    <w:rsid w:val="000F25CF"/>
    <w:rsid w:val="000F2681"/>
    <w:rsid w:val="000F44B4"/>
    <w:rsid w:val="000F4969"/>
    <w:rsid w:val="000F4D75"/>
    <w:rsid w:val="000F5553"/>
    <w:rsid w:val="000F6414"/>
    <w:rsid w:val="000F6816"/>
    <w:rsid w:val="000F6A56"/>
    <w:rsid w:val="000F77B3"/>
    <w:rsid w:val="000F7A60"/>
    <w:rsid w:val="000F7FDB"/>
    <w:rsid w:val="001001CD"/>
    <w:rsid w:val="001005D1"/>
    <w:rsid w:val="0010086A"/>
    <w:rsid w:val="00100F73"/>
    <w:rsid w:val="001015AF"/>
    <w:rsid w:val="00102228"/>
    <w:rsid w:val="001025B4"/>
    <w:rsid w:val="001036AF"/>
    <w:rsid w:val="001038DA"/>
    <w:rsid w:val="001045CE"/>
    <w:rsid w:val="00104B05"/>
    <w:rsid w:val="00105495"/>
    <w:rsid w:val="001057C5"/>
    <w:rsid w:val="001059EF"/>
    <w:rsid w:val="001070D1"/>
    <w:rsid w:val="0010728F"/>
    <w:rsid w:val="00107690"/>
    <w:rsid w:val="001077E9"/>
    <w:rsid w:val="00107B4C"/>
    <w:rsid w:val="001103EF"/>
    <w:rsid w:val="001107AE"/>
    <w:rsid w:val="00110C8A"/>
    <w:rsid w:val="00112633"/>
    <w:rsid w:val="00114559"/>
    <w:rsid w:val="0011499B"/>
    <w:rsid w:val="00115742"/>
    <w:rsid w:val="001164EB"/>
    <w:rsid w:val="00117B38"/>
    <w:rsid w:val="0012032B"/>
    <w:rsid w:val="00120D93"/>
    <w:rsid w:val="00120F77"/>
    <w:rsid w:val="0012103A"/>
    <w:rsid w:val="0012128F"/>
    <w:rsid w:val="001219C6"/>
    <w:rsid w:val="00121CC6"/>
    <w:rsid w:val="00121D10"/>
    <w:rsid w:val="00121E32"/>
    <w:rsid w:val="0012214D"/>
    <w:rsid w:val="001230CA"/>
    <w:rsid w:val="00123AB3"/>
    <w:rsid w:val="00123F22"/>
    <w:rsid w:val="00125892"/>
    <w:rsid w:val="00126033"/>
    <w:rsid w:val="00126736"/>
    <w:rsid w:val="001301E2"/>
    <w:rsid w:val="00131E63"/>
    <w:rsid w:val="00132C65"/>
    <w:rsid w:val="00133B31"/>
    <w:rsid w:val="00134523"/>
    <w:rsid w:val="001346F8"/>
    <w:rsid w:val="001347B3"/>
    <w:rsid w:val="00134ED8"/>
    <w:rsid w:val="0013523A"/>
    <w:rsid w:val="00135A7A"/>
    <w:rsid w:val="00136352"/>
    <w:rsid w:val="00136DA0"/>
    <w:rsid w:val="00136E78"/>
    <w:rsid w:val="00136EAF"/>
    <w:rsid w:val="00136F2E"/>
    <w:rsid w:val="00137507"/>
    <w:rsid w:val="00137589"/>
    <w:rsid w:val="00140071"/>
    <w:rsid w:val="0014027C"/>
    <w:rsid w:val="001403FA"/>
    <w:rsid w:val="00142217"/>
    <w:rsid w:val="00142BCA"/>
    <w:rsid w:val="00143177"/>
    <w:rsid w:val="00143998"/>
    <w:rsid w:val="00143E75"/>
    <w:rsid w:val="001441DB"/>
    <w:rsid w:val="00144ADC"/>
    <w:rsid w:val="00144DE1"/>
    <w:rsid w:val="00144E4E"/>
    <w:rsid w:val="001460BB"/>
    <w:rsid w:val="00146238"/>
    <w:rsid w:val="0014691B"/>
    <w:rsid w:val="00147087"/>
    <w:rsid w:val="00147D5D"/>
    <w:rsid w:val="0015041E"/>
    <w:rsid w:val="00150911"/>
    <w:rsid w:val="001514FE"/>
    <w:rsid w:val="0015174D"/>
    <w:rsid w:val="00151992"/>
    <w:rsid w:val="001526DF"/>
    <w:rsid w:val="00152FAC"/>
    <w:rsid w:val="001530AC"/>
    <w:rsid w:val="00153D91"/>
    <w:rsid w:val="00154829"/>
    <w:rsid w:val="00154A6D"/>
    <w:rsid w:val="00154BC8"/>
    <w:rsid w:val="00155655"/>
    <w:rsid w:val="0015592E"/>
    <w:rsid w:val="001566A8"/>
    <w:rsid w:val="00156A44"/>
    <w:rsid w:val="0015751C"/>
    <w:rsid w:val="00160371"/>
    <w:rsid w:val="0016038C"/>
    <w:rsid w:val="00161004"/>
    <w:rsid w:val="00161262"/>
    <w:rsid w:val="00161998"/>
    <w:rsid w:val="00161C36"/>
    <w:rsid w:val="00164C21"/>
    <w:rsid w:val="0016627A"/>
    <w:rsid w:val="00166294"/>
    <w:rsid w:val="0016671E"/>
    <w:rsid w:val="00166C7B"/>
    <w:rsid w:val="0016705F"/>
    <w:rsid w:val="001676B8"/>
    <w:rsid w:val="00170085"/>
    <w:rsid w:val="001702FF"/>
    <w:rsid w:val="00170F91"/>
    <w:rsid w:val="001718FF"/>
    <w:rsid w:val="00171C44"/>
    <w:rsid w:val="001726C7"/>
    <w:rsid w:val="001730EE"/>
    <w:rsid w:val="0017362B"/>
    <w:rsid w:val="00173989"/>
    <w:rsid w:val="00173AA8"/>
    <w:rsid w:val="00173EA2"/>
    <w:rsid w:val="00173F20"/>
    <w:rsid w:val="00174064"/>
    <w:rsid w:val="001751DB"/>
    <w:rsid w:val="00175330"/>
    <w:rsid w:val="00175782"/>
    <w:rsid w:val="00175852"/>
    <w:rsid w:val="00176039"/>
    <w:rsid w:val="0017627C"/>
    <w:rsid w:val="00176293"/>
    <w:rsid w:val="00176367"/>
    <w:rsid w:val="00176643"/>
    <w:rsid w:val="00176930"/>
    <w:rsid w:val="00176D24"/>
    <w:rsid w:val="00176D97"/>
    <w:rsid w:val="0017727C"/>
    <w:rsid w:val="00177F4C"/>
    <w:rsid w:val="001802E6"/>
    <w:rsid w:val="00180DCA"/>
    <w:rsid w:val="001812FC"/>
    <w:rsid w:val="00182450"/>
    <w:rsid w:val="00182786"/>
    <w:rsid w:val="00183997"/>
    <w:rsid w:val="00185414"/>
    <w:rsid w:val="0018542B"/>
    <w:rsid w:val="00185E0D"/>
    <w:rsid w:val="00186197"/>
    <w:rsid w:val="001861C7"/>
    <w:rsid w:val="00186794"/>
    <w:rsid w:val="00186A28"/>
    <w:rsid w:val="0018796F"/>
    <w:rsid w:val="00187E9C"/>
    <w:rsid w:val="00187FBF"/>
    <w:rsid w:val="001906D1"/>
    <w:rsid w:val="00190D41"/>
    <w:rsid w:val="00190F32"/>
    <w:rsid w:val="00192B22"/>
    <w:rsid w:val="00192D29"/>
    <w:rsid w:val="00192FAB"/>
    <w:rsid w:val="0019315F"/>
    <w:rsid w:val="00193313"/>
    <w:rsid w:val="001934F3"/>
    <w:rsid w:val="0019456B"/>
    <w:rsid w:val="00194664"/>
    <w:rsid w:val="00194B3C"/>
    <w:rsid w:val="0019740C"/>
    <w:rsid w:val="00197D4D"/>
    <w:rsid w:val="001A0C3C"/>
    <w:rsid w:val="001A35F8"/>
    <w:rsid w:val="001A37B0"/>
    <w:rsid w:val="001A3EA3"/>
    <w:rsid w:val="001A4082"/>
    <w:rsid w:val="001A4DF8"/>
    <w:rsid w:val="001A57ED"/>
    <w:rsid w:val="001A61C1"/>
    <w:rsid w:val="001A6CCF"/>
    <w:rsid w:val="001A710A"/>
    <w:rsid w:val="001A7264"/>
    <w:rsid w:val="001B05E5"/>
    <w:rsid w:val="001B0B42"/>
    <w:rsid w:val="001B0F4F"/>
    <w:rsid w:val="001B12C4"/>
    <w:rsid w:val="001B26AC"/>
    <w:rsid w:val="001B40AD"/>
    <w:rsid w:val="001B4AA4"/>
    <w:rsid w:val="001B59D9"/>
    <w:rsid w:val="001B68DA"/>
    <w:rsid w:val="001B6C97"/>
    <w:rsid w:val="001B72C9"/>
    <w:rsid w:val="001B74B1"/>
    <w:rsid w:val="001B767D"/>
    <w:rsid w:val="001B7AD5"/>
    <w:rsid w:val="001B7F8C"/>
    <w:rsid w:val="001C18F9"/>
    <w:rsid w:val="001C1AF3"/>
    <w:rsid w:val="001C1DF1"/>
    <w:rsid w:val="001C2943"/>
    <w:rsid w:val="001C380E"/>
    <w:rsid w:val="001C5265"/>
    <w:rsid w:val="001C71FF"/>
    <w:rsid w:val="001D1777"/>
    <w:rsid w:val="001D1C42"/>
    <w:rsid w:val="001D1FA1"/>
    <w:rsid w:val="001D2048"/>
    <w:rsid w:val="001D2528"/>
    <w:rsid w:val="001D29BC"/>
    <w:rsid w:val="001D2A50"/>
    <w:rsid w:val="001D3ADD"/>
    <w:rsid w:val="001D3C6A"/>
    <w:rsid w:val="001D531D"/>
    <w:rsid w:val="001D7005"/>
    <w:rsid w:val="001D7143"/>
    <w:rsid w:val="001E043A"/>
    <w:rsid w:val="001E0917"/>
    <w:rsid w:val="001E1843"/>
    <w:rsid w:val="001E198C"/>
    <w:rsid w:val="001E2E1C"/>
    <w:rsid w:val="001E36DF"/>
    <w:rsid w:val="001E3FA6"/>
    <w:rsid w:val="001E416C"/>
    <w:rsid w:val="001E4B92"/>
    <w:rsid w:val="001E53A5"/>
    <w:rsid w:val="001E60C2"/>
    <w:rsid w:val="001E67A9"/>
    <w:rsid w:val="001E6C86"/>
    <w:rsid w:val="001E795B"/>
    <w:rsid w:val="001E7B14"/>
    <w:rsid w:val="001E7DD5"/>
    <w:rsid w:val="001F1F19"/>
    <w:rsid w:val="001F39D8"/>
    <w:rsid w:val="001F448D"/>
    <w:rsid w:val="001F47BB"/>
    <w:rsid w:val="001F4BC1"/>
    <w:rsid w:val="001F4C13"/>
    <w:rsid w:val="001F4DD2"/>
    <w:rsid w:val="001F4E4A"/>
    <w:rsid w:val="001F5242"/>
    <w:rsid w:val="001F5461"/>
    <w:rsid w:val="001F5B5E"/>
    <w:rsid w:val="00200ACB"/>
    <w:rsid w:val="00200DB9"/>
    <w:rsid w:val="0020181B"/>
    <w:rsid w:val="0020299F"/>
    <w:rsid w:val="00202D28"/>
    <w:rsid w:val="00203165"/>
    <w:rsid w:val="0020459F"/>
    <w:rsid w:val="00204BDF"/>
    <w:rsid w:val="0020562C"/>
    <w:rsid w:val="00205DBE"/>
    <w:rsid w:val="0020749F"/>
    <w:rsid w:val="00210000"/>
    <w:rsid w:val="0021064E"/>
    <w:rsid w:val="00210824"/>
    <w:rsid w:val="00210F5F"/>
    <w:rsid w:val="00211BEE"/>
    <w:rsid w:val="00211D37"/>
    <w:rsid w:val="002124A7"/>
    <w:rsid w:val="0021290C"/>
    <w:rsid w:val="00212E6F"/>
    <w:rsid w:val="00212FD2"/>
    <w:rsid w:val="002135B0"/>
    <w:rsid w:val="00213C62"/>
    <w:rsid w:val="0021423B"/>
    <w:rsid w:val="00214A47"/>
    <w:rsid w:val="00215DF1"/>
    <w:rsid w:val="002169E7"/>
    <w:rsid w:val="00216BCE"/>
    <w:rsid w:val="00216FC6"/>
    <w:rsid w:val="00217EF0"/>
    <w:rsid w:val="00220017"/>
    <w:rsid w:val="0022038D"/>
    <w:rsid w:val="002203D1"/>
    <w:rsid w:val="00220406"/>
    <w:rsid w:val="00220693"/>
    <w:rsid w:val="0022089E"/>
    <w:rsid w:val="00220E68"/>
    <w:rsid w:val="0022122A"/>
    <w:rsid w:val="0022127A"/>
    <w:rsid w:val="002218FB"/>
    <w:rsid w:val="00222081"/>
    <w:rsid w:val="0022267B"/>
    <w:rsid w:val="002226BC"/>
    <w:rsid w:val="00222A6C"/>
    <w:rsid w:val="00223611"/>
    <w:rsid w:val="002239C6"/>
    <w:rsid w:val="00223B58"/>
    <w:rsid w:val="00223E16"/>
    <w:rsid w:val="002243A4"/>
    <w:rsid w:val="002244EC"/>
    <w:rsid w:val="002249C2"/>
    <w:rsid w:val="00224B28"/>
    <w:rsid w:val="002257FA"/>
    <w:rsid w:val="0022590A"/>
    <w:rsid w:val="00225A43"/>
    <w:rsid w:val="00226A47"/>
    <w:rsid w:val="00226E96"/>
    <w:rsid w:val="0022760F"/>
    <w:rsid w:val="00227F09"/>
    <w:rsid w:val="00230B56"/>
    <w:rsid w:val="00231A57"/>
    <w:rsid w:val="00231B39"/>
    <w:rsid w:val="00232415"/>
    <w:rsid w:val="00232DD3"/>
    <w:rsid w:val="00233DAC"/>
    <w:rsid w:val="002347AD"/>
    <w:rsid w:val="00234819"/>
    <w:rsid w:val="00234CE5"/>
    <w:rsid w:val="0023508F"/>
    <w:rsid w:val="00235111"/>
    <w:rsid w:val="00235156"/>
    <w:rsid w:val="00235ADB"/>
    <w:rsid w:val="00235E30"/>
    <w:rsid w:val="002361AB"/>
    <w:rsid w:val="002365CB"/>
    <w:rsid w:val="0023697E"/>
    <w:rsid w:val="0023735F"/>
    <w:rsid w:val="00237563"/>
    <w:rsid w:val="00237945"/>
    <w:rsid w:val="00237B47"/>
    <w:rsid w:val="0024047B"/>
    <w:rsid w:val="002416A2"/>
    <w:rsid w:val="00242759"/>
    <w:rsid w:val="00242C32"/>
    <w:rsid w:val="002431BF"/>
    <w:rsid w:val="00243292"/>
    <w:rsid w:val="002432FD"/>
    <w:rsid w:val="002437DD"/>
    <w:rsid w:val="00243853"/>
    <w:rsid w:val="002439C1"/>
    <w:rsid w:val="002452CD"/>
    <w:rsid w:val="0024558D"/>
    <w:rsid w:val="00245864"/>
    <w:rsid w:val="0024597A"/>
    <w:rsid w:val="002460C6"/>
    <w:rsid w:val="002465FA"/>
    <w:rsid w:val="002469EF"/>
    <w:rsid w:val="00246E4E"/>
    <w:rsid w:val="002470EF"/>
    <w:rsid w:val="0024711A"/>
    <w:rsid w:val="00247D96"/>
    <w:rsid w:val="00247EF8"/>
    <w:rsid w:val="00250556"/>
    <w:rsid w:val="002512FC"/>
    <w:rsid w:val="002518FD"/>
    <w:rsid w:val="0025208E"/>
    <w:rsid w:val="002527B0"/>
    <w:rsid w:val="00252C04"/>
    <w:rsid w:val="002538EC"/>
    <w:rsid w:val="00253E41"/>
    <w:rsid w:val="00254314"/>
    <w:rsid w:val="00254527"/>
    <w:rsid w:val="002549F8"/>
    <w:rsid w:val="00255782"/>
    <w:rsid w:val="0025667A"/>
    <w:rsid w:val="002569E8"/>
    <w:rsid w:val="002575B1"/>
    <w:rsid w:val="00257DC7"/>
    <w:rsid w:val="00257E66"/>
    <w:rsid w:val="00257F99"/>
    <w:rsid w:val="00260123"/>
    <w:rsid w:val="002612D7"/>
    <w:rsid w:val="002612E3"/>
    <w:rsid w:val="00262EA6"/>
    <w:rsid w:val="00263312"/>
    <w:rsid w:val="002633EE"/>
    <w:rsid w:val="0026359C"/>
    <w:rsid w:val="002638D0"/>
    <w:rsid w:val="002641E9"/>
    <w:rsid w:val="002647A5"/>
    <w:rsid w:val="00264CCA"/>
    <w:rsid w:val="002652B6"/>
    <w:rsid w:val="00265B27"/>
    <w:rsid w:val="00267119"/>
    <w:rsid w:val="0027049C"/>
    <w:rsid w:val="002710A9"/>
    <w:rsid w:val="0027154B"/>
    <w:rsid w:val="00271A72"/>
    <w:rsid w:val="00272608"/>
    <w:rsid w:val="00272D3B"/>
    <w:rsid w:val="00273FC8"/>
    <w:rsid w:val="002753BD"/>
    <w:rsid w:val="00275688"/>
    <w:rsid w:val="00275FC7"/>
    <w:rsid w:val="00276918"/>
    <w:rsid w:val="00276B4C"/>
    <w:rsid w:val="00277721"/>
    <w:rsid w:val="002779E2"/>
    <w:rsid w:val="00280CE0"/>
    <w:rsid w:val="00280F8A"/>
    <w:rsid w:val="00281081"/>
    <w:rsid w:val="002815FD"/>
    <w:rsid w:val="00281C79"/>
    <w:rsid w:val="00282C6C"/>
    <w:rsid w:val="002841A9"/>
    <w:rsid w:val="00285E50"/>
    <w:rsid w:val="00286471"/>
    <w:rsid w:val="002864EC"/>
    <w:rsid w:val="0028663A"/>
    <w:rsid w:val="0028705C"/>
    <w:rsid w:val="0029034C"/>
    <w:rsid w:val="00290D9B"/>
    <w:rsid w:val="00290F5C"/>
    <w:rsid w:val="002916AC"/>
    <w:rsid w:val="002919B2"/>
    <w:rsid w:val="00292124"/>
    <w:rsid w:val="002921AA"/>
    <w:rsid w:val="00292235"/>
    <w:rsid w:val="002925F1"/>
    <w:rsid w:val="002929A2"/>
    <w:rsid w:val="0029362F"/>
    <w:rsid w:val="002937CE"/>
    <w:rsid w:val="00293A30"/>
    <w:rsid w:val="002942AA"/>
    <w:rsid w:val="00294B46"/>
    <w:rsid w:val="0029703B"/>
    <w:rsid w:val="002972F0"/>
    <w:rsid w:val="00297554"/>
    <w:rsid w:val="00297FEA"/>
    <w:rsid w:val="00297FF6"/>
    <w:rsid w:val="002A04B5"/>
    <w:rsid w:val="002A0EEA"/>
    <w:rsid w:val="002A1717"/>
    <w:rsid w:val="002A1922"/>
    <w:rsid w:val="002A1D9F"/>
    <w:rsid w:val="002A2E07"/>
    <w:rsid w:val="002A381C"/>
    <w:rsid w:val="002A3D94"/>
    <w:rsid w:val="002A4110"/>
    <w:rsid w:val="002A43DB"/>
    <w:rsid w:val="002A4870"/>
    <w:rsid w:val="002A69C8"/>
    <w:rsid w:val="002A754D"/>
    <w:rsid w:val="002A7846"/>
    <w:rsid w:val="002A79FB"/>
    <w:rsid w:val="002B06C3"/>
    <w:rsid w:val="002B156A"/>
    <w:rsid w:val="002B287F"/>
    <w:rsid w:val="002B2E3D"/>
    <w:rsid w:val="002B3947"/>
    <w:rsid w:val="002B3EA0"/>
    <w:rsid w:val="002B4C42"/>
    <w:rsid w:val="002B5704"/>
    <w:rsid w:val="002B5867"/>
    <w:rsid w:val="002B67D3"/>
    <w:rsid w:val="002B7BFB"/>
    <w:rsid w:val="002B7D6A"/>
    <w:rsid w:val="002C091F"/>
    <w:rsid w:val="002C0A5A"/>
    <w:rsid w:val="002C1629"/>
    <w:rsid w:val="002C182A"/>
    <w:rsid w:val="002C2118"/>
    <w:rsid w:val="002C2397"/>
    <w:rsid w:val="002C26AA"/>
    <w:rsid w:val="002C359F"/>
    <w:rsid w:val="002C37A4"/>
    <w:rsid w:val="002C3D27"/>
    <w:rsid w:val="002C3EFA"/>
    <w:rsid w:val="002C4485"/>
    <w:rsid w:val="002C4FF4"/>
    <w:rsid w:val="002C58FF"/>
    <w:rsid w:val="002C5C7A"/>
    <w:rsid w:val="002C65FB"/>
    <w:rsid w:val="002C67D9"/>
    <w:rsid w:val="002C681C"/>
    <w:rsid w:val="002C6E78"/>
    <w:rsid w:val="002C71E0"/>
    <w:rsid w:val="002C770F"/>
    <w:rsid w:val="002D0515"/>
    <w:rsid w:val="002D0C72"/>
    <w:rsid w:val="002D0F10"/>
    <w:rsid w:val="002D1084"/>
    <w:rsid w:val="002D13FD"/>
    <w:rsid w:val="002D1E0E"/>
    <w:rsid w:val="002D2966"/>
    <w:rsid w:val="002D29A4"/>
    <w:rsid w:val="002D4C3B"/>
    <w:rsid w:val="002D4ECB"/>
    <w:rsid w:val="002D501D"/>
    <w:rsid w:val="002D50B8"/>
    <w:rsid w:val="002D5279"/>
    <w:rsid w:val="002D5BD2"/>
    <w:rsid w:val="002D6649"/>
    <w:rsid w:val="002D6F4A"/>
    <w:rsid w:val="002D73BA"/>
    <w:rsid w:val="002D7C7E"/>
    <w:rsid w:val="002E0038"/>
    <w:rsid w:val="002E08A7"/>
    <w:rsid w:val="002E1228"/>
    <w:rsid w:val="002E1478"/>
    <w:rsid w:val="002E2118"/>
    <w:rsid w:val="002E2CCC"/>
    <w:rsid w:val="002E3A09"/>
    <w:rsid w:val="002E3A61"/>
    <w:rsid w:val="002E5B7D"/>
    <w:rsid w:val="002E5C2F"/>
    <w:rsid w:val="002E706E"/>
    <w:rsid w:val="002E7281"/>
    <w:rsid w:val="002E738A"/>
    <w:rsid w:val="002E74C5"/>
    <w:rsid w:val="002E7BD4"/>
    <w:rsid w:val="002E7DF7"/>
    <w:rsid w:val="002F001A"/>
    <w:rsid w:val="002F0347"/>
    <w:rsid w:val="002F0903"/>
    <w:rsid w:val="002F1149"/>
    <w:rsid w:val="002F1C6B"/>
    <w:rsid w:val="002F253B"/>
    <w:rsid w:val="002F2A21"/>
    <w:rsid w:val="002F2A81"/>
    <w:rsid w:val="002F2A91"/>
    <w:rsid w:val="002F2EE2"/>
    <w:rsid w:val="002F3963"/>
    <w:rsid w:val="002F3B1C"/>
    <w:rsid w:val="002F6A2E"/>
    <w:rsid w:val="002F6D8F"/>
    <w:rsid w:val="002F6E94"/>
    <w:rsid w:val="002F7614"/>
    <w:rsid w:val="002F7730"/>
    <w:rsid w:val="002F7940"/>
    <w:rsid w:val="002F7B12"/>
    <w:rsid w:val="002F7B80"/>
    <w:rsid w:val="002F7DCE"/>
    <w:rsid w:val="0030068D"/>
    <w:rsid w:val="00300770"/>
    <w:rsid w:val="0030123C"/>
    <w:rsid w:val="0030164B"/>
    <w:rsid w:val="00301898"/>
    <w:rsid w:val="0030281B"/>
    <w:rsid w:val="00302AEB"/>
    <w:rsid w:val="003035A8"/>
    <w:rsid w:val="0030404C"/>
    <w:rsid w:val="003045FC"/>
    <w:rsid w:val="003048A8"/>
    <w:rsid w:val="0030518E"/>
    <w:rsid w:val="003068F7"/>
    <w:rsid w:val="00306971"/>
    <w:rsid w:val="0030725A"/>
    <w:rsid w:val="00307582"/>
    <w:rsid w:val="003076EA"/>
    <w:rsid w:val="003077A6"/>
    <w:rsid w:val="003107BB"/>
    <w:rsid w:val="00310E6B"/>
    <w:rsid w:val="003120E9"/>
    <w:rsid w:val="003121AC"/>
    <w:rsid w:val="003121D6"/>
    <w:rsid w:val="00312463"/>
    <w:rsid w:val="0031265C"/>
    <w:rsid w:val="003126CA"/>
    <w:rsid w:val="00312DC1"/>
    <w:rsid w:val="00312E06"/>
    <w:rsid w:val="00313635"/>
    <w:rsid w:val="00313B09"/>
    <w:rsid w:val="00313B12"/>
    <w:rsid w:val="00313DD5"/>
    <w:rsid w:val="00313E37"/>
    <w:rsid w:val="0031413C"/>
    <w:rsid w:val="00314AC1"/>
    <w:rsid w:val="00315462"/>
    <w:rsid w:val="00315770"/>
    <w:rsid w:val="003157ED"/>
    <w:rsid w:val="0031705F"/>
    <w:rsid w:val="003200D3"/>
    <w:rsid w:val="00320C31"/>
    <w:rsid w:val="0032198A"/>
    <w:rsid w:val="00321DA7"/>
    <w:rsid w:val="0032235B"/>
    <w:rsid w:val="0032245A"/>
    <w:rsid w:val="0032255E"/>
    <w:rsid w:val="003232EC"/>
    <w:rsid w:val="00323915"/>
    <w:rsid w:val="003242C4"/>
    <w:rsid w:val="003245F0"/>
    <w:rsid w:val="0032465C"/>
    <w:rsid w:val="0032593F"/>
    <w:rsid w:val="00325BD4"/>
    <w:rsid w:val="003269B6"/>
    <w:rsid w:val="00326C4B"/>
    <w:rsid w:val="003275AA"/>
    <w:rsid w:val="003275E8"/>
    <w:rsid w:val="00327D9A"/>
    <w:rsid w:val="00330049"/>
    <w:rsid w:val="003313BB"/>
    <w:rsid w:val="00331523"/>
    <w:rsid w:val="0033265D"/>
    <w:rsid w:val="003346F4"/>
    <w:rsid w:val="003347B9"/>
    <w:rsid w:val="003347BD"/>
    <w:rsid w:val="00334866"/>
    <w:rsid w:val="00336CCF"/>
    <w:rsid w:val="003377AA"/>
    <w:rsid w:val="003400E6"/>
    <w:rsid w:val="003404AC"/>
    <w:rsid w:val="0034080C"/>
    <w:rsid w:val="00340E82"/>
    <w:rsid w:val="00341C80"/>
    <w:rsid w:val="003429FC"/>
    <w:rsid w:val="00342E02"/>
    <w:rsid w:val="0034314D"/>
    <w:rsid w:val="003435C4"/>
    <w:rsid w:val="003444E8"/>
    <w:rsid w:val="00344A15"/>
    <w:rsid w:val="00345124"/>
    <w:rsid w:val="00345338"/>
    <w:rsid w:val="003453AE"/>
    <w:rsid w:val="00345EDD"/>
    <w:rsid w:val="003465A6"/>
    <w:rsid w:val="00346C7D"/>
    <w:rsid w:val="00346D56"/>
    <w:rsid w:val="00347C6F"/>
    <w:rsid w:val="003508D2"/>
    <w:rsid w:val="00352188"/>
    <w:rsid w:val="003524C5"/>
    <w:rsid w:val="00352C1D"/>
    <w:rsid w:val="00352F27"/>
    <w:rsid w:val="00353002"/>
    <w:rsid w:val="00353AE7"/>
    <w:rsid w:val="003549A8"/>
    <w:rsid w:val="00354A0F"/>
    <w:rsid w:val="00354B51"/>
    <w:rsid w:val="003559C4"/>
    <w:rsid w:val="00355B61"/>
    <w:rsid w:val="00355B87"/>
    <w:rsid w:val="00355BB6"/>
    <w:rsid w:val="00355EEC"/>
    <w:rsid w:val="00356076"/>
    <w:rsid w:val="003563BD"/>
    <w:rsid w:val="003564BF"/>
    <w:rsid w:val="00356A1F"/>
    <w:rsid w:val="00356B24"/>
    <w:rsid w:val="0035730B"/>
    <w:rsid w:val="0035796B"/>
    <w:rsid w:val="003600DA"/>
    <w:rsid w:val="00360CCB"/>
    <w:rsid w:val="00361ADF"/>
    <w:rsid w:val="003632A1"/>
    <w:rsid w:val="0036339A"/>
    <w:rsid w:val="00363D50"/>
    <w:rsid w:val="003642B0"/>
    <w:rsid w:val="00364B8C"/>
    <w:rsid w:val="003652D7"/>
    <w:rsid w:val="003655A3"/>
    <w:rsid w:val="0036564D"/>
    <w:rsid w:val="0036779C"/>
    <w:rsid w:val="00367963"/>
    <w:rsid w:val="00367965"/>
    <w:rsid w:val="00367A99"/>
    <w:rsid w:val="00367B96"/>
    <w:rsid w:val="003702B7"/>
    <w:rsid w:val="00370799"/>
    <w:rsid w:val="0037161E"/>
    <w:rsid w:val="00371774"/>
    <w:rsid w:val="00371D2D"/>
    <w:rsid w:val="00371E42"/>
    <w:rsid w:val="00372CB2"/>
    <w:rsid w:val="00373D08"/>
    <w:rsid w:val="00373F3D"/>
    <w:rsid w:val="00374CC5"/>
    <w:rsid w:val="00375089"/>
    <w:rsid w:val="00375CBA"/>
    <w:rsid w:val="003761D1"/>
    <w:rsid w:val="00377511"/>
    <w:rsid w:val="003776DA"/>
    <w:rsid w:val="003802A5"/>
    <w:rsid w:val="003804AF"/>
    <w:rsid w:val="003806EC"/>
    <w:rsid w:val="003807DE"/>
    <w:rsid w:val="00381F69"/>
    <w:rsid w:val="00382030"/>
    <w:rsid w:val="00382C19"/>
    <w:rsid w:val="00383012"/>
    <w:rsid w:val="0038374E"/>
    <w:rsid w:val="00383898"/>
    <w:rsid w:val="00383A87"/>
    <w:rsid w:val="00384585"/>
    <w:rsid w:val="00384689"/>
    <w:rsid w:val="00385651"/>
    <w:rsid w:val="0038636E"/>
    <w:rsid w:val="00386EF4"/>
    <w:rsid w:val="0038739E"/>
    <w:rsid w:val="003874E9"/>
    <w:rsid w:val="00387DF3"/>
    <w:rsid w:val="00390327"/>
    <w:rsid w:val="0039042B"/>
    <w:rsid w:val="00390BC1"/>
    <w:rsid w:val="00390E9E"/>
    <w:rsid w:val="00391021"/>
    <w:rsid w:val="00391785"/>
    <w:rsid w:val="0039233A"/>
    <w:rsid w:val="00392497"/>
    <w:rsid w:val="0039295E"/>
    <w:rsid w:val="00392C9D"/>
    <w:rsid w:val="00392CC6"/>
    <w:rsid w:val="00392DE9"/>
    <w:rsid w:val="00393013"/>
    <w:rsid w:val="003931BD"/>
    <w:rsid w:val="003934DB"/>
    <w:rsid w:val="00393BFE"/>
    <w:rsid w:val="00394A95"/>
    <w:rsid w:val="003956C1"/>
    <w:rsid w:val="00395F44"/>
    <w:rsid w:val="00396239"/>
    <w:rsid w:val="00396826"/>
    <w:rsid w:val="003969C0"/>
    <w:rsid w:val="00397E80"/>
    <w:rsid w:val="003A0892"/>
    <w:rsid w:val="003A08B7"/>
    <w:rsid w:val="003A0E74"/>
    <w:rsid w:val="003A1A19"/>
    <w:rsid w:val="003A1DA3"/>
    <w:rsid w:val="003A2653"/>
    <w:rsid w:val="003A2F7D"/>
    <w:rsid w:val="003A38CB"/>
    <w:rsid w:val="003A5158"/>
    <w:rsid w:val="003A5211"/>
    <w:rsid w:val="003A5F5B"/>
    <w:rsid w:val="003A6166"/>
    <w:rsid w:val="003A6589"/>
    <w:rsid w:val="003A682D"/>
    <w:rsid w:val="003A6C04"/>
    <w:rsid w:val="003A6EE7"/>
    <w:rsid w:val="003A7124"/>
    <w:rsid w:val="003A72EC"/>
    <w:rsid w:val="003A7A3F"/>
    <w:rsid w:val="003B00A0"/>
    <w:rsid w:val="003B0687"/>
    <w:rsid w:val="003B092E"/>
    <w:rsid w:val="003B0A57"/>
    <w:rsid w:val="003B1690"/>
    <w:rsid w:val="003B197D"/>
    <w:rsid w:val="003B1D5A"/>
    <w:rsid w:val="003B1E9A"/>
    <w:rsid w:val="003B4210"/>
    <w:rsid w:val="003B45EA"/>
    <w:rsid w:val="003B485E"/>
    <w:rsid w:val="003B48A1"/>
    <w:rsid w:val="003B4924"/>
    <w:rsid w:val="003B4BB0"/>
    <w:rsid w:val="003B4D67"/>
    <w:rsid w:val="003B5B27"/>
    <w:rsid w:val="003B5DF0"/>
    <w:rsid w:val="003B5E6B"/>
    <w:rsid w:val="003B6247"/>
    <w:rsid w:val="003B7055"/>
    <w:rsid w:val="003C0240"/>
    <w:rsid w:val="003C0D26"/>
    <w:rsid w:val="003C0D91"/>
    <w:rsid w:val="003C1A5C"/>
    <w:rsid w:val="003C2347"/>
    <w:rsid w:val="003C2E38"/>
    <w:rsid w:val="003C331D"/>
    <w:rsid w:val="003C397D"/>
    <w:rsid w:val="003C4887"/>
    <w:rsid w:val="003C62E6"/>
    <w:rsid w:val="003C6AF3"/>
    <w:rsid w:val="003C72DC"/>
    <w:rsid w:val="003C7F4C"/>
    <w:rsid w:val="003D0AA6"/>
    <w:rsid w:val="003D0E09"/>
    <w:rsid w:val="003D17DA"/>
    <w:rsid w:val="003D1DE5"/>
    <w:rsid w:val="003D216C"/>
    <w:rsid w:val="003D3D4C"/>
    <w:rsid w:val="003D499A"/>
    <w:rsid w:val="003D4F7C"/>
    <w:rsid w:val="003D5589"/>
    <w:rsid w:val="003D5ABC"/>
    <w:rsid w:val="003D6579"/>
    <w:rsid w:val="003D730E"/>
    <w:rsid w:val="003D7A50"/>
    <w:rsid w:val="003E09B0"/>
    <w:rsid w:val="003E0CE0"/>
    <w:rsid w:val="003E2AC4"/>
    <w:rsid w:val="003E3046"/>
    <w:rsid w:val="003E307A"/>
    <w:rsid w:val="003E392C"/>
    <w:rsid w:val="003E3B33"/>
    <w:rsid w:val="003E3EEF"/>
    <w:rsid w:val="003E46D0"/>
    <w:rsid w:val="003E4A93"/>
    <w:rsid w:val="003E550B"/>
    <w:rsid w:val="003E608B"/>
    <w:rsid w:val="003E6A28"/>
    <w:rsid w:val="003E7232"/>
    <w:rsid w:val="003E7370"/>
    <w:rsid w:val="003E7496"/>
    <w:rsid w:val="003E7E58"/>
    <w:rsid w:val="003E7F25"/>
    <w:rsid w:val="003F07DB"/>
    <w:rsid w:val="003F17EB"/>
    <w:rsid w:val="003F1898"/>
    <w:rsid w:val="003F1D0A"/>
    <w:rsid w:val="003F2782"/>
    <w:rsid w:val="003F2F26"/>
    <w:rsid w:val="003F40B9"/>
    <w:rsid w:val="003F466F"/>
    <w:rsid w:val="003F48AE"/>
    <w:rsid w:val="003F4A12"/>
    <w:rsid w:val="003F4DA7"/>
    <w:rsid w:val="003F58D0"/>
    <w:rsid w:val="003F7793"/>
    <w:rsid w:val="003F7C72"/>
    <w:rsid w:val="003F7CBD"/>
    <w:rsid w:val="003F7D6F"/>
    <w:rsid w:val="003F7F3E"/>
    <w:rsid w:val="00401D26"/>
    <w:rsid w:val="00401E44"/>
    <w:rsid w:val="00401E56"/>
    <w:rsid w:val="004026B9"/>
    <w:rsid w:val="00402F85"/>
    <w:rsid w:val="004057DB"/>
    <w:rsid w:val="00405BF7"/>
    <w:rsid w:val="00405F13"/>
    <w:rsid w:val="00406A8E"/>
    <w:rsid w:val="00407C66"/>
    <w:rsid w:val="00407E79"/>
    <w:rsid w:val="00407F21"/>
    <w:rsid w:val="0041002B"/>
    <w:rsid w:val="00411BAA"/>
    <w:rsid w:val="00412DB0"/>
    <w:rsid w:val="00412DEC"/>
    <w:rsid w:val="0041319A"/>
    <w:rsid w:val="00413AE3"/>
    <w:rsid w:val="00413B0F"/>
    <w:rsid w:val="004149F0"/>
    <w:rsid w:val="004151D4"/>
    <w:rsid w:val="0041615C"/>
    <w:rsid w:val="00416253"/>
    <w:rsid w:val="004162F6"/>
    <w:rsid w:val="00416325"/>
    <w:rsid w:val="00416CAC"/>
    <w:rsid w:val="00417AEA"/>
    <w:rsid w:val="00421F04"/>
    <w:rsid w:val="00422E84"/>
    <w:rsid w:val="00423261"/>
    <w:rsid w:val="0042392E"/>
    <w:rsid w:val="00423E71"/>
    <w:rsid w:val="00424006"/>
    <w:rsid w:val="00424DA7"/>
    <w:rsid w:val="0042507E"/>
    <w:rsid w:val="004255EC"/>
    <w:rsid w:val="00425B13"/>
    <w:rsid w:val="00426045"/>
    <w:rsid w:val="0042617C"/>
    <w:rsid w:val="00426977"/>
    <w:rsid w:val="00426E57"/>
    <w:rsid w:val="00426F2E"/>
    <w:rsid w:val="0042723E"/>
    <w:rsid w:val="004301CA"/>
    <w:rsid w:val="004303B4"/>
    <w:rsid w:val="0043062A"/>
    <w:rsid w:val="00431020"/>
    <w:rsid w:val="00431C21"/>
    <w:rsid w:val="00431D8B"/>
    <w:rsid w:val="004323E3"/>
    <w:rsid w:val="004329CB"/>
    <w:rsid w:val="0043345D"/>
    <w:rsid w:val="0043432D"/>
    <w:rsid w:val="004344E4"/>
    <w:rsid w:val="00434B19"/>
    <w:rsid w:val="00434BF3"/>
    <w:rsid w:val="00434E7F"/>
    <w:rsid w:val="0043509E"/>
    <w:rsid w:val="00435276"/>
    <w:rsid w:val="00436062"/>
    <w:rsid w:val="00437215"/>
    <w:rsid w:val="00437374"/>
    <w:rsid w:val="0043792C"/>
    <w:rsid w:val="00437A4F"/>
    <w:rsid w:val="00440502"/>
    <w:rsid w:val="00440DCE"/>
    <w:rsid w:val="004418FC"/>
    <w:rsid w:val="00442EEB"/>
    <w:rsid w:val="0044359D"/>
    <w:rsid w:val="004441A7"/>
    <w:rsid w:val="004444EE"/>
    <w:rsid w:val="00444D19"/>
    <w:rsid w:val="00444EDD"/>
    <w:rsid w:val="00445CD9"/>
    <w:rsid w:val="00445EEF"/>
    <w:rsid w:val="004468BF"/>
    <w:rsid w:val="00446907"/>
    <w:rsid w:val="00447CF4"/>
    <w:rsid w:val="00450252"/>
    <w:rsid w:val="0045046E"/>
    <w:rsid w:val="00451210"/>
    <w:rsid w:val="00451277"/>
    <w:rsid w:val="00451F4B"/>
    <w:rsid w:val="00452110"/>
    <w:rsid w:val="00452211"/>
    <w:rsid w:val="004528AB"/>
    <w:rsid w:val="00453071"/>
    <w:rsid w:val="00455098"/>
    <w:rsid w:val="00455F26"/>
    <w:rsid w:val="004565B8"/>
    <w:rsid w:val="00456906"/>
    <w:rsid w:val="004573E0"/>
    <w:rsid w:val="004575B5"/>
    <w:rsid w:val="00457DC0"/>
    <w:rsid w:val="0046085E"/>
    <w:rsid w:val="00461C7D"/>
    <w:rsid w:val="004626F1"/>
    <w:rsid w:val="00462840"/>
    <w:rsid w:val="00462ECE"/>
    <w:rsid w:val="00463916"/>
    <w:rsid w:val="00463963"/>
    <w:rsid w:val="00464753"/>
    <w:rsid w:val="004648EE"/>
    <w:rsid w:val="00465DC3"/>
    <w:rsid w:val="00466421"/>
    <w:rsid w:val="0046764B"/>
    <w:rsid w:val="00467A84"/>
    <w:rsid w:val="004702EB"/>
    <w:rsid w:val="00470A07"/>
    <w:rsid w:val="00470A0A"/>
    <w:rsid w:val="00470E65"/>
    <w:rsid w:val="00471005"/>
    <w:rsid w:val="004717E8"/>
    <w:rsid w:val="00471955"/>
    <w:rsid w:val="00471B78"/>
    <w:rsid w:val="00471C60"/>
    <w:rsid w:val="004722A7"/>
    <w:rsid w:val="004723DC"/>
    <w:rsid w:val="004724B4"/>
    <w:rsid w:val="00472584"/>
    <w:rsid w:val="004725A2"/>
    <w:rsid w:val="00472807"/>
    <w:rsid w:val="00473818"/>
    <w:rsid w:val="0047408A"/>
    <w:rsid w:val="00474894"/>
    <w:rsid w:val="00474D6B"/>
    <w:rsid w:val="00475D12"/>
    <w:rsid w:val="00476129"/>
    <w:rsid w:val="00476FDC"/>
    <w:rsid w:val="00477243"/>
    <w:rsid w:val="004775B9"/>
    <w:rsid w:val="004776AB"/>
    <w:rsid w:val="004779F1"/>
    <w:rsid w:val="0048071C"/>
    <w:rsid w:val="00480D07"/>
    <w:rsid w:val="004813B0"/>
    <w:rsid w:val="00481C9A"/>
    <w:rsid w:val="0048265E"/>
    <w:rsid w:val="00482E68"/>
    <w:rsid w:val="004835B8"/>
    <w:rsid w:val="00483602"/>
    <w:rsid w:val="0048398D"/>
    <w:rsid w:val="00483C90"/>
    <w:rsid w:val="00483D35"/>
    <w:rsid w:val="004849D6"/>
    <w:rsid w:val="00484D7F"/>
    <w:rsid w:val="00485213"/>
    <w:rsid w:val="00485533"/>
    <w:rsid w:val="0048618A"/>
    <w:rsid w:val="004865CB"/>
    <w:rsid w:val="00486E50"/>
    <w:rsid w:val="0049140B"/>
    <w:rsid w:val="00491B5D"/>
    <w:rsid w:val="004923F5"/>
    <w:rsid w:val="0049259C"/>
    <w:rsid w:val="00492939"/>
    <w:rsid w:val="00493DB6"/>
    <w:rsid w:val="00493EE4"/>
    <w:rsid w:val="0049492D"/>
    <w:rsid w:val="004952B3"/>
    <w:rsid w:val="004957AE"/>
    <w:rsid w:val="00495867"/>
    <w:rsid w:val="004964A8"/>
    <w:rsid w:val="00496A2F"/>
    <w:rsid w:val="00496C97"/>
    <w:rsid w:val="00496CE6"/>
    <w:rsid w:val="00496CF2"/>
    <w:rsid w:val="004974AA"/>
    <w:rsid w:val="00497A2B"/>
    <w:rsid w:val="004A17A0"/>
    <w:rsid w:val="004A1C10"/>
    <w:rsid w:val="004A208C"/>
    <w:rsid w:val="004A20C4"/>
    <w:rsid w:val="004A230C"/>
    <w:rsid w:val="004A24C8"/>
    <w:rsid w:val="004A29CF"/>
    <w:rsid w:val="004A2A00"/>
    <w:rsid w:val="004A2ED1"/>
    <w:rsid w:val="004A33A0"/>
    <w:rsid w:val="004A515C"/>
    <w:rsid w:val="004A607F"/>
    <w:rsid w:val="004A70B6"/>
    <w:rsid w:val="004A7266"/>
    <w:rsid w:val="004A7D62"/>
    <w:rsid w:val="004B0067"/>
    <w:rsid w:val="004B18D1"/>
    <w:rsid w:val="004B1BB1"/>
    <w:rsid w:val="004B2342"/>
    <w:rsid w:val="004B257F"/>
    <w:rsid w:val="004B30AB"/>
    <w:rsid w:val="004B348D"/>
    <w:rsid w:val="004B4430"/>
    <w:rsid w:val="004B4788"/>
    <w:rsid w:val="004B5886"/>
    <w:rsid w:val="004B6F0F"/>
    <w:rsid w:val="004B7386"/>
    <w:rsid w:val="004C0893"/>
    <w:rsid w:val="004C0B76"/>
    <w:rsid w:val="004C0BCE"/>
    <w:rsid w:val="004C252E"/>
    <w:rsid w:val="004C2597"/>
    <w:rsid w:val="004C2E53"/>
    <w:rsid w:val="004C4874"/>
    <w:rsid w:val="004C5298"/>
    <w:rsid w:val="004C5C0C"/>
    <w:rsid w:val="004C5D0E"/>
    <w:rsid w:val="004C64C4"/>
    <w:rsid w:val="004C66F5"/>
    <w:rsid w:val="004C7B8C"/>
    <w:rsid w:val="004D0CBF"/>
    <w:rsid w:val="004D109B"/>
    <w:rsid w:val="004D125F"/>
    <w:rsid w:val="004D1D28"/>
    <w:rsid w:val="004D1FC1"/>
    <w:rsid w:val="004D20B2"/>
    <w:rsid w:val="004D21BB"/>
    <w:rsid w:val="004D26DD"/>
    <w:rsid w:val="004D2F92"/>
    <w:rsid w:val="004D4018"/>
    <w:rsid w:val="004D4390"/>
    <w:rsid w:val="004D47AF"/>
    <w:rsid w:val="004D4BB1"/>
    <w:rsid w:val="004D6139"/>
    <w:rsid w:val="004D64E1"/>
    <w:rsid w:val="004D6F6A"/>
    <w:rsid w:val="004D73E5"/>
    <w:rsid w:val="004D7AF5"/>
    <w:rsid w:val="004E0E67"/>
    <w:rsid w:val="004E1387"/>
    <w:rsid w:val="004E13CE"/>
    <w:rsid w:val="004E2117"/>
    <w:rsid w:val="004E2F95"/>
    <w:rsid w:val="004E3724"/>
    <w:rsid w:val="004E3855"/>
    <w:rsid w:val="004E40D1"/>
    <w:rsid w:val="004E462E"/>
    <w:rsid w:val="004E470B"/>
    <w:rsid w:val="004E4E38"/>
    <w:rsid w:val="004E5844"/>
    <w:rsid w:val="004E5C82"/>
    <w:rsid w:val="004E61E2"/>
    <w:rsid w:val="004E697F"/>
    <w:rsid w:val="004E7A4D"/>
    <w:rsid w:val="004E7F55"/>
    <w:rsid w:val="004F0933"/>
    <w:rsid w:val="004F0CF2"/>
    <w:rsid w:val="004F1C9E"/>
    <w:rsid w:val="004F294F"/>
    <w:rsid w:val="004F2BB1"/>
    <w:rsid w:val="004F2E84"/>
    <w:rsid w:val="004F4697"/>
    <w:rsid w:val="004F542C"/>
    <w:rsid w:val="004F58B7"/>
    <w:rsid w:val="004F5E3B"/>
    <w:rsid w:val="004F748A"/>
    <w:rsid w:val="005001AF"/>
    <w:rsid w:val="00500372"/>
    <w:rsid w:val="00500A05"/>
    <w:rsid w:val="00501A2F"/>
    <w:rsid w:val="00502793"/>
    <w:rsid w:val="00502A46"/>
    <w:rsid w:val="00502AD4"/>
    <w:rsid w:val="0050328A"/>
    <w:rsid w:val="00503393"/>
    <w:rsid w:val="005041EF"/>
    <w:rsid w:val="0050473B"/>
    <w:rsid w:val="00504AD0"/>
    <w:rsid w:val="00505565"/>
    <w:rsid w:val="005059F4"/>
    <w:rsid w:val="00505E4F"/>
    <w:rsid w:val="00506252"/>
    <w:rsid w:val="00506D3B"/>
    <w:rsid w:val="00510C85"/>
    <w:rsid w:val="00511209"/>
    <w:rsid w:val="00511232"/>
    <w:rsid w:val="005118E7"/>
    <w:rsid w:val="00511C39"/>
    <w:rsid w:val="005120A2"/>
    <w:rsid w:val="0051225C"/>
    <w:rsid w:val="0051288F"/>
    <w:rsid w:val="005130C2"/>
    <w:rsid w:val="00513213"/>
    <w:rsid w:val="00513312"/>
    <w:rsid w:val="005133FC"/>
    <w:rsid w:val="005137A0"/>
    <w:rsid w:val="00513E53"/>
    <w:rsid w:val="005146FD"/>
    <w:rsid w:val="00515075"/>
    <w:rsid w:val="005153B0"/>
    <w:rsid w:val="00515DC9"/>
    <w:rsid w:val="00516577"/>
    <w:rsid w:val="00517D9D"/>
    <w:rsid w:val="00520ABE"/>
    <w:rsid w:val="00521B4C"/>
    <w:rsid w:val="00521C46"/>
    <w:rsid w:val="0052264F"/>
    <w:rsid w:val="00522798"/>
    <w:rsid w:val="0052373D"/>
    <w:rsid w:val="00523F51"/>
    <w:rsid w:val="0052422E"/>
    <w:rsid w:val="0052538D"/>
    <w:rsid w:val="00525705"/>
    <w:rsid w:val="00525819"/>
    <w:rsid w:val="00525C93"/>
    <w:rsid w:val="00525E4E"/>
    <w:rsid w:val="00525F5B"/>
    <w:rsid w:val="005264C7"/>
    <w:rsid w:val="00526621"/>
    <w:rsid w:val="005266BD"/>
    <w:rsid w:val="005267D2"/>
    <w:rsid w:val="005271D3"/>
    <w:rsid w:val="00527D78"/>
    <w:rsid w:val="005304AA"/>
    <w:rsid w:val="00530631"/>
    <w:rsid w:val="0053064E"/>
    <w:rsid w:val="0053094E"/>
    <w:rsid w:val="00532EAA"/>
    <w:rsid w:val="00532F1F"/>
    <w:rsid w:val="00532FD0"/>
    <w:rsid w:val="00533609"/>
    <w:rsid w:val="00533666"/>
    <w:rsid w:val="0053386B"/>
    <w:rsid w:val="0053473B"/>
    <w:rsid w:val="00535783"/>
    <w:rsid w:val="005357A9"/>
    <w:rsid w:val="0053584C"/>
    <w:rsid w:val="005363BB"/>
    <w:rsid w:val="00537F29"/>
    <w:rsid w:val="00540513"/>
    <w:rsid w:val="0054071F"/>
    <w:rsid w:val="00540AC8"/>
    <w:rsid w:val="00540C01"/>
    <w:rsid w:val="00540D65"/>
    <w:rsid w:val="005415A2"/>
    <w:rsid w:val="0054169B"/>
    <w:rsid w:val="005423F9"/>
    <w:rsid w:val="00543DD6"/>
    <w:rsid w:val="005443B8"/>
    <w:rsid w:val="00544875"/>
    <w:rsid w:val="00544F54"/>
    <w:rsid w:val="00545085"/>
    <w:rsid w:val="0054530D"/>
    <w:rsid w:val="00545497"/>
    <w:rsid w:val="00545998"/>
    <w:rsid w:val="00546A21"/>
    <w:rsid w:val="00546D64"/>
    <w:rsid w:val="005471B0"/>
    <w:rsid w:val="005474A2"/>
    <w:rsid w:val="00550142"/>
    <w:rsid w:val="00550C88"/>
    <w:rsid w:val="005515E5"/>
    <w:rsid w:val="005518B2"/>
    <w:rsid w:val="00551FAD"/>
    <w:rsid w:val="00553242"/>
    <w:rsid w:val="00553C57"/>
    <w:rsid w:val="005540D0"/>
    <w:rsid w:val="00554D83"/>
    <w:rsid w:val="00556223"/>
    <w:rsid w:val="005564EB"/>
    <w:rsid w:val="00556870"/>
    <w:rsid w:val="00556EEF"/>
    <w:rsid w:val="00557221"/>
    <w:rsid w:val="00557686"/>
    <w:rsid w:val="00557A37"/>
    <w:rsid w:val="00557C06"/>
    <w:rsid w:val="00557ED9"/>
    <w:rsid w:val="005602C3"/>
    <w:rsid w:val="005606FE"/>
    <w:rsid w:val="00560F53"/>
    <w:rsid w:val="0056162A"/>
    <w:rsid w:val="0056211D"/>
    <w:rsid w:val="005621C4"/>
    <w:rsid w:val="005634D9"/>
    <w:rsid w:val="00563B0B"/>
    <w:rsid w:val="005641B8"/>
    <w:rsid w:val="00564D2D"/>
    <w:rsid w:val="00565091"/>
    <w:rsid w:val="005655DA"/>
    <w:rsid w:val="00566F40"/>
    <w:rsid w:val="00566F85"/>
    <w:rsid w:val="00567158"/>
    <w:rsid w:val="0056749F"/>
    <w:rsid w:val="00567ABF"/>
    <w:rsid w:val="00567E6F"/>
    <w:rsid w:val="00570E0C"/>
    <w:rsid w:val="00571237"/>
    <w:rsid w:val="0057164B"/>
    <w:rsid w:val="00571914"/>
    <w:rsid w:val="00572501"/>
    <w:rsid w:val="005731C7"/>
    <w:rsid w:val="0057327F"/>
    <w:rsid w:val="00573318"/>
    <w:rsid w:val="00573B5B"/>
    <w:rsid w:val="005748B7"/>
    <w:rsid w:val="005750CE"/>
    <w:rsid w:val="0057551B"/>
    <w:rsid w:val="00577DF9"/>
    <w:rsid w:val="00580010"/>
    <w:rsid w:val="005809BD"/>
    <w:rsid w:val="00581532"/>
    <w:rsid w:val="00581ED0"/>
    <w:rsid w:val="00582447"/>
    <w:rsid w:val="00582C90"/>
    <w:rsid w:val="005830E4"/>
    <w:rsid w:val="005842F5"/>
    <w:rsid w:val="0058471F"/>
    <w:rsid w:val="00585154"/>
    <w:rsid w:val="0058541E"/>
    <w:rsid w:val="0058546E"/>
    <w:rsid w:val="00587142"/>
    <w:rsid w:val="00587644"/>
    <w:rsid w:val="00587DC9"/>
    <w:rsid w:val="00587F36"/>
    <w:rsid w:val="0059007D"/>
    <w:rsid w:val="0059052E"/>
    <w:rsid w:val="00590C29"/>
    <w:rsid w:val="00590DFC"/>
    <w:rsid w:val="00590FF8"/>
    <w:rsid w:val="005917BD"/>
    <w:rsid w:val="005917CB"/>
    <w:rsid w:val="00591834"/>
    <w:rsid w:val="00591942"/>
    <w:rsid w:val="00591AF9"/>
    <w:rsid w:val="00591C47"/>
    <w:rsid w:val="005927E4"/>
    <w:rsid w:val="0059299F"/>
    <w:rsid w:val="00592B91"/>
    <w:rsid w:val="0059311F"/>
    <w:rsid w:val="005933F2"/>
    <w:rsid w:val="00593466"/>
    <w:rsid w:val="005937FF"/>
    <w:rsid w:val="00593CCE"/>
    <w:rsid w:val="00594869"/>
    <w:rsid w:val="005948B3"/>
    <w:rsid w:val="005948DC"/>
    <w:rsid w:val="00594D02"/>
    <w:rsid w:val="00595148"/>
    <w:rsid w:val="00595AB0"/>
    <w:rsid w:val="00596569"/>
    <w:rsid w:val="005968A7"/>
    <w:rsid w:val="0059698A"/>
    <w:rsid w:val="00596F59"/>
    <w:rsid w:val="005979CB"/>
    <w:rsid w:val="00597B9A"/>
    <w:rsid w:val="00597D67"/>
    <w:rsid w:val="005A0AB8"/>
    <w:rsid w:val="005A2477"/>
    <w:rsid w:val="005A3249"/>
    <w:rsid w:val="005A47D3"/>
    <w:rsid w:val="005A5C66"/>
    <w:rsid w:val="005A6E82"/>
    <w:rsid w:val="005B0D63"/>
    <w:rsid w:val="005B10AD"/>
    <w:rsid w:val="005B11C8"/>
    <w:rsid w:val="005B11CA"/>
    <w:rsid w:val="005B126E"/>
    <w:rsid w:val="005B16F3"/>
    <w:rsid w:val="005B1C71"/>
    <w:rsid w:val="005B3D4E"/>
    <w:rsid w:val="005B46D4"/>
    <w:rsid w:val="005B48F9"/>
    <w:rsid w:val="005B4972"/>
    <w:rsid w:val="005B5753"/>
    <w:rsid w:val="005B6BCC"/>
    <w:rsid w:val="005B6BF9"/>
    <w:rsid w:val="005B6EB5"/>
    <w:rsid w:val="005B6F06"/>
    <w:rsid w:val="005B721A"/>
    <w:rsid w:val="005B72DA"/>
    <w:rsid w:val="005B7489"/>
    <w:rsid w:val="005B7643"/>
    <w:rsid w:val="005C0B25"/>
    <w:rsid w:val="005C0BD0"/>
    <w:rsid w:val="005C0D80"/>
    <w:rsid w:val="005C1774"/>
    <w:rsid w:val="005C198A"/>
    <w:rsid w:val="005C1BB1"/>
    <w:rsid w:val="005C38E4"/>
    <w:rsid w:val="005C4F61"/>
    <w:rsid w:val="005C4F81"/>
    <w:rsid w:val="005C55E3"/>
    <w:rsid w:val="005C59A5"/>
    <w:rsid w:val="005C5B5A"/>
    <w:rsid w:val="005C61D5"/>
    <w:rsid w:val="005C6590"/>
    <w:rsid w:val="005C74D6"/>
    <w:rsid w:val="005C799C"/>
    <w:rsid w:val="005C7A88"/>
    <w:rsid w:val="005D033B"/>
    <w:rsid w:val="005D0915"/>
    <w:rsid w:val="005D118C"/>
    <w:rsid w:val="005D11E6"/>
    <w:rsid w:val="005D23A9"/>
    <w:rsid w:val="005D35FF"/>
    <w:rsid w:val="005D3B0D"/>
    <w:rsid w:val="005D3B2A"/>
    <w:rsid w:val="005D3C6B"/>
    <w:rsid w:val="005D48E0"/>
    <w:rsid w:val="005D507C"/>
    <w:rsid w:val="005D5B55"/>
    <w:rsid w:val="005D60B9"/>
    <w:rsid w:val="005D6B24"/>
    <w:rsid w:val="005D6C0B"/>
    <w:rsid w:val="005D6E27"/>
    <w:rsid w:val="005D6FAA"/>
    <w:rsid w:val="005D7D2F"/>
    <w:rsid w:val="005D7EB4"/>
    <w:rsid w:val="005E0A34"/>
    <w:rsid w:val="005E1BC8"/>
    <w:rsid w:val="005E1D4D"/>
    <w:rsid w:val="005E214F"/>
    <w:rsid w:val="005E47CD"/>
    <w:rsid w:val="005E48BF"/>
    <w:rsid w:val="005E5232"/>
    <w:rsid w:val="005E5BA3"/>
    <w:rsid w:val="005E5CAB"/>
    <w:rsid w:val="005E5D38"/>
    <w:rsid w:val="005E69FA"/>
    <w:rsid w:val="005E6BF9"/>
    <w:rsid w:val="005E6C07"/>
    <w:rsid w:val="005E6CE7"/>
    <w:rsid w:val="005E6E44"/>
    <w:rsid w:val="005E6F99"/>
    <w:rsid w:val="005E7276"/>
    <w:rsid w:val="005E7503"/>
    <w:rsid w:val="005F11E1"/>
    <w:rsid w:val="005F23CB"/>
    <w:rsid w:val="005F2A55"/>
    <w:rsid w:val="005F3862"/>
    <w:rsid w:val="005F3EF7"/>
    <w:rsid w:val="005F435D"/>
    <w:rsid w:val="005F4ED4"/>
    <w:rsid w:val="005F516A"/>
    <w:rsid w:val="005F58D8"/>
    <w:rsid w:val="005F5E46"/>
    <w:rsid w:val="005F70E6"/>
    <w:rsid w:val="005F7103"/>
    <w:rsid w:val="005F74A5"/>
    <w:rsid w:val="005F7CBD"/>
    <w:rsid w:val="005F7CCD"/>
    <w:rsid w:val="00600924"/>
    <w:rsid w:val="00601366"/>
    <w:rsid w:val="00602BE7"/>
    <w:rsid w:val="006031DB"/>
    <w:rsid w:val="00603BD4"/>
    <w:rsid w:val="00603E80"/>
    <w:rsid w:val="00604B76"/>
    <w:rsid w:val="0060598C"/>
    <w:rsid w:val="00605E56"/>
    <w:rsid w:val="006069D4"/>
    <w:rsid w:val="0060721B"/>
    <w:rsid w:val="00607310"/>
    <w:rsid w:val="0060744F"/>
    <w:rsid w:val="006074FF"/>
    <w:rsid w:val="006076CD"/>
    <w:rsid w:val="00610841"/>
    <w:rsid w:val="0061185A"/>
    <w:rsid w:val="006118A1"/>
    <w:rsid w:val="006119A0"/>
    <w:rsid w:val="006121F3"/>
    <w:rsid w:val="00612A0A"/>
    <w:rsid w:val="0061308E"/>
    <w:rsid w:val="00613C69"/>
    <w:rsid w:val="0061495B"/>
    <w:rsid w:val="006149D2"/>
    <w:rsid w:val="006149D7"/>
    <w:rsid w:val="0061500A"/>
    <w:rsid w:val="00615B1D"/>
    <w:rsid w:val="00615C18"/>
    <w:rsid w:val="0061639C"/>
    <w:rsid w:val="00616C9B"/>
    <w:rsid w:val="0061799B"/>
    <w:rsid w:val="00620868"/>
    <w:rsid w:val="00620F14"/>
    <w:rsid w:val="006223A2"/>
    <w:rsid w:val="006223A4"/>
    <w:rsid w:val="00623019"/>
    <w:rsid w:val="00623CB1"/>
    <w:rsid w:val="00623CED"/>
    <w:rsid w:val="006242DF"/>
    <w:rsid w:val="00624CC3"/>
    <w:rsid w:val="00625A9F"/>
    <w:rsid w:val="00625B5B"/>
    <w:rsid w:val="00625B8C"/>
    <w:rsid w:val="00625C7E"/>
    <w:rsid w:val="006265CC"/>
    <w:rsid w:val="006268CD"/>
    <w:rsid w:val="00627B3F"/>
    <w:rsid w:val="0063011B"/>
    <w:rsid w:val="00630B83"/>
    <w:rsid w:val="00630F17"/>
    <w:rsid w:val="00631348"/>
    <w:rsid w:val="0063168A"/>
    <w:rsid w:val="00631A18"/>
    <w:rsid w:val="0063226D"/>
    <w:rsid w:val="006329F5"/>
    <w:rsid w:val="006331CD"/>
    <w:rsid w:val="00633546"/>
    <w:rsid w:val="00633944"/>
    <w:rsid w:val="006345BA"/>
    <w:rsid w:val="0063472A"/>
    <w:rsid w:val="00634D57"/>
    <w:rsid w:val="00634FF2"/>
    <w:rsid w:val="0063538A"/>
    <w:rsid w:val="00635C8A"/>
    <w:rsid w:val="00635F77"/>
    <w:rsid w:val="00636768"/>
    <w:rsid w:val="006369D1"/>
    <w:rsid w:val="00636B09"/>
    <w:rsid w:val="00636C3F"/>
    <w:rsid w:val="00637A2D"/>
    <w:rsid w:val="00641B93"/>
    <w:rsid w:val="00641C5B"/>
    <w:rsid w:val="0064256E"/>
    <w:rsid w:val="00642C22"/>
    <w:rsid w:val="00644A08"/>
    <w:rsid w:val="00644FD4"/>
    <w:rsid w:val="006478E3"/>
    <w:rsid w:val="006508C7"/>
    <w:rsid w:val="00650C10"/>
    <w:rsid w:val="0065108F"/>
    <w:rsid w:val="0065138E"/>
    <w:rsid w:val="00651875"/>
    <w:rsid w:val="00651DAB"/>
    <w:rsid w:val="006521FB"/>
    <w:rsid w:val="00653123"/>
    <w:rsid w:val="00653CD0"/>
    <w:rsid w:val="0065402C"/>
    <w:rsid w:val="0065402D"/>
    <w:rsid w:val="00654288"/>
    <w:rsid w:val="00654299"/>
    <w:rsid w:val="00654963"/>
    <w:rsid w:val="0065514A"/>
    <w:rsid w:val="00655800"/>
    <w:rsid w:val="006569C6"/>
    <w:rsid w:val="00656C3F"/>
    <w:rsid w:val="00656D59"/>
    <w:rsid w:val="006577DE"/>
    <w:rsid w:val="00657877"/>
    <w:rsid w:val="0066032B"/>
    <w:rsid w:val="00660640"/>
    <w:rsid w:val="00660DC9"/>
    <w:rsid w:val="006610AA"/>
    <w:rsid w:val="006613B3"/>
    <w:rsid w:val="0066157B"/>
    <w:rsid w:val="00662565"/>
    <w:rsid w:val="0066273A"/>
    <w:rsid w:val="006639E6"/>
    <w:rsid w:val="00663DAE"/>
    <w:rsid w:val="006661AD"/>
    <w:rsid w:val="00666A37"/>
    <w:rsid w:val="00666B7B"/>
    <w:rsid w:val="00666BF5"/>
    <w:rsid w:val="0066706C"/>
    <w:rsid w:val="006671A2"/>
    <w:rsid w:val="0066797E"/>
    <w:rsid w:val="00667E25"/>
    <w:rsid w:val="00667F0E"/>
    <w:rsid w:val="00670A50"/>
    <w:rsid w:val="0067112C"/>
    <w:rsid w:val="0067125F"/>
    <w:rsid w:val="00672104"/>
    <w:rsid w:val="00673D59"/>
    <w:rsid w:val="00673DD1"/>
    <w:rsid w:val="00673ED2"/>
    <w:rsid w:val="00674419"/>
    <w:rsid w:val="00674740"/>
    <w:rsid w:val="0067567B"/>
    <w:rsid w:val="0067576A"/>
    <w:rsid w:val="006758C7"/>
    <w:rsid w:val="00676394"/>
    <w:rsid w:val="00676980"/>
    <w:rsid w:val="00676D01"/>
    <w:rsid w:val="0068033F"/>
    <w:rsid w:val="00680CB5"/>
    <w:rsid w:val="006819C0"/>
    <w:rsid w:val="00681E08"/>
    <w:rsid w:val="006825C9"/>
    <w:rsid w:val="006835F7"/>
    <w:rsid w:val="00684E10"/>
    <w:rsid w:val="00684E93"/>
    <w:rsid w:val="00684F38"/>
    <w:rsid w:val="006854A3"/>
    <w:rsid w:val="00685A30"/>
    <w:rsid w:val="00686372"/>
    <w:rsid w:val="00686F6C"/>
    <w:rsid w:val="00687233"/>
    <w:rsid w:val="00690083"/>
    <w:rsid w:val="0069024C"/>
    <w:rsid w:val="006903C5"/>
    <w:rsid w:val="00691885"/>
    <w:rsid w:val="00692435"/>
    <w:rsid w:val="0069253A"/>
    <w:rsid w:val="00692ACD"/>
    <w:rsid w:val="00692C8C"/>
    <w:rsid w:val="00692CA3"/>
    <w:rsid w:val="00693CB9"/>
    <w:rsid w:val="00693DB9"/>
    <w:rsid w:val="00693F07"/>
    <w:rsid w:val="006943B7"/>
    <w:rsid w:val="00694C9F"/>
    <w:rsid w:val="00694CDE"/>
    <w:rsid w:val="006951D3"/>
    <w:rsid w:val="0069536A"/>
    <w:rsid w:val="00695545"/>
    <w:rsid w:val="00695DF8"/>
    <w:rsid w:val="00695EBD"/>
    <w:rsid w:val="00696B7B"/>
    <w:rsid w:val="00697052"/>
    <w:rsid w:val="006974F9"/>
    <w:rsid w:val="006A0988"/>
    <w:rsid w:val="006A0A39"/>
    <w:rsid w:val="006A14D5"/>
    <w:rsid w:val="006A1535"/>
    <w:rsid w:val="006A1787"/>
    <w:rsid w:val="006A179B"/>
    <w:rsid w:val="006A203E"/>
    <w:rsid w:val="006A244D"/>
    <w:rsid w:val="006A2E30"/>
    <w:rsid w:val="006A3535"/>
    <w:rsid w:val="006A3B57"/>
    <w:rsid w:val="006A4742"/>
    <w:rsid w:val="006A4D8D"/>
    <w:rsid w:val="006A4F67"/>
    <w:rsid w:val="006A587A"/>
    <w:rsid w:val="006A62A2"/>
    <w:rsid w:val="006A630E"/>
    <w:rsid w:val="006A66F9"/>
    <w:rsid w:val="006A67EF"/>
    <w:rsid w:val="006A7599"/>
    <w:rsid w:val="006A7AE2"/>
    <w:rsid w:val="006B0498"/>
    <w:rsid w:val="006B192B"/>
    <w:rsid w:val="006B1D08"/>
    <w:rsid w:val="006B2798"/>
    <w:rsid w:val="006B29FF"/>
    <w:rsid w:val="006B3256"/>
    <w:rsid w:val="006B3BF8"/>
    <w:rsid w:val="006B3E41"/>
    <w:rsid w:val="006B4235"/>
    <w:rsid w:val="006B43EF"/>
    <w:rsid w:val="006B45D0"/>
    <w:rsid w:val="006B47C1"/>
    <w:rsid w:val="006B55D0"/>
    <w:rsid w:val="006B5F5B"/>
    <w:rsid w:val="006B608E"/>
    <w:rsid w:val="006B622E"/>
    <w:rsid w:val="006B645D"/>
    <w:rsid w:val="006B6872"/>
    <w:rsid w:val="006B7564"/>
    <w:rsid w:val="006B768B"/>
    <w:rsid w:val="006C11F9"/>
    <w:rsid w:val="006C1A1C"/>
    <w:rsid w:val="006C1D1D"/>
    <w:rsid w:val="006C1D9C"/>
    <w:rsid w:val="006C3807"/>
    <w:rsid w:val="006C48B7"/>
    <w:rsid w:val="006C4DD9"/>
    <w:rsid w:val="006C519E"/>
    <w:rsid w:val="006C532F"/>
    <w:rsid w:val="006C534E"/>
    <w:rsid w:val="006C57B1"/>
    <w:rsid w:val="006C5D48"/>
    <w:rsid w:val="006C68DD"/>
    <w:rsid w:val="006C706E"/>
    <w:rsid w:val="006C7245"/>
    <w:rsid w:val="006C75D2"/>
    <w:rsid w:val="006C78B1"/>
    <w:rsid w:val="006D03E1"/>
    <w:rsid w:val="006D0821"/>
    <w:rsid w:val="006D1B6A"/>
    <w:rsid w:val="006D1D13"/>
    <w:rsid w:val="006D2091"/>
    <w:rsid w:val="006D21AB"/>
    <w:rsid w:val="006D2654"/>
    <w:rsid w:val="006D28AA"/>
    <w:rsid w:val="006D2BA1"/>
    <w:rsid w:val="006D2F6B"/>
    <w:rsid w:val="006D35C2"/>
    <w:rsid w:val="006D457A"/>
    <w:rsid w:val="006D461D"/>
    <w:rsid w:val="006D4DC7"/>
    <w:rsid w:val="006D5073"/>
    <w:rsid w:val="006D50B6"/>
    <w:rsid w:val="006D5161"/>
    <w:rsid w:val="006D5990"/>
    <w:rsid w:val="006D5C23"/>
    <w:rsid w:val="006D5E93"/>
    <w:rsid w:val="006D66FA"/>
    <w:rsid w:val="006D6ADE"/>
    <w:rsid w:val="006D702F"/>
    <w:rsid w:val="006D7B0C"/>
    <w:rsid w:val="006E06B1"/>
    <w:rsid w:val="006E098D"/>
    <w:rsid w:val="006E0CC2"/>
    <w:rsid w:val="006E104E"/>
    <w:rsid w:val="006E1898"/>
    <w:rsid w:val="006E1F13"/>
    <w:rsid w:val="006E2849"/>
    <w:rsid w:val="006E337B"/>
    <w:rsid w:val="006E34CF"/>
    <w:rsid w:val="006E43AB"/>
    <w:rsid w:val="006E4565"/>
    <w:rsid w:val="006E495C"/>
    <w:rsid w:val="006E4CB8"/>
    <w:rsid w:val="006E5538"/>
    <w:rsid w:val="006E5AAB"/>
    <w:rsid w:val="006E6039"/>
    <w:rsid w:val="006E74DF"/>
    <w:rsid w:val="006E7632"/>
    <w:rsid w:val="006E7C67"/>
    <w:rsid w:val="006F0810"/>
    <w:rsid w:val="006F0DA9"/>
    <w:rsid w:val="006F1705"/>
    <w:rsid w:val="006F1F64"/>
    <w:rsid w:val="006F3B9E"/>
    <w:rsid w:val="006F3DAA"/>
    <w:rsid w:val="006F4786"/>
    <w:rsid w:val="006F4CAA"/>
    <w:rsid w:val="006F4E04"/>
    <w:rsid w:val="006F53E2"/>
    <w:rsid w:val="006F556E"/>
    <w:rsid w:val="006F5694"/>
    <w:rsid w:val="006F5C18"/>
    <w:rsid w:val="006F6872"/>
    <w:rsid w:val="006F7433"/>
    <w:rsid w:val="006F765B"/>
    <w:rsid w:val="00700200"/>
    <w:rsid w:val="0070112C"/>
    <w:rsid w:val="00702B01"/>
    <w:rsid w:val="0070324E"/>
    <w:rsid w:val="0070326E"/>
    <w:rsid w:val="007032F9"/>
    <w:rsid w:val="007033BA"/>
    <w:rsid w:val="007040EB"/>
    <w:rsid w:val="007042A9"/>
    <w:rsid w:val="0070550E"/>
    <w:rsid w:val="007056EA"/>
    <w:rsid w:val="00705707"/>
    <w:rsid w:val="00705ACF"/>
    <w:rsid w:val="00706678"/>
    <w:rsid w:val="0070669C"/>
    <w:rsid w:val="00707137"/>
    <w:rsid w:val="00707DD5"/>
    <w:rsid w:val="0071018C"/>
    <w:rsid w:val="00710223"/>
    <w:rsid w:val="0071070B"/>
    <w:rsid w:val="00711136"/>
    <w:rsid w:val="00711D75"/>
    <w:rsid w:val="0071227D"/>
    <w:rsid w:val="007122A2"/>
    <w:rsid w:val="007125B3"/>
    <w:rsid w:val="0071272D"/>
    <w:rsid w:val="007128F7"/>
    <w:rsid w:val="00712919"/>
    <w:rsid w:val="00712B14"/>
    <w:rsid w:val="00713942"/>
    <w:rsid w:val="00713D29"/>
    <w:rsid w:val="00713EEC"/>
    <w:rsid w:val="007142E6"/>
    <w:rsid w:val="007151D0"/>
    <w:rsid w:val="00715F0A"/>
    <w:rsid w:val="0071729F"/>
    <w:rsid w:val="0071739B"/>
    <w:rsid w:val="00717618"/>
    <w:rsid w:val="00717770"/>
    <w:rsid w:val="00717963"/>
    <w:rsid w:val="007179B2"/>
    <w:rsid w:val="00717C18"/>
    <w:rsid w:val="00720826"/>
    <w:rsid w:val="0072182A"/>
    <w:rsid w:val="0072188C"/>
    <w:rsid w:val="00721BC0"/>
    <w:rsid w:val="00721D1E"/>
    <w:rsid w:val="00721D5A"/>
    <w:rsid w:val="007222F1"/>
    <w:rsid w:val="00722BC4"/>
    <w:rsid w:val="0072409C"/>
    <w:rsid w:val="0072630B"/>
    <w:rsid w:val="00726D20"/>
    <w:rsid w:val="0072706B"/>
    <w:rsid w:val="00727316"/>
    <w:rsid w:val="007273A3"/>
    <w:rsid w:val="007273FE"/>
    <w:rsid w:val="00730AAB"/>
    <w:rsid w:val="00731DF6"/>
    <w:rsid w:val="00732EC0"/>
    <w:rsid w:val="00733B82"/>
    <w:rsid w:val="0073401D"/>
    <w:rsid w:val="00734E41"/>
    <w:rsid w:val="00734EC5"/>
    <w:rsid w:val="007350F7"/>
    <w:rsid w:val="00735796"/>
    <w:rsid w:val="00737A9C"/>
    <w:rsid w:val="00737B07"/>
    <w:rsid w:val="0074008C"/>
    <w:rsid w:val="00740E43"/>
    <w:rsid w:val="00741F51"/>
    <w:rsid w:val="0074254B"/>
    <w:rsid w:val="00743FDD"/>
    <w:rsid w:val="00744054"/>
    <w:rsid w:val="0074482A"/>
    <w:rsid w:val="0074482E"/>
    <w:rsid w:val="00744ABE"/>
    <w:rsid w:val="0074584B"/>
    <w:rsid w:val="00745AD2"/>
    <w:rsid w:val="007461CB"/>
    <w:rsid w:val="007471DD"/>
    <w:rsid w:val="00747CCB"/>
    <w:rsid w:val="00751598"/>
    <w:rsid w:val="0075254F"/>
    <w:rsid w:val="007529BB"/>
    <w:rsid w:val="00752CA6"/>
    <w:rsid w:val="00752D95"/>
    <w:rsid w:val="00753244"/>
    <w:rsid w:val="007539A6"/>
    <w:rsid w:val="00754982"/>
    <w:rsid w:val="007552C2"/>
    <w:rsid w:val="007561B4"/>
    <w:rsid w:val="00756877"/>
    <w:rsid w:val="007573A5"/>
    <w:rsid w:val="00757BA3"/>
    <w:rsid w:val="00757FE2"/>
    <w:rsid w:val="0076025C"/>
    <w:rsid w:val="00760F95"/>
    <w:rsid w:val="007615ED"/>
    <w:rsid w:val="007617FD"/>
    <w:rsid w:val="00761A46"/>
    <w:rsid w:val="0076232A"/>
    <w:rsid w:val="00763106"/>
    <w:rsid w:val="0076366D"/>
    <w:rsid w:val="007639D6"/>
    <w:rsid w:val="00763AC3"/>
    <w:rsid w:val="00763B93"/>
    <w:rsid w:val="0076414B"/>
    <w:rsid w:val="0076436F"/>
    <w:rsid w:val="00764593"/>
    <w:rsid w:val="00764B12"/>
    <w:rsid w:val="00764D7D"/>
    <w:rsid w:val="00765186"/>
    <w:rsid w:val="007666EF"/>
    <w:rsid w:val="00767188"/>
    <w:rsid w:val="0076749C"/>
    <w:rsid w:val="00770247"/>
    <w:rsid w:val="00770D8A"/>
    <w:rsid w:val="00770E5F"/>
    <w:rsid w:val="00771092"/>
    <w:rsid w:val="007715F6"/>
    <w:rsid w:val="00772EC9"/>
    <w:rsid w:val="00773196"/>
    <w:rsid w:val="007736E1"/>
    <w:rsid w:val="00773BFD"/>
    <w:rsid w:val="007744A1"/>
    <w:rsid w:val="0077477A"/>
    <w:rsid w:val="00774B7A"/>
    <w:rsid w:val="00774D98"/>
    <w:rsid w:val="00774F60"/>
    <w:rsid w:val="0077519A"/>
    <w:rsid w:val="007758EB"/>
    <w:rsid w:val="00775A64"/>
    <w:rsid w:val="00775F8D"/>
    <w:rsid w:val="0077671E"/>
    <w:rsid w:val="00780271"/>
    <w:rsid w:val="00780408"/>
    <w:rsid w:val="00780B8E"/>
    <w:rsid w:val="00781A04"/>
    <w:rsid w:val="00781A9C"/>
    <w:rsid w:val="00781B5F"/>
    <w:rsid w:val="00781B77"/>
    <w:rsid w:val="00782EA3"/>
    <w:rsid w:val="00783003"/>
    <w:rsid w:val="0078331B"/>
    <w:rsid w:val="0078348F"/>
    <w:rsid w:val="007836B9"/>
    <w:rsid w:val="00784263"/>
    <w:rsid w:val="00784EE5"/>
    <w:rsid w:val="00786DD9"/>
    <w:rsid w:val="007879D9"/>
    <w:rsid w:val="007902A4"/>
    <w:rsid w:val="0079058E"/>
    <w:rsid w:val="00790B95"/>
    <w:rsid w:val="00790C22"/>
    <w:rsid w:val="007910EA"/>
    <w:rsid w:val="007915D8"/>
    <w:rsid w:val="00791B42"/>
    <w:rsid w:val="00791DA4"/>
    <w:rsid w:val="007924C1"/>
    <w:rsid w:val="00793F65"/>
    <w:rsid w:val="00795806"/>
    <w:rsid w:val="00796208"/>
    <w:rsid w:val="00796DFB"/>
    <w:rsid w:val="00796FA4"/>
    <w:rsid w:val="007970B6"/>
    <w:rsid w:val="00797AC3"/>
    <w:rsid w:val="00797CE1"/>
    <w:rsid w:val="007A07C2"/>
    <w:rsid w:val="007A0A47"/>
    <w:rsid w:val="007A0E55"/>
    <w:rsid w:val="007A2481"/>
    <w:rsid w:val="007A2E26"/>
    <w:rsid w:val="007A3017"/>
    <w:rsid w:val="007A3059"/>
    <w:rsid w:val="007A353B"/>
    <w:rsid w:val="007A42C5"/>
    <w:rsid w:val="007A5208"/>
    <w:rsid w:val="007A5940"/>
    <w:rsid w:val="007A618F"/>
    <w:rsid w:val="007A61E4"/>
    <w:rsid w:val="007A6B1F"/>
    <w:rsid w:val="007A704E"/>
    <w:rsid w:val="007A759E"/>
    <w:rsid w:val="007A7656"/>
    <w:rsid w:val="007A7A53"/>
    <w:rsid w:val="007A7F32"/>
    <w:rsid w:val="007B170C"/>
    <w:rsid w:val="007B208A"/>
    <w:rsid w:val="007B2861"/>
    <w:rsid w:val="007B29DD"/>
    <w:rsid w:val="007B29E8"/>
    <w:rsid w:val="007B2A15"/>
    <w:rsid w:val="007B2F80"/>
    <w:rsid w:val="007B3898"/>
    <w:rsid w:val="007B3F9D"/>
    <w:rsid w:val="007B4D4C"/>
    <w:rsid w:val="007B5022"/>
    <w:rsid w:val="007B51E0"/>
    <w:rsid w:val="007B5D9F"/>
    <w:rsid w:val="007B62A7"/>
    <w:rsid w:val="007B6310"/>
    <w:rsid w:val="007B68FB"/>
    <w:rsid w:val="007B7CE5"/>
    <w:rsid w:val="007C08F7"/>
    <w:rsid w:val="007C181C"/>
    <w:rsid w:val="007C1B39"/>
    <w:rsid w:val="007C1F08"/>
    <w:rsid w:val="007C26C7"/>
    <w:rsid w:val="007C2B8E"/>
    <w:rsid w:val="007C349A"/>
    <w:rsid w:val="007C3B05"/>
    <w:rsid w:val="007C3CAA"/>
    <w:rsid w:val="007C4C21"/>
    <w:rsid w:val="007C60F7"/>
    <w:rsid w:val="007C61AC"/>
    <w:rsid w:val="007C698E"/>
    <w:rsid w:val="007C6F54"/>
    <w:rsid w:val="007C7B70"/>
    <w:rsid w:val="007D04F8"/>
    <w:rsid w:val="007D1A0D"/>
    <w:rsid w:val="007D2CB7"/>
    <w:rsid w:val="007D3027"/>
    <w:rsid w:val="007D3644"/>
    <w:rsid w:val="007D4F23"/>
    <w:rsid w:val="007D508F"/>
    <w:rsid w:val="007D5239"/>
    <w:rsid w:val="007D6172"/>
    <w:rsid w:val="007D6278"/>
    <w:rsid w:val="007D63AA"/>
    <w:rsid w:val="007D67A1"/>
    <w:rsid w:val="007D70BF"/>
    <w:rsid w:val="007E0096"/>
    <w:rsid w:val="007E01D0"/>
    <w:rsid w:val="007E078B"/>
    <w:rsid w:val="007E108A"/>
    <w:rsid w:val="007E1A12"/>
    <w:rsid w:val="007E1A94"/>
    <w:rsid w:val="007E2F25"/>
    <w:rsid w:val="007E3A71"/>
    <w:rsid w:val="007E3DBF"/>
    <w:rsid w:val="007E420F"/>
    <w:rsid w:val="007E42E7"/>
    <w:rsid w:val="007E43F3"/>
    <w:rsid w:val="007E45BF"/>
    <w:rsid w:val="007E5181"/>
    <w:rsid w:val="007E51A7"/>
    <w:rsid w:val="007E6014"/>
    <w:rsid w:val="007E664E"/>
    <w:rsid w:val="007E67A4"/>
    <w:rsid w:val="007E69F8"/>
    <w:rsid w:val="007E7AC8"/>
    <w:rsid w:val="007F0BF0"/>
    <w:rsid w:val="007F0DD3"/>
    <w:rsid w:val="007F0E00"/>
    <w:rsid w:val="007F14BA"/>
    <w:rsid w:val="007F18DF"/>
    <w:rsid w:val="007F1B5C"/>
    <w:rsid w:val="007F1D70"/>
    <w:rsid w:val="007F1F05"/>
    <w:rsid w:val="007F2020"/>
    <w:rsid w:val="007F28FB"/>
    <w:rsid w:val="007F2EFC"/>
    <w:rsid w:val="007F3427"/>
    <w:rsid w:val="007F3462"/>
    <w:rsid w:val="007F380F"/>
    <w:rsid w:val="007F4195"/>
    <w:rsid w:val="007F43FE"/>
    <w:rsid w:val="007F4853"/>
    <w:rsid w:val="007F491D"/>
    <w:rsid w:val="007F4B41"/>
    <w:rsid w:val="007F5B5E"/>
    <w:rsid w:val="007F64B9"/>
    <w:rsid w:val="007F6807"/>
    <w:rsid w:val="007F6869"/>
    <w:rsid w:val="007F6EDA"/>
    <w:rsid w:val="007F6FB7"/>
    <w:rsid w:val="007F7464"/>
    <w:rsid w:val="00800CE5"/>
    <w:rsid w:val="00801B16"/>
    <w:rsid w:val="0080397B"/>
    <w:rsid w:val="00803C19"/>
    <w:rsid w:val="00803E4C"/>
    <w:rsid w:val="00804006"/>
    <w:rsid w:val="00804191"/>
    <w:rsid w:val="0080521A"/>
    <w:rsid w:val="0080548A"/>
    <w:rsid w:val="00805773"/>
    <w:rsid w:val="0080645B"/>
    <w:rsid w:val="0080646B"/>
    <w:rsid w:val="00807A45"/>
    <w:rsid w:val="008106A7"/>
    <w:rsid w:val="008116BC"/>
    <w:rsid w:val="0081171E"/>
    <w:rsid w:val="00811943"/>
    <w:rsid w:val="008129E3"/>
    <w:rsid w:val="008135B2"/>
    <w:rsid w:val="008147EB"/>
    <w:rsid w:val="00814C12"/>
    <w:rsid w:val="0081507E"/>
    <w:rsid w:val="008151E6"/>
    <w:rsid w:val="008159CB"/>
    <w:rsid w:val="0081721F"/>
    <w:rsid w:val="00817320"/>
    <w:rsid w:val="00817362"/>
    <w:rsid w:val="0081748C"/>
    <w:rsid w:val="00817F5F"/>
    <w:rsid w:val="0082118E"/>
    <w:rsid w:val="008212A3"/>
    <w:rsid w:val="00821884"/>
    <w:rsid w:val="0082258E"/>
    <w:rsid w:val="00822741"/>
    <w:rsid w:val="00822A41"/>
    <w:rsid w:val="00822FE2"/>
    <w:rsid w:val="00823104"/>
    <w:rsid w:val="0082357E"/>
    <w:rsid w:val="008241E1"/>
    <w:rsid w:val="008244B5"/>
    <w:rsid w:val="008245A6"/>
    <w:rsid w:val="00824948"/>
    <w:rsid w:val="008253C1"/>
    <w:rsid w:val="008257E8"/>
    <w:rsid w:val="008259E7"/>
    <w:rsid w:val="008273CA"/>
    <w:rsid w:val="00830426"/>
    <w:rsid w:val="00830811"/>
    <w:rsid w:val="00830F7D"/>
    <w:rsid w:val="00831D5D"/>
    <w:rsid w:val="00831E06"/>
    <w:rsid w:val="0083210F"/>
    <w:rsid w:val="00833C41"/>
    <w:rsid w:val="00835DA8"/>
    <w:rsid w:val="00836480"/>
    <w:rsid w:val="008367F0"/>
    <w:rsid w:val="00836D6D"/>
    <w:rsid w:val="00836EDC"/>
    <w:rsid w:val="00837DB5"/>
    <w:rsid w:val="008401C2"/>
    <w:rsid w:val="00840ECE"/>
    <w:rsid w:val="0084130A"/>
    <w:rsid w:val="00841D44"/>
    <w:rsid w:val="008429D7"/>
    <w:rsid w:val="0084324D"/>
    <w:rsid w:val="008435F4"/>
    <w:rsid w:val="00843797"/>
    <w:rsid w:val="008444A4"/>
    <w:rsid w:val="00844A09"/>
    <w:rsid w:val="008454A7"/>
    <w:rsid w:val="00845572"/>
    <w:rsid w:val="00845AAE"/>
    <w:rsid w:val="00845EC3"/>
    <w:rsid w:val="00846B93"/>
    <w:rsid w:val="00846EF1"/>
    <w:rsid w:val="00847676"/>
    <w:rsid w:val="00847739"/>
    <w:rsid w:val="0084794F"/>
    <w:rsid w:val="00847A0A"/>
    <w:rsid w:val="0085009B"/>
    <w:rsid w:val="0085018D"/>
    <w:rsid w:val="00850C24"/>
    <w:rsid w:val="00850D60"/>
    <w:rsid w:val="00851C75"/>
    <w:rsid w:val="0085246E"/>
    <w:rsid w:val="00852B37"/>
    <w:rsid w:val="00853123"/>
    <w:rsid w:val="008533BC"/>
    <w:rsid w:val="0085367B"/>
    <w:rsid w:val="008536C4"/>
    <w:rsid w:val="00853F92"/>
    <w:rsid w:val="00854518"/>
    <w:rsid w:val="008551D6"/>
    <w:rsid w:val="00855868"/>
    <w:rsid w:val="008563FC"/>
    <w:rsid w:val="008564C2"/>
    <w:rsid w:val="00856B78"/>
    <w:rsid w:val="00857411"/>
    <w:rsid w:val="00857BE8"/>
    <w:rsid w:val="00857D32"/>
    <w:rsid w:val="008605D9"/>
    <w:rsid w:val="0086185F"/>
    <w:rsid w:val="00861AEB"/>
    <w:rsid w:val="00862233"/>
    <w:rsid w:val="0086246D"/>
    <w:rsid w:val="008629AD"/>
    <w:rsid w:val="00862CD1"/>
    <w:rsid w:val="00862FBE"/>
    <w:rsid w:val="0086316C"/>
    <w:rsid w:val="00863E0C"/>
    <w:rsid w:val="00863EAB"/>
    <w:rsid w:val="00864124"/>
    <w:rsid w:val="00864411"/>
    <w:rsid w:val="00865598"/>
    <w:rsid w:val="00865F53"/>
    <w:rsid w:val="00866428"/>
    <w:rsid w:val="008666EB"/>
    <w:rsid w:val="0086739C"/>
    <w:rsid w:val="00867A5A"/>
    <w:rsid w:val="00867D78"/>
    <w:rsid w:val="00870224"/>
    <w:rsid w:val="00870487"/>
    <w:rsid w:val="00871305"/>
    <w:rsid w:val="00871F87"/>
    <w:rsid w:val="00872089"/>
    <w:rsid w:val="0087208F"/>
    <w:rsid w:val="00872898"/>
    <w:rsid w:val="00873D69"/>
    <w:rsid w:val="0087447A"/>
    <w:rsid w:val="00875043"/>
    <w:rsid w:val="0087758B"/>
    <w:rsid w:val="00880B51"/>
    <w:rsid w:val="00881AF1"/>
    <w:rsid w:val="008827D0"/>
    <w:rsid w:val="00882E31"/>
    <w:rsid w:val="008832C7"/>
    <w:rsid w:val="00883FA5"/>
    <w:rsid w:val="00884344"/>
    <w:rsid w:val="00885368"/>
    <w:rsid w:val="00886ACE"/>
    <w:rsid w:val="00886B80"/>
    <w:rsid w:val="00886B88"/>
    <w:rsid w:val="008878C5"/>
    <w:rsid w:val="00887DC1"/>
    <w:rsid w:val="008908A6"/>
    <w:rsid w:val="00890C5F"/>
    <w:rsid w:val="00890DDD"/>
    <w:rsid w:val="00890E99"/>
    <w:rsid w:val="0089146A"/>
    <w:rsid w:val="008915AF"/>
    <w:rsid w:val="008919FC"/>
    <w:rsid w:val="008926C0"/>
    <w:rsid w:val="00892FBE"/>
    <w:rsid w:val="0089339B"/>
    <w:rsid w:val="008937D5"/>
    <w:rsid w:val="0089434D"/>
    <w:rsid w:val="00894612"/>
    <w:rsid w:val="00894712"/>
    <w:rsid w:val="00894F30"/>
    <w:rsid w:val="008959C8"/>
    <w:rsid w:val="00895E00"/>
    <w:rsid w:val="00896132"/>
    <w:rsid w:val="008962BF"/>
    <w:rsid w:val="008967A3"/>
    <w:rsid w:val="00896A60"/>
    <w:rsid w:val="00896F59"/>
    <w:rsid w:val="00897D99"/>
    <w:rsid w:val="008A048A"/>
    <w:rsid w:val="008A0812"/>
    <w:rsid w:val="008A1250"/>
    <w:rsid w:val="008A134D"/>
    <w:rsid w:val="008A136F"/>
    <w:rsid w:val="008A1596"/>
    <w:rsid w:val="008A3224"/>
    <w:rsid w:val="008A37B9"/>
    <w:rsid w:val="008A39AA"/>
    <w:rsid w:val="008A3BCE"/>
    <w:rsid w:val="008A433B"/>
    <w:rsid w:val="008A48D5"/>
    <w:rsid w:val="008A4F16"/>
    <w:rsid w:val="008A51EF"/>
    <w:rsid w:val="008A5376"/>
    <w:rsid w:val="008A5515"/>
    <w:rsid w:val="008A6B55"/>
    <w:rsid w:val="008A75AB"/>
    <w:rsid w:val="008A7642"/>
    <w:rsid w:val="008A7DE4"/>
    <w:rsid w:val="008A7E15"/>
    <w:rsid w:val="008B0961"/>
    <w:rsid w:val="008B0B21"/>
    <w:rsid w:val="008B1025"/>
    <w:rsid w:val="008B1845"/>
    <w:rsid w:val="008B1CDE"/>
    <w:rsid w:val="008B24DB"/>
    <w:rsid w:val="008B2D28"/>
    <w:rsid w:val="008B38DA"/>
    <w:rsid w:val="008B3D8F"/>
    <w:rsid w:val="008B4495"/>
    <w:rsid w:val="008B4967"/>
    <w:rsid w:val="008B49BB"/>
    <w:rsid w:val="008B5C78"/>
    <w:rsid w:val="008B5F93"/>
    <w:rsid w:val="008B6413"/>
    <w:rsid w:val="008B7200"/>
    <w:rsid w:val="008B7F0F"/>
    <w:rsid w:val="008B7F73"/>
    <w:rsid w:val="008C0115"/>
    <w:rsid w:val="008C0AF3"/>
    <w:rsid w:val="008C10F9"/>
    <w:rsid w:val="008C1584"/>
    <w:rsid w:val="008C4C21"/>
    <w:rsid w:val="008C59FF"/>
    <w:rsid w:val="008C5A82"/>
    <w:rsid w:val="008C60A6"/>
    <w:rsid w:val="008C60F0"/>
    <w:rsid w:val="008C6C34"/>
    <w:rsid w:val="008C75C5"/>
    <w:rsid w:val="008C7D66"/>
    <w:rsid w:val="008D1341"/>
    <w:rsid w:val="008D31AB"/>
    <w:rsid w:val="008D32DF"/>
    <w:rsid w:val="008D3429"/>
    <w:rsid w:val="008D38B7"/>
    <w:rsid w:val="008D3CAA"/>
    <w:rsid w:val="008D4B36"/>
    <w:rsid w:val="008D5BD1"/>
    <w:rsid w:val="008D6095"/>
    <w:rsid w:val="008D6613"/>
    <w:rsid w:val="008D7694"/>
    <w:rsid w:val="008E06E2"/>
    <w:rsid w:val="008E0AFE"/>
    <w:rsid w:val="008E0B91"/>
    <w:rsid w:val="008E12C7"/>
    <w:rsid w:val="008E1332"/>
    <w:rsid w:val="008E19EF"/>
    <w:rsid w:val="008E27B8"/>
    <w:rsid w:val="008E3152"/>
    <w:rsid w:val="008E32D4"/>
    <w:rsid w:val="008E4247"/>
    <w:rsid w:val="008E4496"/>
    <w:rsid w:val="008E4707"/>
    <w:rsid w:val="008E4D07"/>
    <w:rsid w:val="008E4EBD"/>
    <w:rsid w:val="008E50FC"/>
    <w:rsid w:val="008E522E"/>
    <w:rsid w:val="008E6EB9"/>
    <w:rsid w:val="008E7266"/>
    <w:rsid w:val="008E79C2"/>
    <w:rsid w:val="008F1C9E"/>
    <w:rsid w:val="008F33F8"/>
    <w:rsid w:val="008F36FC"/>
    <w:rsid w:val="008F3EAC"/>
    <w:rsid w:val="008F4AA4"/>
    <w:rsid w:val="008F4CE7"/>
    <w:rsid w:val="008F7AF2"/>
    <w:rsid w:val="008F7CFB"/>
    <w:rsid w:val="009004FA"/>
    <w:rsid w:val="009008B2"/>
    <w:rsid w:val="00900C21"/>
    <w:rsid w:val="00901318"/>
    <w:rsid w:val="00901393"/>
    <w:rsid w:val="009027D6"/>
    <w:rsid w:val="009028C8"/>
    <w:rsid w:val="009032A7"/>
    <w:rsid w:val="009033AB"/>
    <w:rsid w:val="00903B07"/>
    <w:rsid w:val="00903B5F"/>
    <w:rsid w:val="00905382"/>
    <w:rsid w:val="00905895"/>
    <w:rsid w:val="00905CE1"/>
    <w:rsid w:val="00906701"/>
    <w:rsid w:val="00906B05"/>
    <w:rsid w:val="00906D65"/>
    <w:rsid w:val="00906EC9"/>
    <w:rsid w:val="00907093"/>
    <w:rsid w:val="00910C27"/>
    <w:rsid w:val="009113A9"/>
    <w:rsid w:val="00911517"/>
    <w:rsid w:val="009120D3"/>
    <w:rsid w:val="009123CC"/>
    <w:rsid w:val="009128A7"/>
    <w:rsid w:val="009132A9"/>
    <w:rsid w:val="009133BF"/>
    <w:rsid w:val="009134D2"/>
    <w:rsid w:val="00914009"/>
    <w:rsid w:val="00914439"/>
    <w:rsid w:val="00914662"/>
    <w:rsid w:val="0091509F"/>
    <w:rsid w:val="009160B1"/>
    <w:rsid w:val="009161D1"/>
    <w:rsid w:val="00916BAB"/>
    <w:rsid w:val="009172C7"/>
    <w:rsid w:val="0092008E"/>
    <w:rsid w:val="00920B8D"/>
    <w:rsid w:val="00921984"/>
    <w:rsid w:val="00921E6D"/>
    <w:rsid w:val="00922164"/>
    <w:rsid w:val="00922830"/>
    <w:rsid w:val="00922965"/>
    <w:rsid w:val="00923155"/>
    <w:rsid w:val="009231AB"/>
    <w:rsid w:val="009235C9"/>
    <w:rsid w:val="00923AEA"/>
    <w:rsid w:val="009243D2"/>
    <w:rsid w:val="00924DFA"/>
    <w:rsid w:val="009250CB"/>
    <w:rsid w:val="0092529E"/>
    <w:rsid w:val="009252FF"/>
    <w:rsid w:val="0092582A"/>
    <w:rsid w:val="009259F6"/>
    <w:rsid w:val="00925B8E"/>
    <w:rsid w:val="00926B42"/>
    <w:rsid w:val="00927C61"/>
    <w:rsid w:val="0093034D"/>
    <w:rsid w:val="00930856"/>
    <w:rsid w:val="00930DCE"/>
    <w:rsid w:val="009311F9"/>
    <w:rsid w:val="00932C1A"/>
    <w:rsid w:val="00933D83"/>
    <w:rsid w:val="009362F9"/>
    <w:rsid w:val="00936445"/>
    <w:rsid w:val="00937455"/>
    <w:rsid w:val="00937872"/>
    <w:rsid w:val="009378C0"/>
    <w:rsid w:val="00937943"/>
    <w:rsid w:val="00937BA0"/>
    <w:rsid w:val="0094067D"/>
    <w:rsid w:val="00940BE5"/>
    <w:rsid w:val="00941217"/>
    <w:rsid w:val="0094316B"/>
    <w:rsid w:val="009434A3"/>
    <w:rsid w:val="00943DFE"/>
    <w:rsid w:val="00943E33"/>
    <w:rsid w:val="00944A13"/>
    <w:rsid w:val="00944D2C"/>
    <w:rsid w:val="00944EF3"/>
    <w:rsid w:val="00945039"/>
    <w:rsid w:val="00945D61"/>
    <w:rsid w:val="0094636F"/>
    <w:rsid w:val="00946EFB"/>
    <w:rsid w:val="009475D5"/>
    <w:rsid w:val="00947693"/>
    <w:rsid w:val="009477BE"/>
    <w:rsid w:val="009502C4"/>
    <w:rsid w:val="009503FE"/>
    <w:rsid w:val="009510C3"/>
    <w:rsid w:val="009519C6"/>
    <w:rsid w:val="0095299C"/>
    <w:rsid w:val="00952AF0"/>
    <w:rsid w:val="00952CF7"/>
    <w:rsid w:val="00953375"/>
    <w:rsid w:val="009536CB"/>
    <w:rsid w:val="00953BC7"/>
    <w:rsid w:val="009545D8"/>
    <w:rsid w:val="00954B4B"/>
    <w:rsid w:val="009551DE"/>
    <w:rsid w:val="00955ED9"/>
    <w:rsid w:val="00956182"/>
    <w:rsid w:val="00956534"/>
    <w:rsid w:val="009614F1"/>
    <w:rsid w:val="00962DBE"/>
    <w:rsid w:val="00963172"/>
    <w:rsid w:val="009635F7"/>
    <w:rsid w:val="00963DCD"/>
    <w:rsid w:val="0096483D"/>
    <w:rsid w:val="009655FB"/>
    <w:rsid w:val="00965BA7"/>
    <w:rsid w:val="00965D09"/>
    <w:rsid w:val="00966964"/>
    <w:rsid w:val="00966D1F"/>
    <w:rsid w:val="00966F2C"/>
    <w:rsid w:val="0096731C"/>
    <w:rsid w:val="00970226"/>
    <w:rsid w:val="0097047F"/>
    <w:rsid w:val="009706EE"/>
    <w:rsid w:val="00970969"/>
    <w:rsid w:val="00970A22"/>
    <w:rsid w:val="00970C03"/>
    <w:rsid w:val="00970E15"/>
    <w:rsid w:val="00970E4A"/>
    <w:rsid w:val="009719EE"/>
    <w:rsid w:val="00971B55"/>
    <w:rsid w:val="00971DE0"/>
    <w:rsid w:val="00972406"/>
    <w:rsid w:val="00972414"/>
    <w:rsid w:val="009724E6"/>
    <w:rsid w:val="00972AFA"/>
    <w:rsid w:val="00973A27"/>
    <w:rsid w:val="00973BD8"/>
    <w:rsid w:val="009741E1"/>
    <w:rsid w:val="00974895"/>
    <w:rsid w:val="00974977"/>
    <w:rsid w:val="00974AC4"/>
    <w:rsid w:val="00975B88"/>
    <w:rsid w:val="00976E04"/>
    <w:rsid w:val="00977093"/>
    <w:rsid w:val="009803B6"/>
    <w:rsid w:val="00980FCC"/>
    <w:rsid w:val="009812AD"/>
    <w:rsid w:val="0098215E"/>
    <w:rsid w:val="00982F52"/>
    <w:rsid w:val="00983FFB"/>
    <w:rsid w:val="00984E0C"/>
    <w:rsid w:val="009850D4"/>
    <w:rsid w:val="00985560"/>
    <w:rsid w:val="00986165"/>
    <w:rsid w:val="009864AD"/>
    <w:rsid w:val="00986E98"/>
    <w:rsid w:val="009902B8"/>
    <w:rsid w:val="00990948"/>
    <w:rsid w:val="00990F6C"/>
    <w:rsid w:val="00991043"/>
    <w:rsid w:val="00991A5E"/>
    <w:rsid w:val="00991D1F"/>
    <w:rsid w:val="00992E1C"/>
    <w:rsid w:val="009930B3"/>
    <w:rsid w:val="00994BDD"/>
    <w:rsid w:val="0099687E"/>
    <w:rsid w:val="0099690A"/>
    <w:rsid w:val="00996B6F"/>
    <w:rsid w:val="0099778B"/>
    <w:rsid w:val="009A01D7"/>
    <w:rsid w:val="009A148A"/>
    <w:rsid w:val="009A177E"/>
    <w:rsid w:val="009A183F"/>
    <w:rsid w:val="009A1A60"/>
    <w:rsid w:val="009A21A7"/>
    <w:rsid w:val="009A251B"/>
    <w:rsid w:val="009A25A7"/>
    <w:rsid w:val="009A2B40"/>
    <w:rsid w:val="009A3AC4"/>
    <w:rsid w:val="009A4406"/>
    <w:rsid w:val="009A4F24"/>
    <w:rsid w:val="009A58EC"/>
    <w:rsid w:val="009A5EE7"/>
    <w:rsid w:val="009A5F0F"/>
    <w:rsid w:val="009A63A0"/>
    <w:rsid w:val="009A66A1"/>
    <w:rsid w:val="009B08DD"/>
    <w:rsid w:val="009B0B17"/>
    <w:rsid w:val="009B0EF9"/>
    <w:rsid w:val="009B1265"/>
    <w:rsid w:val="009B14B6"/>
    <w:rsid w:val="009B1A93"/>
    <w:rsid w:val="009B217D"/>
    <w:rsid w:val="009B258A"/>
    <w:rsid w:val="009B2753"/>
    <w:rsid w:val="009B310F"/>
    <w:rsid w:val="009B4223"/>
    <w:rsid w:val="009B44FA"/>
    <w:rsid w:val="009B5260"/>
    <w:rsid w:val="009B5A72"/>
    <w:rsid w:val="009B5E66"/>
    <w:rsid w:val="009B5EF0"/>
    <w:rsid w:val="009B61A5"/>
    <w:rsid w:val="009B697B"/>
    <w:rsid w:val="009C01FE"/>
    <w:rsid w:val="009C0A9C"/>
    <w:rsid w:val="009C1350"/>
    <w:rsid w:val="009C1656"/>
    <w:rsid w:val="009C241A"/>
    <w:rsid w:val="009C2790"/>
    <w:rsid w:val="009C3795"/>
    <w:rsid w:val="009C3991"/>
    <w:rsid w:val="009C4175"/>
    <w:rsid w:val="009C479B"/>
    <w:rsid w:val="009C49BB"/>
    <w:rsid w:val="009C5358"/>
    <w:rsid w:val="009C6806"/>
    <w:rsid w:val="009C7AEB"/>
    <w:rsid w:val="009D0078"/>
    <w:rsid w:val="009D0310"/>
    <w:rsid w:val="009D041F"/>
    <w:rsid w:val="009D155F"/>
    <w:rsid w:val="009D1E47"/>
    <w:rsid w:val="009D2333"/>
    <w:rsid w:val="009D29AC"/>
    <w:rsid w:val="009D3BD9"/>
    <w:rsid w:val="009D410D"/>
    <w:rsid w:val="009D456C"/>
    <w:rsid w:val="009D54BF"/>
    <w:rsid w:val="009D5F39"/>
    <w:rsid w:val="009D6A31"/>
    <w:rsid w:val="009D70D1"/>
    <w:rsid w:val="009D71FA"/>
    <w:rsid w:val="009E027C"/>
    <w:rsid w:val="009E0974"/>
    <w:rsid w:val="009E0A63"/>
    <w:rsid w:val="009E0F9B"/>
    <w:rsid w:val="009E1254"/>
    <w:rsid w:val="009E17CC"/>
    <w:rsid w:val="009E1D80"/>
    <w:rsid w:val="009E26CD"/>
    <w:rsid w:val="009E29E9"/>
    <w:rsid w:val="009E2DB0"/>
    <w:rsid w:val="009E2E00"/>
    <w:rsid w:val="009E40E6"/>
    <w:rsid w:val="009E4159"/>
    <w:rsid w:val="009E4455"/>
    <w:rsid w:val="009E4EB6"/>
    <w:rsid w:val="009E5AA0"/>
    <w:rsid w:val="009E6339"/>
    <w:rsid w:val="009E66BE"/>
    <w:rsid w:val="009E6A1B"/>
    <w:rsid w:val="009E6D9F"/>
    <w:rsid w:val="009E734E"/>
    <w:rsid w:val="009E75BE"/>
    <w:rsid w:val="009E765B"/>
    <w:rsid w:val="009F09B2"/>
    <w:rsid w:val="009F0C0D"/>
    <w:rsid w:val="009F12CB"/>
    <w:rsid w:val="009F1B21"/>
    <w:rsid w:val="009F25F0"/>
    <w:rsid w:val="009F2B21"/>
    <w:rsid w:val="009F2B91"/>
    <w:rsid w:val="009F2E27"/>
    <w:rsid w:val="009F32B7"/>
    <w:rsid w:val="009F3AA2"/>
    <w:rsid w:val="009F430E"/>
    <w:rsid w:val="009F4C12"/>
    <w:rsid w:val="009F52EF"/>
    <w:rsid w:val="009F53FE"/>
    <w:rsid w:val="009F5717"/>
    <w:rsid w:val="009F644A"/>
    <w:rsid w:val="009F66C3"/>
    <w:rsid w:val="009F7660"/>
    <w:rsid w:val="009F79DE"/>
    <w:rsid w:val="009F7FB3"/>
    <w:rsid w:val="00A00AE9"/>
    <w:rsid w:val="00A012AE"/>
    <w:rsid w:val="00A01953"/>
    <w:rsid w:val="00A01F76"/>
    <w:rsid w:val="00A024EE"/>
    <w:rsid w:val="00A031A7"/>
    <w:rsid w:val="00A03427"/>
    <w:rsid w:val="00A03439"/>
    <w:rsid w:val="00A03725"/>
    <w:rsid w:val="00A037DD"/>
    <w:rsid w:val="00A03890"/>
    <w:rsid w:val="00A03BE0"/>
    <w:rsid w:val="00A044CB"/>
    <w:rsid w:val="00A04DB3"/>
    <w:rsid w:val="00A053CC"/>
    <w:rsid w:val="00A06160"/>
    <w:rsid w:val="00A06B14"/>
    <w:rsid w:val="00A07841"/>
    <w:rsid w:val="00A07C14"/>
    <w:rsid w:val="00A106E6"/>
    <w:rsid w:val="00A10E88"/>
    <w:rsid w:val="00A1193C"/>
    <w:rsid w:val="00A13096"/>
    <w:rsid w:val="00A133EA"/>
    <w:rsid w:val="00A1373B"/>
    <w:rsid w:val="00A13C97"/>
    <w:rsid w:val="00A13D13"/>
    <w:rsid w:val="00A14243"/>
    <w:rsid w:val="00A142FA"/>
    <w:rsid w:val="00A14D01"/>
    <w:rsid w:val="00A15749"/>
    <w:rsid w:val="00A15DC5"/>
    <w:rsid w:val="00A15F35"/>
    <w:rsid w:val="00A16814"/>
    <w:rsid w:val="00A16822"/>
    <w:rsid w:val="00A2078A"/>
    <w:rsid w:val="00A20BD8"/>
    <w:rsid w:val="00A20C2B"/>
    <w:rsid w:val="00A20C2F"/>
    <w:rsid w:val="00A212C0"/>
    <w:rsid w:val="00A21539"/>
    <w:rsid w:val="00A22036"/>
    <w:rsid w:val="00A2234E"/>
    <w:rsid w:val="00A22E54"/>
    <w:rsid w:val="00A2489C"/>
    <w:rsid w:val="00A25C37"/>
    <w:rsid w:val="00A25E37"/>
    <w:rsid w:val="00A25EE0"/>
    <w:rsid w:val="00A26062"/>
    <w:rsid w:val="00A26E42"/>
    <w:rsid w:val="00A27F02"/>
    <w:rsid w:val="00A3004B"/>
    <w:rsid w:val="00A30299"/>
    <w:rsid w:val="00A30E1B"/>
    <w:rsid w:val="00A3130F"/>
    <w:rsid w:val="00A31E58"/>
    <w:rsid w:val="00A32193"/>
    <w:rsid w:val="00A33F1F"/>
    <w:rsid w:val="00A34768"/>
    <w:rsid w:val="00A3477F"/>
    <w:rsid w:val="00A34EC6"/>
    <w:rsid w:val="00A35D5B"/>
    <w:rsid w:val="00A37793"/>
    <w:rsid w:val="00A407F5"/>
    <w:rsid w:val="00A41288"/>
    <w:rsid w:val="00A4147B"/>
    <w:rsid w:val="00A415DA"/>
    <w:rsid w:val="00A41794"/>
    <w:rsid w:val="00A417F5"/>
    <w:rsid w:val="00A4273A"/>
    <w:rsid w:val="00A429FD"/>
    <w:rsid w:val="00A42BDF"/>
    <w:rsid w:val="00A42F0B"/>
    <w:rsid w:val="00A4351F"/>
    <w:rsid w:val="00A449FD"/>
    <w:rsid w:val="00A44EA7"/>
    <w:rsid w:val="00A45B12"/>
    <w:rsid w:val="00A50C73"/>
    <w:rsid w:val="00A517A8"/>
    <w:rsid w:val="00A51EC7"/>
    <w:rsid w:val="00A51F33"/>
    <w:rsid w:val="00A52E3C"/>
    <w:rsid w:val="00A5335F"/>
    <w:rsid w:val="00A54040"/>
    <w:rsid w:val="00A5498E"/>
    <w:rsid w:val="00A54B50"/>
    <w:rsid w:val="00A552B4"/>
    <w:rsid w:val="00A556EC"/>
    <w:rsid w:val="00A557CE"/>
    <w:rsid w:val="00A55DEB"/>
    <w:rsid w:val="00A55F90"/>
    <w:rsid w:val="00A560F0"/>
    <w:rsid w:val="00A57114"/>
    <w:rsid w:val="00A572C2"/>
    <w:rsid w:val="00A57DF9"/>
    <w:rsid w:val="00A57EA3"/>
    <w:rsid w:val="00A60462"/>
    <w:rsid w:val="00A606B2"/>
    <w:rsid w:val="00A60952"/>
    <w:rsid w:val="00A612A7"/>
    <w:rsid w:val="00A614B1"/>
    <w:rsid w:val="00A61D57"/>
    <w:rsid w:val="00A61E33"/>
    <w:rsid w:val="00A62FEE"/>
    <w:rsid w:val="00A63C07"/>
    <w:rsid w:val="00A641AC"/>
    <w:rsid w:val="00A65459"/>
    <w:rsid w:val="00A65542"/>
    <w:rsid w:val="00A657F6"/>
    <w:rsid w:val="00A65817"/>
    <w:rsid w:val="00A65CCB"/>
    <w:rsid w:val="00A65D07"/>
    <w:rsid w:val="00A65E64"/>
    <w:rsid w:val="00A663BB"/>
    <w:rsid w:val="00A66AE4"/>
    <w:rsid w:val="00A675A2"/>
    <w:rsid w:val="00A67C3A"/>
    <w:rsid w:val="00A67EB3"/>
    <w:rsid w:val="00A708F6"/>
    <w:rsid w:val="00A71125"/>
    <w:rsid w:val="00A7250B"/>
    <w:rsid w:val="00A734DE"/>
    <w:rsid w:val="00A73974"/>
    <w:rsid w:val="00A73FB4"/>
    <w:rsid w:val="00A7543F"/>
    <w:rsid w:val="00A755B8"/>
    <w:rsid w:val="00A7562D"/>
    <w:rsid w:val="00A75B76"/>
    <w:rsid w:val="00A762D6"/>
    <w:rsid w:val="00A766C3"/>
    <w:rsid w:val="00A77398"/>
    <w:rsid w:val="00A77429"/>
    <w:rsid w:val="00A800B6"/>
    <w:rsid w:val="00A8021E"/>
    <w:rsid w:val="00A80714"/>
    <w:rsid w:val="00A80D1C"/>
    <w:rsid w:val="00A80E4A"/>
    <w:rsid w:val="00A81A1B"/>
    <w:rsid w:val="00A83368"/>
    <w:rsid w:val="00A83F22"/>
    <w:rsid w:val="00A83F31"/>
    <w:rsid w:val="00A84468"/>
    <w:rsid w:val="00A84B96"/>
    <w:rsid w:val="00A84B9D"/>
    <w:rsid w:val="00A86AB3"/>
    <w:rsid w:val="00A87276"/>
    <w:rsid w:val="00A876E9"/>
    <w:rsid w:val="00A87BDF"/>
    <w:rsid w:val="00A901BE"/>
    <w:rsid w:val="00A90312"/>
    <w:rsid w:val="00A9071F"/>
    <w:rsid w:val="00A90B55"/>
    <w:rsid w:val="00A91A5F"/>
    <w:rsid w:val="00A922AC"/>
    <w:rsid w:val="00A9267A"/>
    <w:rsid w:val="00A926FB"/>
    <w:rsid w:val="00A9371D"/>
    <w:rsid w:val="00A9512D"/>
    <w:rsid w:val="00A958B4"/>
    <w:rsid w:val="00A95CFE"/>
    <w:rsid w:val="00A95D19"/>
    <w:rsid w:val="00A9617C"/>
    <w:rsid w:val="00A96334"/>
    <w:rsid w:val="00A96C04"/>
    <w:rsid w:val="00A97592"/>
    <w:rsid w:val="00A97891"/>
    <w:rsid w:val="00AA0589"/>
    <w:rsid w:val="00AA155B"/>
    <w:rsid w:val="00AA2ECC"/>
    <w:rsid w:val="00AA35CC"/>
    <w:rsid w:val="00AA4931"/>
    <w:rsid w:val="00AA4C24"/>
    <w:rsid w:val="00AA4F21"/>
    <w:rsid w:val="00AA5491"/>
    <w:rsid w:val="00AA55F3"/>
    <w:rsid w:val="00AA6E5F"/>
    <w:rsid w:val="00AA6F86"/>
    <w:rsid w:val="00AA71B8"/>
    <w:rsid w:val="00AA7E4D"/>
    <w:rsid w:val="00AB2355"/>
    <w:rsid w:val="00AB3238"/>
    <w:rsid w:val="00AB3CB9"/>
    <w:rsid w:val="00AB4330"/>
    <w:rsid w:val="00AB4A0D"/>
    <w:rsid w:val="00AB4AD8"/>
    <w:rsid w:val="00AB4BCD"/>
    <w:rsid w:val="00AB5133"/>
    <w:rsid w:val="00AB5319"/>
    <w:rsid w:val="00AB53B4"/>
    <w:rsid w:val="00AB5505"/>
    <w:rsid w:val="00AB5788"/>
    <w:rsid w:val="00AB5861"/>
    <w:rsid w:val="00AB5C8F"/>
    <w:rsid w:val="00AB6E86"/>
    <w:rsid w:val="00AB6EC7"/>
    <w:rsid w:val="00AB7BE3"/>
    <w:rsid w:val="00AB7F92"/>
    <w:rsid w:val="00AB7FCA"/>
    <w:rsid w:val="00AC0724"/>
    <w:rsid w:val="00AC0BD7"/>
    <w:rsid w:val="00AC1173"/>
    <w:rsid w:val="00AC1498"/>
    <w:rsid w:val="00AC14BB"/>
    <w:rsid w:val="00AC169A"/>
    <w:rsid w:val="00AC2C7B"/>
    <w:rsid w:val="00AC356E"/>
    <w:rsid w:val="00AC3762"/>
    <w:rsid w:val="00AC3E3F"/>
    <w:rsid w:val="00AC4A19"/>
    <w:rsid w:val="00AC5355"/>
    <w:rsid w:val="00AC5C53"/>
    <w:rsid w:val="00AC5CEC"/>
    <w:rsid w:val="00AC5E7E"/>
    <w:rsid w:val="00AC61BB"/>
    <w:rsid w:val="00AC6E1F"/>
    <w:rsid w:val="00AD00A3"/>
    <w:rsid w:val="00AD0303"/>
    <w:rsid w:val="00AD0396"/>
    <w:rsid w:val="00AD0E1A"/>
    <w:rsid w:val="00AD29BF"/>
    <w:rsid w:val="00AD29CA"/>
    <w:rsid w:val="00AD2B7E"/>
    <w:rsid w:val="00AD3235"/>
    <w:rsid w:val="00AD3272"/>
    <w:rsid w:val="00AD3EAA"/>
    <w:rsid w:val="00AD426A"/>
    <w:rsid w:val="00AD4B85"/>
    <w:rsid w:val="00AD4EC8"/>
    <w:rsid w:val="00AD55F9"/>
    <w:rsid w:val="00AD5F90"/>
    <w:rsid w:val="00AD613C"/>
    <w:rsid w:val="00AD6342"/>
    <w:rsid w:val="00AD6731"/>
    <w:rsid w:val="00AD6E35"/>
    <w:rsid w:val="00AD73A7"/>
    <w:rsid w:val="00AD795C"/>
    <w:rsid w:val="00AE0369"/>
    <w:rsid w:val="00AE05A9"/>
    <w:rsid w:val="00AE1290"/>
    <w:rsid w:val="00AE2A78"/>
    <w:rsid w:val="00AE2BBC"/>
    <w:rsid w:val="00AE32E4"/>
    <w:rsid w:val="00AE3580"/>
    <w:rsid w:val="00AE470C"/>
    <w:rsid w:val="00AE47A7"/>
    <w:rsid w:val="00AE4CDA"/>
    <w:rsid w:val="00AE533F"/>
    <w:rsid w:val="00AE5FE1"/>
    <w:rsid w:val="00AE6C74"/>
    <w:rsid w:val="00AE6E23"/>
    <w:rsid w:val="00AE6FC7"/>
    <w:rsid w:val="00AE75A4"/>
    <w:rsid w:val="00AE7753"/>
    <w:rsid w:val="00AE7BE3"/>
    <w:rsid w:val="00AE7FD2"/>
    <w:rsid w:val="00AF08D8"/>
    <w:rsid w:val="00AF1739"/>
    <w:rsid w:val="00AF1AB3"/>
    <w:rsid w:val="00AF2820"/>
    <w:rsid w:val="00AF2D7D"/>
    <w:rsid w:val="00AF2DC5"/>
    <w:rsid w:val="00AF3754"/>
    <w:rsid w:val="00AF4C61"/>
    <w:rsid w:val="00AF4E8C"/>
    <w:rsid w:val="00AF4FC2"/>
    <w:rsid w:val="00AF5D88"/>
    <w:rsid w:val="00AF620E"/>
    <w:rsid w:val="00AF626E"/>
    <w:rsid w:val="00AF62AB"/>
    <w:rsid w:val="00AF6368"/>
    <w:rsid w:val="00AF6551"/>
    <w:rsid w:val="00AF6C69"/>
    <w:rsid w:val="00AF6CA0"/>
    <w:rsid w:val="00AF6E94"/>
    <w:rsid w:val="00AF7AC6"/>
    <w:rsid w:val="00B003E1"/>
    <w:rsid w:val="00B00B88"/>
    <w:rsid w:val="00B00D2B"/>
    <w:rsid w:val="00B013F3"/>
    <w:rsid w:val="00B01CB9"/>
    <w:rsid w:val="00B01DBD"/>
    <w:rsid w:val="00B02042"/>
    <w:rsid w:val="00B024E1"/>
    <w:rsid w:val="00B024E9"/>
    <w:rsid w:val="00B0287A"/>
    <w:rsid w:val="00B02CF8"/>
    <w:rsid w:val="00B0357C"/>
    <w:rsid w:val="00B0362A"/>
    <w:rsid w:val="00B03766"/>
    <w:rsid w:val="00B04F65"/>
    <w:rsid w:val="00B054FB"/>
    <w:rsid w:val="00B05D27"/>
    <w:rsid w:val="00B061B0"/>
    <w:rsid w:val="00B067B1"/>
    <w:rsid w:val="00B06B52"/>
    <w:rsid w:val="00B06D3A"/>
    <w:rsid w:val="00B06D61"/>
    <w:rsid w:val="00B07DFF"/>
    <w:rsid w:val="00B103E9"/>
    <w:rsid w:val="00B112D1"/>
    <w:rsid w:val="00B1136B"/>
    <w:rsid w:val="00B11AF1"/>
    <w:rsid w:val="00B12CA9"/>
    <w:rsid w:val="00B1355A"/>
    <w:rsid w:val="00B13B04"/>
    <w:rsid w:val="00B13DBA"/>
    <w:rsid w:val="00B13DF7"/>
    <w:rsid w:val="00B14149"/>
    <w:rsid w:val="00B14155"/>
    <w:rsid w:val="00B1431D"/>
    <w:rsid w:val="00B14631"/>
    <w:rsid w:val="00B1463C"/>
    <w:rsid w:val="00B14ABB"/>
    <w:rsid w:val="00B14FE7"/>
    <w:rsid w:val="00B1529E"/>
    <w:rsid w:val="00B1532C"/>
    <w:rsid w:val="00B15988"/>
    <w:rsid w:val="00B15AE0"/>
    <w:rsid w:val="00B15DF7"/>
    <w:rsid w:val="00B16101"/>
    <w:rsid w:val="00B16BF6"/>
    <w:rsid w:val="00B17ED6"/>
    <w:rsid w:val="00B21E32"/>
    <w:rsid w:val="00B2222E"/>
    <w:rsid w:val="00B23568"/>
    <w:rsid w:val="00B24936"/>
    <w:rsid w:val="00B25408"/>
    <w:rsid w:val="00B25B7E"/>
    <w:rsid w:val="00B25F92"/>
    <w:rsid w:val="00B27736"/>
    <w:rsid w:val="00B301BA"/>
    <w:rsid w:val="00B303FD"/>
    <w:rsid w:val="00B3103A"/>
    <w:rsid w:val="00B31A9D"/>
    <w:rsid w:val="00B31C79"/>
    <w:rsid w:val="00B321AB"/>
    <w:rsid w:val="00B322C0"/>
    <w:rsid w:val="00B32F58"/>
    <w:rsid w:val="00B33D25"/>
    <w:rsid w:val="00B342A2"/>
    <w:rsid w:val="00B343E3"/>
    <w:rsid w:val="00B349F8"/>
    <w:rsid w:val="00B34B47"/>
    <w:rsid w:val="00B35343"/>
    <w:rsid w:val="00B355C1"/>
    <w:rsid w:val="00B36480"/>
    <w:rsid w:val="00B369CF"/>
    <w:rsid w:val="00B36A51"/>
    <w:rsid w:val="00B37454"/>
    <w:rsid w:val="00B37D95"/>
    <w:rsid w:val="00B40668"/>
    <w:rsid w:val="00B40DD7"/>
    <w:rsid w:val="00B40ECB"/>
    <w:rsid w:val="00B4100E"/>
    <w:rsid w:val="00B41DAF"/>
    <w:rsid w:val="00B420BA"/>
    <w:rsid w:val="00B42BC5"/>
    <w:rsid w:val="00B43A6F"/>
    <w:rsid w:val="00B4414E"/>
    <w:rsid w:val="00B441FD"/>
    <w:rsid w:val="00B44295"/>
    <w:rsid w:val="00B44AF3"/>
    <w:rsid w:val="00B451F2"/>
    <w:rsid w:val="00B4582F"/>
    <w:rsid w:val="00B46F0A"/>
    <w:rsid w:val="00B4757C"/>
    <w:rsid w:val="00B50C0F"/>
    <w:rsid w:val="00B516CA"/>
    <w:rsid w:val="00B51EC2"/>
    <w:rsid w:val="00B52845"/>
    <w:rsid w:val="00B52AC5"/>
    <w:rsid w:val="00B5346C"/>
    <w:rsid w:val="00B535D6"/>
    <w:rsid w:val="00B54A9C"/>
    <w:rsid w:val="00B54B72"/>
    <w:rsid w:val="00B554FE"/>
    <w:rsid w:val="00B556C1"/>
    <w:rsid w:val="00B56BC4"/>
    <w:rsid w:val="00B57300"/>
    <w:rsid w:val="00B60384"/>
    <w:rsid w:val="00B60612"/>
    <w:rsid w:val="00B60717"/>
    <w:rsid w:val="00B60C07"/>
    <w:rsid w:val="00B61424"/>
    <w:rsid w:val="00B629FB"/>
    <w:rsid w:val="00B63101"/>
    <w:rsid w:val="00B64955"/>
    <w:rsid w:val="00B65126"/>
    <w:rsid w:val="00B65723"/>
    <w:rsid w:val="00B657F8"/>
    <w:rsid w:val="00B65A87"/>
    <w:rsid w:val="00B66AAB"/>
    <w:rsid w:val="00B70976"/>
    <w:rsid w:val="00B70A6B"/>
    <w:rsid w:val="00B70A75"/>
    <w:rsid w:val="00B712DF"/>
    <w:rsid w:val="00B71856"/>
    <w:rsid w:val="00B72B1A"/>
    <w:rsid w:val="00B730D7"/>
    <w:rsid w:val="00B73CAC"/>
    <w:rsid w:val="00B74B7F"/>
    <w:rsid w:val="00B74E61"/>
    <w:rsid w:val="00B75274"/>
    <w:rsid w:val="00B753A8"/>
    <w:rsid w:val="00B75438"/>
    <w:rsid w:val="00B754BB"/>
    <w:rsid w:val="00B7601F"/>
    <w:rsid w:val="00B76D0B"/>
    <w:rsid w:val="00B77912"/>
    <w:rsid w:val="00B77DE2"/>
    <w:rsid w:val="00B805E6"/>
    <w:rsid w:val="00B81178"/>
    <w:rsid w:val="00B819A7"/>
    <w:rsid w:val="00B81C71"/>
    <w:rsid w:val="00B81F95"/>
    <w:rsid w:val="00B82060"/>
    <w:rsid w:val="00B82309"/>
    <w:rsid w:val="00B82BB6"/>
    <w:rsid w:val="00B82BD3"/>
    <w:rsid w:val="00B83D87"/>
    <w:rsid w:val="00B84735"/>
    <w:rsid w:val="00B851E8"/>
    <w:rsid w:val="00B861AE"/>
    <w:rsid w:val="00B86E07"/>
    <w:rsid w:val="00B87913"/>
    <w:rsid w:val="00B87996"/>
    <w:rsid w:val="00B90376"/>
    <w:rsid w:val="00B905B8"/>
    <w:rsid w:val="00B906AA"/>
    <w:rsid w:val="00B90EB2"/>
    <w:rsid w:val="00B916BB"/>
    <w:rsid w:val="00B91845"/>
    <w:rsid w:val="00B91E8D"/>
    <w:rsid w:val="00B91EA1"/>
    <w:rsid w:val="00B92053"/>
    <w:rsid w:val="00B92590"/>
    <w:rsid w:val="00B92E28"/>
    <w:rsid w:val="00B93366"/>
    <w:rsid w:val="00B9384E"/>
    <w:rsid w:val="00B93875"/>
    <w:rsid w:val="00B93F28"/>
    <w:rsid w:val="00B944C5"/>
    <w:rsid w:val="00B94E0A"/>
    <w:rsid w:val="00B955D7"/>
    <w:rsid w:val="00B96BE8"/>
    <w:rsid w:val="00B97627"/>
    <w:rsid w:val="00B976DF"/>
    <w:rsid w:val="00B97E5F"/>
    <w:rsid w:val="00BA130D"/>
    <w:rsid w:val="00BA14CF"/>
    <w:rsid w:val="00BA18B4"/>
    <w:rsid w:val="00BA18DE"/>
    <w:rsid w:val="00BA1CC9"/>
    <w:rsid w:val="00BA24F5"/>
    <w:rsid w:val="00BA29C4"/>
    <w:rsid w:val="00BA2CF8"/>
    <w:rsid w:val="00BA2D92"/>
    <w:rsid w:val="00BA302E"/>
    <w:rsid w:val="00BA3BFB"/>
    <w:rsid w:val="00BA3D13"/>
    <w:rsid w:val="00BA4521"/>
    <w:rsid w:val="00BA4F42"/>
    <w:rsid w:val="00BA57E8"/>
    <w:rsid w:val="00BA5AC2"/>
    <w:rsid w:val="00BA6CD9"/>
    <w:rsid w:val="00BA7D49"/>
    <w:rsid w:val="00BB0431"/>
    <w:rsid w:val="00BB0448"/>
    <w:rsid w:val="00BB0768"/>
    <w:rsid w:val="00BB0A18"/>
    <w:rsid w:val="00BB1049"/>
    <w:rsid w:val="00BB1CC4"/>
    <w:rsid w:val="00BB2D65"/>
    <w:rsid w:val="00BB3F06"/>
    <w:rsid w:val="00BB3F49"/>
    <w:rsid w:val="00BB4C40"/>
    <w:rsid w:val="00BB4C48"/>
    <w:rsid w:val="00BB5325"/>
    <w:rsid w:val="00BB564D"/>
    <w:rsid w:val="00BB59C1"/>
    <w:rsid w:val="00BB5E68"/>
    <w:rsid w:val="00BB63C5"/>
    <w:rsid w:val="00BB6B9B"/>
    <w:rsid w:val="00BB7AB9"/>
    <w:rsid w:val="00BB7D3C"/>
    <w:rsid w:val="00BC058D"/>
    <w:rsid w:val="00BC11FD"/>
    <w:rsid w:val="00BC18FB"/>
    <w:rsid w:val="00BC1E96"/>
    <w:rsid w:val="00BC1EF5"/>
    <w:rsid w:val="00BC2E36"/>
    <w:rsid w:val="00BC4088"/>
    <w:rsid w:val="00BC48DD"/>
    <w:rsid w:val="00BC4B0B"/>
    <w:rsid w:val="00BC584C"/>
    <w:rsid w:val="00BC7137"/>
    <w:rsid w:val="00BC71E2"/>
    <w:rsid w:val="00BC7200"/>
    <w:rsid w:val="00BD0603"/>
    <w:rsid w:val="00BD176F"/>
    <w:rsid w:val="00BD20CB"/>
    <w:rsid w:val="00BD3AFD"/>
    <w:rsid w:val="00BD474F"/>
    <w:rsid w:val="00BD545A"/>
    <w:rsid w:val="00BD586D"/>
    <w:rsid w:val="00BD60DF"/>
    <w:rsid w:val="00BD6991"/>
    <w:rsid w:val="00BD76FB"/>
    <w:rsid w:val="00BD7738"/>
    <w:rsid w:val="00BD7899"/>
    <w:rsid w:val="00BD7F55"/>
    <w:rsid w:val="00BE04A5"/>
    <w:rsid w:val="00BE04FA"/>
    <w:rsid w:val="00BE05D4"/>
    <w:rsid w:val="00BE0D66"/>
    <w:rsid w:val="00BE126A"/>
    <w:rsid w:val="00BE2753"/>
    <w:rsid w:val="00BE2D51"/>
    <w:rsid w:val="00BE37AF"/>
    <w:rsid w:val="00BE449C"/>
    <w:rsid w:val="00BE57BB"/>
    <w:rsid w:val="00BE5CD4"/>
    <w:rsid w:val="00BE5F99"/>
    <w:rsid w:val="00BE6592"/>
    <w:rsid w:val="00BE65EE"/>
    <w:rsid w:val="00BE7853"/>
    <w:rsid w:val="00BF073D"/>
    <w:rsid w:val="00BF07F5"/>
    <w:rsid w:val="00BF132F"/>
    <w:rsid w:val="00BF164D"/>
    <w:rsid w:val="00BF2385"/>
    <w:rsid w:val="00BF2530"/>
    <w:rsid w:val="00BF27FB"/>
    <w:rsid w:val="00BF28FE"/>
    <w:rsid w:val="00BF3053"/>
    <w:rsid w:val="00BF539F"/>
    <w:rsid w:val="00BF5770"/>
    <w:rsid w:val="00BF68DC"/>
    <w:rsid w:val="00BF7158"/>
    <w:rsid w:val="00BF72B9"/>
    <w:rsid w:val="00BF7DA0"/>
    <w:rsid w:val="00C00E60"/>
    <w:rsid w:val="00C0127C"/>
    <w:rsid w:val="00C02872"/>
    <w:rsid w:val="00C03081"/>
    <w:rsid w:val="00C03D6C"/>
    <w:rsid w:val="00C0415D"/>
    <w:rsid w:val="00C045AC"/>
    <w:rsid w:val="00C045C0"/>
    <w:rsid w:val="00C04FA5"/>
    <w:rsid w:val="00C054CF"/>
    <w:rsid w:val="00C05CC1"/>
    <w:rsid w:val="00C07054"/>
    <w:rsid w:val="00C07196"/>
    <w:rsid w:val="00C07DB6"/>
    <w:rsid w:val="00C11034"/>
    <w:rsid w:val="00C11616"/>
    <w:rsid w:val="00C117C3"/>
    <w:rsid w:val="00C1346C"/>
    <w:rsid w:val="00C15A12"/>
    <w:rsid w:val="00C15D43"/>
    <w:rsid w:val="00C16897"/>
    <w:rsid w:val="00C16907"/>
    <w:rsid w:val="00C16A05"/>
    <w:rsid w:val="00C16E69"/>
    <w:rsid w:val="00C1760E"/>
    <w:rsid w:val="00C17EF0"/>
    <w:rsid w:val="00C2027E"/>
    <w:rsid w:val="00C203FF"/>
    <w:rsid w:val="00C21172"/>
    <w:rsid w:val="00C21232"/>
    <w:rsid w:val="00C2150D"/>
    <w:rsid w:val="00C232A7"/>
    <w:rsid w:val="00C233D5"/>
    <w:rsid w:val="00C23516"/>
    <w:rsid w:val="00C23C7D"/>
    <w:rsid w:val="00C247CD"/>
    <w:rsid w:val="00C24C18"/>
    <w:rsid w:val="00C2519D"/>
    <w:rsid w:val="00C25C79"/>
    <w:rsid w:val="00C25D72"/>
    <w:rsid w:val="00C25EC3"/>
    <w:rsid w:val="00C26015"/>
    <w:rsid w:val="00C27056"/>
    <w:rsid w:val="00C27114"/>
    <w:rsid w:val="00C2772C"/>
    <w:rsid w:val="00C27872"/>
    <w:rsid w:val="00C27E6E"/>
    <w:rsid w:val="00C27F56"/>
    <w:rsid w:val="00C3091F"/>
    <w:rsid w:val="00C3177E"/>
    <w:rsid w:val="00C31BE7"/>
    <w:rsid w:val="00C31DCC"/>
    <w:rsid w:val="00C32B6E"/>
    <w:rsid w:val="00C331C6"/>
    <w:rsid w:val="00C34221"/>
    <w:rsid w:val="00C34FD2"/>
    <w:rsid w:val="00C3627C"/>
    <w:rsid w:val="00C36AA9"/>
    <w:rsid w:val="00C36B8B"/>
    <w:rsid w:val="00C3711C"/>
    <w:rsid w:val="00C37292"/>
    <w:rsid w:val="00C41566"/>
    <w:rsid w:val="00C42AE3"/>
    <w:rsid w:val="00C43413"/>
    <w:rsid w:val="00C43FBD"/>
    <w:rsid w:val="00C44349"/>
    <w:rsid w:val="00C45309"/>
    <w:rsid w:val="00C45AC2"/>
    <w:rsid w:val="00C45B6D"/>
    <w:rsid w:val="00C466E9"/>
    <w:rsid w:val="00C46AA9"/>
    <w:rsid w:val="00C4773F"/>
    <w:rsid w:val="00C47740"/>
    <w:rsid w:val="00C50559"/>
    <w:rsid w:val="00C50DF4"/>
    <w:rsid w:val="00C51CBB"/>
    <w:rsid w:val="00C52316"/>
    <w:rsid w:val="00C52479"/>
    <w:rsid w:val="00C52DDA"/>
    <w:rsid w:val="00C52E40"/>
    <w:rsid w:val="00C543D8"/>
    <w:rsid w:val="00C558C6"/>
    <w:rsid w:val="00C55AC0"/>
    <w:rsid w:val="00C55F06"/>
    <w:rsid w:val="00C5698E"/>
    <w:rsid w:val="00C5718F"/>
    <w:rsid w:val="00C600EE"/>
    <w:rsid w:val="00C61196"/>
    <w:rsid w:val="00C6215D"/>
    <w:rsid w:val="00C625A2"/>
    <w:rsid w:val="00C62CB7"/>
    <w:rsid w:val="00C62E52"/>
    <w:rsid w:val="00C62ED3"/>
    <w:rsid w:val="00C63170"/>
    <w:rsid w:val="00C6380A"/>
    <w:rsid w:val="00C638C9"/>
    <w:rsid w:val="00C63A75"/>
    <w:rsid w:val="00C64233"/>
    <w:rsid w:val="00C657B5"/>
    <w:rsid w:val="00C65A58"/>
    <w:rsid w:val="00C65F3D"/>
    <w:rsid w:val="00C66570"/>
    <w:rsid w:val="00C666B6"/>
    <w:rsid w:val="00C666CF"/>
    <w:rsid w:val="00C66E42"/>
    <w:rsid w:val="00C70426"/>
    <w:rsid w:val="00C70699"/>
    <w:rsid w:val="00C7105D"/>
    <w:rsid w:val="00C722B8"/>
    <w:rsid w:val="00C73332"/>
    <w:rsid w:val="00C733EE"/>
    <w:rsid w:val="00C73E67"/>
    <w:rsid w:val="00C744AA"/>
    <w:rsid w:val="00C74D51"/>
    <w:rsid w:val="00C75279"/>
    <w:rsid w:val="00C755C8"/>
    <w:rsid w:val="00C758B9"/>
    <w:rsid w:val="00C75CCE"/>
    <w:rsid w:val="00C762EA"/>
    <w:rsid w:val="00C769EE"/>
    <w:rsid w:val="00C76A04"/>
    <w:rsid w:val="00C80383"/>
    <w:rsid w:val="00C80A8B"/>
    <w:rsid w:val="00C81026"/>
    <w:rsid w:val="00C81C28"/>
    <w:rsid w:val="00C81D12"/>
    <w:rsid w:val="00C82880"/>
    <w:rsid w:val="00C82B0C"/>
    <w:rsid w:val="00C83050"/>
    <w:rsid w:val="00C83088"/>
    <w:rsid w:val="00C8371A"/>
    <w:rsid w:val="00C83D5D"/>
    <w:rsid w:val="00C8434E"/>
    <w:rsid w:val="00C84436"/>
    <w:rsid w:val="00C84F1F"/>
    <w:rsid w:val="00C84F72"/>
    <w:rsid w:val="00C850ED"/>
    <w:rsid w:val="00C8668D"/>
    <w:rsid w:val="00C86E77"/>
    <w:rsid w:val="00C871B8"/>
    <w:rsid w:val="00C87763"/>
    <w:rsid w:val="00C87AB2"/>
    <w:rsid w:val="00C90F0B"/>
    <w:rsid w:val="00C9198A"/>
    <w:rsid w:val="00C91C09"/>
    <w:rsid w:val="00C91E18"/>
    <w:rsid w:val="00C926B8"/>
    <w:rsid w:val="00C929FA"/>
    <w:rsid w:val="00C92C90"/>
    <w:rsid w:val="00C92F5A"/>
    <w:rsid w:val="00C930A3"/>
    <w:rsid w:val="00C934A5"/>
    <w:rsid w:val="00C935A2"/>
    <w:rsid w:val="00C93839"/>
    <w:rsid w:val="00C93B1B"/>
    <w:rsid w:val="00C94221"/>
    <w:rsid w:val="00C942A2"/>
    <w:rsid w:val="00C94447"/>
    <w:rsid w:val="00C94616"/>
    <w:rsid w:val="00C949E2"/>
    <w:rsid w:val="00C9537A"/>
    <w:rsid w:val="00C9692A"/>
    <w:rsid w:val="00C96A89"/>
    <w:rsid w:val="00C97BC9"/>
    <w:rsid w:val="00CA03BA"/>
    <w:rsid w:val="00CA0752"/>
    <w:rsid w:val="00CA0EEC"/>
    <w:rsid w:val="00CA0FE4"/>
    <w:rsid w:val="00CA1B6B"/>
    <w:rsid w:val="00CA1D86"/>
    <w:rsid w:val="00CA2C72"/>
    <w:rsid w:val="00CA2D85"/>
    <w:rsid w:val="00CA331C"/>
    <w:rsid w:val="00CA4234"/>
    <w:rsid w:val="00CA4C4B"/>
    <w:rsid w:val="00CA5082"/>
    <w:rsid w:val="00CA5192"/>
    <w:rsid w:val="00CA579D"/>
    <w:rsid w:val="00CA7426"/>
    <w:rsid w:val="00CA743D"/>
    <w:rsid w:val="00CA76F4"/>
    <w:rsid w:val="00CA7FFD"/>
    <w:rsid w:val="00CB0F90"/>
    <w:rsid w:val="00CB180C"/>
    <w:rsid w:val="00CB26E9"/>
    <w:rsid w:val="00CB47F2"/>
    <w:rsid w:val="00CB52D2"/>
    <w:rsid w:val="00CB5A6D"/>
    <w:rsid w:val="00CB5C9F"/>
    <w:rsid w:val="00CB5CE4"/>
    <w:rsid w:val="00CB5DC7"/>
    <w:rsid w:val="00CB7007"/>
    <w:rsid w:val="00CB731A"/>
    <w:rsid w:val="00CB78CE"/>
    <w:rsid w:val="00CC08D8"/>
    <w:rsid w:val="00CC0F72"/>
    <w:rsid w:val="00CC173E"/>
    <w:rsid w:val="00CC189B"/>
    <w:rsid w:val="00CC1941"/>
    <w:rsid w:val="00CC1DC9"/>
    <w:rsid w:val="00CC2CB9"/>
    <w:rsid w:val="00CC2D61"/>
    <w:rsid w:val="00CC2E17"/>
    <w:rsid w:val="00CC2EE4"/>
    <w:rsid w:val="00CC3E8F"/>
    <w:rsid w:val="00CC5069"/>
    <w:rsid w:val="00CC6297"/>
    <w:rsid w:val="00CC63F1"/>
    <w:rsid w:val="00CC6C6F"/>
    <w:rsid w:val="00CC7953"/>
    <w:rsid w:val="00CD0480"/>
    <w:rsid w:val="00CD0B7A"/>
    <w:rsid w:val="00CD15A6"/>
    <w:rsid w:val="00CD15EF"/>
    <w:rsid w:val="00CD186D"/>
    <w:rsid w:val="00CD1DF6"/>
    <w:rsid w:val="00CD2159"/>
    <w:rsid w:val="00CD24B9"/>
    <w:rsid w:val="00CD3064"/>
    <w:rsid w:val="00CD396E"/>
    <w:rsid w:val="00CD496B"/>
    <w:rsid w:val="00CD4FB1"/>
    <w:rsid w:val="00CD7338"/>
    <w:rsid w:val="00CD76F9"/>
    <w:rsid w:val="00CD77F8"/>
    <w:rsid w:val="00CD7C5C"/>
    <w:rsid w:val="00CE10D4"/>
    <w:rsid w:val="00CE1398"/>
    <w:rsid w:val="00CE16FC"/>
    <w:rsid w:val="00CE3CE2"/>
    <w:rsid w:val="00CE4CAE"/>
    <w:rsid w:val="00CE57AD"/>
    <w:rsid w:val="00CE591F"/>
    <w:rsid w:val="00CE59FC"/>
    <w:rsid w:val="00CE5BFB"/>
    <w:rsid w:val="00CE5C02"/>
    <w:rsid w:val="00CE5CB8"/>
    <w:rsid w:val="00CE5D65"/>
    <w:rsid w:val="00CE60FD"/>
    <w:rsid w:val="00CE62A8"/>
    <w:rsid w:val="00CE6323"/>
    <w:rsid w:val="00CE65AE"/>
    <w:rsid w:val="00CE74EC"/>
    <w:rsid w:val="00CF03C9"/>
    <w:rsid w:val="00CF1EDD"/>
    <w:rsid w:val="00CF2005"/>
    <w:rsid w:val="00CF24C0"/>
    <w:rsid w:val="00CF2B04"/>
    <w:rsid w:val="00CF2F62"/>
    <w:rsid w:val="00CF41CD"/>
    <w:rsid w:val="00CF4F2C"/>
    <w:rsid w:val="00CF581B"/>
    <w:rsid w:val="00CF58A6"/>
    <w:rsid w:val="00CF5F09"/>
    <w:rsid w:val="00CF627E"/>
    <w:rsid w:val="00CF666E"/>
    <w:rsid w:val="00CF66D6"/>
    <w:rsid w:val="00CF7815"/>
    <w:rsid w:val="00CF7D6B"/>
    <w:rsid w:val="00CF7DD1"/>
    <w:rsid w:val="00D004B8"/>
    <w:rsid w:val="00D00776"/>
    <w:rsid w:val="00D00DC5"/>
    <w:rsid w:val="00D02194"/>
    <w:rsid w:val="00D03924"/>
    <w:rsid w:val="00D04170"/>
    <w:rsid w:val="00D04232"/>
    <w:rsid w:val="00D042D6"/>
    <w:rsid w:val="00D048C4"/>
    <w:rsid w:val="00D04B44"/>
    <w:rsid w:val="00D04F9D"/>
    <w:rsid w:val="00D057FF"/>
    <w:rsid w:val="00D0682E"/>
    <w:rsid w:val="00D069D3"/>
    <w:rsid w:val="00D06FA1"/>
    <w:rsid w:val="00D076F7"/>
    <w:rsid w:val="00D079DA"/>
    <w:rsid w:val="00D1000B"/>
    <w:rsid w:val="00D100A2"/>
    <w:rsid w:val="00D105C9"/>
    <w:rsid w:val="00D1102B"/>
    <w:rsid w:val="00D11CF6"/>
    <w:rsid w:val="00D12C83"/>
    <w:rsid w:val="00D13825"/>
    <w:rsid w:val="00D13B28"/>
    <w:rsid w:val="00D13B4D"/>
    <w:rsid w:val="00D13C71"/>
    <w:rsid w:val="00D1455E"/>
    <w:rsid w:val="00D1525F"/>
    <w:rsid w:val="00D15394"/>
    <w:rsid w:val="00D15437"/>
    <w:rsid w:val="00D15499"/>
    <w:rsid w:val="00D15733"/>
    <w:rsid w:val="00D159D6"/>
    <w:rsid w:val="00D15A68"/>
    <w:rsid w:val="00D16C84"/>
    <w:rsid w:val="00D17513"/>
    <w:rsid w:val="00D176D3"/>
    <w:rsid w:val="00D17843"/>
    <w:rsid w:val="00D17F01"/>
    <w:rsid w:val="00D17F34"/>
    <w:rsid w:val="00D20673"/>
    <w:rsid w:val="00D20C94"/>
    <w:rsid w:val="00D21759"/>
    <w:rsid w:val="00D21E04"/>
    <w:rsid w:val="00D21EAA"/>
    <w:rsid w:val="00D227B1"/>
    <w:rsid w:val="00D227B9"/>
    <w:rsid w:val="00D22D71"/>
    <w:rsid w:val="00D23012"/>
    <w:rsid w:val="00D2425C"/>
    <w:rsid w:val="00D2457A"/>
    <w:rsid w:val="00D252C9"/>
    <w:rsid w:val="00D25346"/>
    <w:rsid w:val="00D254F8"/>
    <w:rsid w:val="00D25E04"/>
    <w:rsid w:val="00D262B2"/>
    <w:rsid w:val="00D26BEF"/>
    <w:rsid w:val="00D30002"/>
    <w:rsid w:val="00D3077E"/>
    <w:rsid w:val="00D3098D"/>
    <w:rsid w:val="00D32658"/>
    <w:rsid w:val="00D329DF"/>
    <w:rsid w:val="00D338AD"/>
    <w:rsid w:val="00D33E6B"/>
    <w:rsid w:val="00D34205"/>
    <w:rsid w:val="00D3684E"/>
    <w:rsid w:val="00D36A0D"/>
    <w:rsid w:val="00D36FF1"/>
    <w:rsid w:val="00D37574"/>
    <w:rsid w:val="00D3776F"/>
    <w:rsid w:val="00D408B1"/>
    <w:rsid w:val="00D40E05"/>
    <w:rsid w:val="00D41DF7"/>
    <w:rsid w:val="00D42152"/>
    <w:rsid w:val="00D4221B"/>
    <w:rsid w:val="00D423C4"/>
    <w:rsid w:val="00D42C4C"/>
    <w:rsid w:val="00D43D56"/>
    <w:rsid w:val="00D45BCC"/>
    <w:rsid w:val="00D45BEA"/>
    <w:rsid w:val="00D463A2"/>
    <w:rsid w:val="00D478AC"/>
    <w:rsid w:val="00D504EB"/>
    <w:rsid w:val="00D50946"/>
    <w:rsid w:val="00D5128B"/>
    <w:rsid w:val="00D521BC"/>
    <w:rsid w:val="00D5234D"/>
    <w:rsid w:val="00D5268B"/>
    <w:rsid w:val="00D52B27"/>
    <w:rsid w:val="00D5396A"/>
    <w:rsid w:val="00D53AC7"/>
    <w:rsid w:val="00D53D71"/>
    <w:rsid w:val="00D559F3"/>
    <w:rsid w:val="00D55F46"/>
    <w:rsid w:val="00D562AB"/>
    <w:rsid w:val="00D56958"/>
    <w:rsid w:val="00D57000"/>
    <w:rsid w:val="00D5747E"/>
    <w:rsid w:val="00D61DB5"/>
    <w:rsid w:val="00D628EF"/>
    <w:rsid w:val="00D648DB"/>
    <w:rsid w:val="00D65137"/>
    <w:rsid w:val="00D651A1"/>
    <w:rsid w:val="00D652FA"/>
    <w:rsid w:val="00D654AA"/>
    <w:rsid w:val="00D655C9"/>
    <w:rsid w:val="00D65DB3"/>
    <w:rsid w:val="00D65E1A"/>
    <w:rsid w:val="00D6602B"/>
    <w:rsid w:val="00D66A3B"/>
    <w:rsid w:val="00D66BB8"/>
    <w:rsid w:val="00D674F6"/>
    <w:rsid w:val="00D67C47"/>
    <w:rsid w:val="00D70290"/>
    <w:rsid w:val="00D703B8"/>
    <w:rsid w:val="00D70FE1"/>
    <w:rsid w:val="00D711F8"/>
    <w:rsid w:val="00D7250E"/>
    <w:rsid w:val="00D72B33"/>
    <w:rsid w:val="00D72CFD"/>
    <w:rsid w:val="00D73619"/>
    <w:rsid w:val="00D7385B"/>
    <w:rsid w:val="00D73D00"/>
    <w:rsid w:val="00D73EB8"/>
    <w:rsid w:val="00D7420B"/>
    <w:rsid w:val="00D751A4"/>
    <w:rsid w:val="00D751CB"/>
    <w:rsid w:val="00D763C0"/>
    <w:rsid w:val="00D76E38"/>
    <w:rsid w:val="00D77536"/>
    <w:rsid w:val="00D77616"/>
    <w:rsid w:val="00D80111"/>
    <w:rsid w:val="00D80D98"/>
    <w:rsid w:val="00D80DC9"/>
    <w:rsid w:val="00D80E01"/>
    <w:rsid w:val="00D8132E"/>
    <w:rsid w:val="00D81AEB"/>
    <w:rsid w:val="00D81B74"/>
    <w:rsid w:val="00D82197"/>
    <w:rsid w:val="00D831FC"/>
    <w:rsid w:val="00D832B9"/>
    <w:rsid w:val="00D83552"/>
    <w:rsid w:val="00D83A24"/>
    <w:rsid w:val="00D83C20"/>
    <w:rsid w:val="00D844CA"/>
    <w:rsid w:val="00D844F2"/>
    <w:rsid w:val="00D86080"/>
    <w:rsid w:val="00D90D92"/>
    <w:rsid w:val="00D90EA4"/>
    <w:rsid w:val="00D91538"/>
    <w:rsid w:val="00D92EDB"/>
    <w:rsid w:val="00D93253"/>
    <w:rsid w:val="00D9350F"/>
    <w:rsid w:val="00D9364E"/>
    <w:rsid w:val="00D939D7"/>
    <w:rsid w:val="00D93B6F"/>
    <w:rsid w:val="00D94950"/>
    <w:rsid w:val="00D94B30"/>
    <w:rsid w:val="00D94BE6"/>
    <w:rsid w:val="00D9580E"/>
    <w:rsid w:val="00D95EAB"/>
    <w:rsid w:val="00D96262"/>
    <w:rsid w:val="00D9677E"/>
    <w:rsid w:val="00D96A50"/>
    <w:rsid w:val="00D96FFA"/>
    <w:rsid w:val="00D974C3"/>
    <w:rsid w:val="00D974C5"/>
    <w:rsid w:val="00DA0360"/>
    <w:rsid w:val="00DA03AA"/>
    <w:rsid w:val="00DA0A4F"/>
    <w:rsid w:val="00DA11B5"/>
    <w:rsid w:val="00DA1734"/>
    <w:rsid w:val="00DA2214"/>
    <w:rsid w:val="00DA29FB"/>
    <w:rsid w:val="00DA3CA1"/>
    <w:rsid w:val="00DA4293"/>
    <w:rsid w:val="00DA4B35"/>
    <w:rsid w:val="00DA4DFE"/>
    <w:rsid w:val="00DA55F6"/>
    <w:rsid w:val="00DA5636"/>
    <w:rsid w:val="00DA5DB7"/>
    <w:rsid w:val="00DA6856"/>
    <w:rsid w:val="00DA6B49"/>
    <w:rsid w:val="00DA7169"/>
    <w:rsid w:val="00DA7282"/>
    <w:rsid w:val="00DA7EF2"/>
    <w:rsid w:val="00DB0BE4"/>
    <w:rsid w:val="00DB0EC3"/>
    <w:rsid w:val="00DB1224"/>
    <w:rsid w:val="00DB232B"/>
    <w:rsid w:val="00DB23A3"/>
    <w:rsid w:val="00DB2FA8"/>
    <w:rsid w:val="00DB3514"/>
    <w:rsid w:val="00DB373D"/>
    <w:rsid w:val="00DB3AE8"/>
    <w:rsid w:val="00DB3F7A"/>
    <w:rsid w:val="00DB4C38"/>
    <w:rsid w:val="00DB5119"/>
    <w:rsid w:val="00DB5AF0"/>
    <w:rsid w:val="00DB5BF8"/>
    <w:rsid w:val="00DB5E7D"/>
    <w:rsid w:val="00DB775B"/>
    <w:rsid w:val="00DB7BD0"/>
    <w:rsid w:val="00DB7DFB"/>
    <w:rsid w:val="00DC0911"/>
    <w:rsid w:val="00DC1945"/>
    <w:rsid w:val="00DC241C"/>
    <w:rsid w:val="00DC254D"/>
    <w:rsid w:val="00DC2636"/>
    <w:rsid w:val="00DC29B7"/>
    <w:rsid w:val="00DC4179"/>
    <w:rsid w:val="00DC4B64"/>
    <w:rsid w:val="00DC4D02"/>
    <w:rsid w:val="00DC54D7"/>
    <w:rsid w:val="00DC5B4B"/>
    <w:rsid w:val="00DC5C20"/>
    <w:rsid w:val="00DC5E06"/>
    <w:rsid w:val="00DD0470"/>
    <w:rsid w:val="00DD049B"/>
    <w:rsid w:val="00DD10DB"/>
    <w:rsid w:val="00DD11CE"/>
    <w:rsid w:val="00DD144D"/>
    <w:rsid w:val="00DD1AB9"/>
    <w:rsid w:val="00DD1E97"/>
    <w:rsid w:val="00DD2255"/>
    <w:rsid w:val="00DD22B1"/>
    <w:rsid w:val="00DD2987"/>
    <w:rsid w:val="00DD2B8A"/>
    <w:rsid w:val="00DD2D9B"/>
    <w:rsid w:val="00DD326B"/>
    <w:rsid w:val="00DD40B7"/>
    <w:rsid w:val="00DD43CA"/>
    <w:rsid w:val="00DD4671"/>
    <w:rsid w:val="00DD5164"/>
    <w:rsid w:val="00DD525C"/>
    <w:rsid w:val="00DD6098"/>
    <w:rsid w:val="00DD6E11"/>
    <w:rsid w:val="00DD720F"/>
    <w:rsid w:val="00DD7DCD"/>
    <w:rsid w:val="00DE04EF"/>
    <w:rsid w:val="00DE08FF"/>
    <w:rsid w:val="00DE10AC"/>
    <w:rsid w:val="00DE17B2"/>
    <w:rsid w:val="00DE1C4E"/>
    <w:rsid w:val="00DE2181"/>
    <w:rsid w:val="00DE32C1"/>
    <w:rsid w:val="00DE380C"/>
    <w:rsid w:val="00DE3CF7"/>
    <w:rsid w:val="00DE4B4F"/>
    <w:rsid w:val="00DE514E"/>
    <w:rsid w:val="00DE5803"/>
    <w:rsid w:val="00DE60EC"/>
    <w:rsid w:val="00DE6252"/>
    <w:rsid w:val="00DE6770"/>
    <w:rsid w:val="00DE6DD8"/>
    <w:rsid w:val="00DE6E54"/>
    <w:rsid w:val="00DE6E8D"/>
    <w:rsid w:val="00DE7FE6"/>
    <w:rsid w:val="00DF08A5"/>
    <w:rsid w:val="00DF1178"/>
    <w:rsid w:val="00DF18B7"/>
    <w:rsid w:val="00DF1E48"/>
    <w:rsid w:val="00DF2357"/>
    <w:rsid w:val="00DF24F5"/>
    <w:rsid w:val="00DF26B1"/>
    <w:rsid w:val="00DF26EF"/>
    <w:rsid w:val="00DF2A6D"/>
    <w:rsid w:val="00DF2E4F"/>
    <w:rsid w:val="00DF3398"/>
    <w:rsid w:val="00DF33FE"/>
    <w:rsid w:val="00DF3716"/>
    <w:rsid w:val="00DF472F"/>
    <w:rsid w:val="00DF56D1"/>
    <w:rsid w:val="00DF5794"/>
    <w:rsid w:val="00DF6ABC"/>
    <w:rsid w:val="00DF6FB7"/>
    <w:rsid w:val="00E00E18"/>
    <w:rsid w:val="00E0107C"/>
    <w:rsid w:val="00E011BB"/>
    <w:rsid w:val="00E014B3"/>
    <w:rsid w:val="00E017AC"/>
    <w:rsid w:val="00E02322"/>
    <w:rsid w:val="00E023DF"/>
    <w:rsid w:val="00E023EB"/>
    <w:rsid w:val="00E02459"/>
    <w:rsid w:val="00E025CB"/>
    <w:rsid w:val="00E0273D"/>
    <w:rsid w:val="00E03A1A"/>
    <w:rsid w:val="00E03D83"/>
    <w:rsid w:val="00E0517B"/>
    <w:rsid w:val="00E05956"/>
    <w:rsid w:val="00E05FDD"/>
    <w:rsid w:val="00E063AB"/>
    <w:rsid w:val="00E06A95"/>
    <w:rsid w:val="00E07E82"/>
    <w:rsid w:val="00E10165"/>
    <w:rsid w:val="00E1029E"/>
    <w:rsid w:val="00E103C4"/>
    <w:rsid w:val="00E112A7"/>
    <w:rsid w:val="00E11B23"/>
    <w:rsid w:val="00E1362A"/>
    <w:rsid w:val="00E13BE8"/>
    <w:rsid w:val="00E13CF8"/>
    <w:rsid w:val="00E13D8F"/>
    <w:rsid w:val="00E14891"/>
    <w:rsid w:val="00E14D96"/>
    <w:rsid w:val="00E14DF2"/>
    <w:rsid w:val="00E14EB9"/>
    <w:rsid w:val="00E15D79"/>
    <w:rsid w:val="00E16614"/>
    <w:rsid w:val="00E168B8"/>
    <w:rsid w:val="00E16EFF"/>
    <w:rsid w:val="00E16F97"/>
    <w:rsid w:val="00E17760"/>
    <w:rsid w:val="00E178B8"/>
    <w:rsid w:val="00E17B7F"/>
    <w:rsid w:val="00E20155"/>
    <w:rsid w:val="00E20F5E"/>
    <w:rsid w:val="00E21C8B"/>
    <w:rsid w:val="00E22179"/>
    <w:rsid w:val="00E22450"/>
    <w:rsid w:val="00E2275B"/>
    <w:rsid w:val="00E22894"/>
    <w:rsid w:val="00E22966"/>
    <w:rsid w:val="00E23357"/>
    <w:rsid w:val="00E23697"/>
    <w:rsid w:val="00E24A9A"/>
    <w:rsid w:val="00E24BF8"/>
    <w:rsid w:val="00E24C4B"/>
    <w:rsid w:val="00E24F02"/>
    <w:rsid w:val="00E27159"/>
    <w:rsid w:val="00E271DF"/>
    <w:rsid w:val="00E273BC"/>
    <w:rsid w:val="00E30BE4"/>
    <w:rsid w:val="00E3168C"/>
    <w:rsid w:val="00E333FD"/>
    <w:rsid w:val="00E33679"/>
    <w:rsid w:val="00E33BC0"/>
    <w:rsid w:val="00E33F83"/>
    <w:rsid w:val="00E351D3"/>
    <w:rsid w:val="00E3526E"/>
    <w:rsid w:val="00E359DE"/>
    <w:rsid w:val="00E35C7B"/>
    <w:rsid w:val="00E35D54"/>
    <w:rsid w:val="00E35D72"/>
    <w:rsid w:val="00E3601C"/>
    <w:rsid w:val="00E366AD"/>
    <w:rsid w:val="00E367C5"/>
    <w:rsid w:val="00E36849"/>
    <w:rsid w:val="00E37292"/>
    <w:rsid w:val="00E37572"/>
    <w:rsid w:val="00E402AB"/>
    <w:rsid w:val="00E40D92"/>
    <w:rsid w:val="00E40E65"/>
    <w:rsid w:val="00E417DD"/>
    <w:rsid w:val="00E419A7"/>
    <w:rsid w:val="00E419F2"/>
    <w:rsid w:val="00E43C80"/>
    <w:rsid w:val="00E44DDD"/>
    <w:rsid w:val="00E44E10"/>
    <w:rsid w:val="00E44F6C"/>
    <w:rsid w:val="00E45D2D"/>
    <w:rsid w:val="00E470CA"/>
    <w:rsid w:val="00E4743B"/>
    <w:rsid w:val="00E50187"/>
    <w:rsid w:val="00E50356"/>
    <w:rsid w:val="00E51B50"/>
    <w:rsid w:val="00E521BE"/>
    <w:rsid w:val="00E54740"/>
    <w:rsid w:val="00E5617F"/>
    <w:rsid w:val="00E564FE"/>
    <w:rsid w:val="00E56DC4"/>
    <w:rsid w:val="00E60410"/>
    <w:rsid w:val="00E605BC"/>
    <w:rsid w:val="00E60A5B"/>
    <w:rsid w:val="00E61253"/>
    <w:rsid w:val="00E616D8"/>
    <w:rsid w:val="00E63DAB"/>
    <w:rsid w:val="00E64229"/>
    <w:rsid w:val="00E64544"/>
    <w:rsid w:val="00E656BE"/>
    <w:rsid w:val="00E65857"/>
    <w:rsid w:val="00E65C6B"/>
    <w:rsid w:val="00E66C53"/>
    <w:rsid w:val="00E7055B"/>
    <w:rsid w:val="00E707D8"/>
    <w:rsid w:val="00E70D96"/>
    <w:rsid w:val="00E70FC4"/>
    <w:rsid w:val="00E71046"/>
    <w:rsid w:val="00E71F6C"/>
    <w:rsid w:val="00E727A9"/>
    <w:rsid w:val="00E72E5B"/>
    <w:rsid w:val="00E739D7"/>
    <w:rsid w:val="00E73A3E"/>
    <w:rsid w:val="00E744CA"/>
    <w:rsid w:val="00E746DB"/>
    <w:rsid w:val="00E74F27"/>
    <w:rsid w:val="00E74F8A"/>
    <w:rsid w:val="00E75CCF"/>
    <w:rsid w:val="00E76F80"/>
    <w:rsid w:val="00E77762"/>
    <w:rsid w:val="00E77EEF"/>
    <w:rsid w:val="00E77EF3"/>
    <w:rsid w:val="00E8049C"/>
    <w:rsid w:val="00E80AE5"/>
    <w:rsid w:val="00E81587"/>
    <w:rsid w:val="00E81B4B"/>
    <w:rsid w:val="00E82181"/>
    <w:rsid w:val="00E82418"/>
    <w:rsid w:val="00E82B9E"/>
    <w:rsid w:val="00E82C84"/>
    <w:rsid w:val="00E82CA5"/>
    <w:rsid w:val="00E82E90"/>
    <w:rsid w:val="00E83927"/>
    <w:rsid w:val="00E849AC"/>
    <w:rsid w:val="00E85112"/>
    <w:rsid w:val="00E85127"/>
    <w:rsid w:val="00E85321"/>
    <w:rsid w:val="00E8566A"/>
    <w:rsid w:val="00E86C2F"/>
    <w:rsid w:val="00E91276"/>
    <w:rsid w:val="00E914F0"/>
    <w:rsid w:val="00E91859"/>
    <w:rsid w:val="00E91A2C"/>
    <w:rsid w:val="00E91E60"/>
    <w:rsid w:val="00E931C6"/>
    <w:rsid w:val="00E966F1"/>
    <w:rsid w:val="00E969B6"/>
    <w:rsid w:val="00E978CF"/>
    <w:rsid w:val="00E979B7"/>
    <w:rsid w:val="00E97AAD"/>
    <w:rsid w:val="00E97DA7"/>
    <w:rsid w:val="00E97EB2"/>
    <w:rsid w:val="00EA10CD"/>
    <w:rsid w:val="00EA12C2"/>
    <w:rsid w:val="00EA1572"/>
    <w:rsid w:val="00EA21FF"/>
    <w:rsid w:val="00EA3491"/>
    <w:rsid w:val="00EA3A1A"/>
    <w:rsid w:val="00EA3FB3"/>
    <w:rsid w:val="00EA4967"/>
    <w:rsid w:val="00EA4AEA"/>
    <w:rsid w:val="00EA4CB3"/>
    <w:rsid w:val="00EA4DEC"/>
    <w:rsid w:val="00EA5E99"/>
    <w:rsid w:val="00EA69DE"/>
    <w:rsid w:val="00EA6A82"/>
    <w:rsid w:val="00EA6B1B"/>
    <w:rsid w:val="00EA6EE4"/>
    <w:rsid w:val="00EA7360"/>
    <w:rsid w:val="00EA78CD"/>
    <w:rsid w:val="00EA7A16"/>
    <w:rsid w:val="00EB0CF3"/>
    <w:rsid w:val="00EB17E8"/>
    <w:rsid w:val="00EB1931"/>
    <w:rsid w:val="00EB1DE6"/>
    <w:rsid w:val="00EB1FC6"/>
    <w:rsid w:val="00EB2AEE"/>
    <w:rsid w:val="00EB2C5D"/>
    <w:rsid w:val="00EB2F21"/>
    <w:rsid w:val="00EB33D7"/>
    <w:rsid w:val="00EB3625"/>
    <w:rsid w:val="00EB427A"/>
    <w:rsid w:val="00EB4E15"/>
    <w:rsid w:val="00EB547E"/>
    <w:rsid w:val="00EB58FD"/>
    <w:rsid w:val="00EB646D"/>
    <w:rsid w:val="00EB6817"/>
    <w:rsid w:val="00EB7367"/>
    <w:rsid w:val="00EB7C67"/>
    <w:rsid w:val="00EB7CE9"/>
    <w:rsid w:val="00EB7D29"/>
    <w:rsid w:val="00EB7DB7"/>
    <w:rsid w:val="00EC1BDD"/>
    <w:rsid w:val="00EC2415"/>
    <w:rsid w:val="00EC24DB"/>
    <w:rsid w:val="00EC3081"/>
    <w:rsid w:val="00EC36E7"/>
    <w:rsid w:val="00EC572D"/>
    <w:rsid w:val="00EC58BC"/>
    <w:rsid w:val="00EC5BE3"/>
    <w:rsid w:val="00EC626A"/>
    <w:rsid w:val="00EC71A4"/>
    <w:rsid w:val="00EC7681"/>
    <w:rsid w:val="00EC7B76"/>
    <w:rsid w:val="00EC7C53"/>
    <w:rsid w:val="00EC7DB8"/>
    <w:rsid w:val="00ED03E3"/>
    <w:rsid w:val="00ED0D68"/>
    <w:rsid w:val="00ED0DE5"/>
    <w:rsid w:val="00ED1F01"/>
    <w:rsid w:val="00ED2046"/>
    <w:rsid w:val="00ED4308"/>
    <w:rsid w:val="00ED5EF2"/>
    <w:rsid w:val="00ED671E"/>
    <w:rsid w:val="00ED692F"/>
    <w:rsid w:val="00ED6B84"/>
    <w:rsid w:val="00EE19E2"/>
    <w:rsid w:val="00EE2FB5"/>
    <w:rsid w:val="00EE3D2E"/>
    <w:rsid w:val="00EE3F27"/>
    <w:rsid w:val="00EE3FE6"/>
    <w:rsid w:val="00EE4662"/>
    <w:rsid w:val="00EE4BDE"/>
    <w:rsid w:val="00EE5280"/>
    <w:rsid w:val="00EE550C"/>
    <w:rsid w:val="00EE6B54"/>
    <w:rsid w:val="00EE6EA9"/>
    <w:rsid w:val="00EE71D2"/>
    <w:rsid w:val="00EE71FB"/>
    <w:rsid w:val="00EE7A13"/>
    <w:rsid w:val="00EE7D4D"/>
    <w:rsid w:val="00EF01EE"/>
    <w:rsid w:val="00EF05C5"/>
    <w:rsid w:val="00EF05CE"/>
    <w:rsid w:val="00EF0956"/>
    <w:rsid w:val="00EF0D83"/>
    <w:rsid w:val="00EF1B69"/>
    <w:rsid w:val="00EF1F29"/>
    <w:rsid w:val="00EF234C"/>
    <w:rsid w:val="00EF2509"/>
    <w:rsid w:val="00EF2674"/>
    <w:rsid w:val="00EF3590"/>
    <w:rsid w:val="00EF4EA0"/>
    <w:rsid w:val="00EF58C2"/>
    <w:rsid w:val="00EF5EC3"/>
    <w:rsid w:val="00EF637E"/>
    <w:rsid w:val="00EF6429"/>
    <w:rsid w:val="00EF6A83"/>
    <w:rsid w:val="00EF6B62"/>
    <w:rsid w:val="00EF6F68"/>
    <w:rsid w:val="00F00221"/>
    <w:rsid w:val="00F003D6"/>
    <w:rsid w:val="00F010FF"/>
    <w:rsid w:val="00F015D1"/>
    <w:rsid w:val="00F0245B"/>
    <w:rsid w:val="00F03936"/>
    <w:rsid w:val="00F03AE7"/>
    <w:rsid w:val="00F03C3E"/>
    <w:rsid w:val="00F0490B"/>
    <w:rsid w:val="00F05230"/>
    <w:rsid w:val="00F0623A"/>
    <w:rsid w:val="00F0692A"/>
    <w:rsid w:val="00F071CC"/>
    <w:rsid w:val="00F07698"/>
    <w:rsid w:val="00F100C6"/>
    <w:rsid w:val="00F10989"/>
    <w:rsid w:val="00F10EC8"/>
    <w:rsid w:val="00F11F9E"/>
    <w:rsid w:val="00F1254E"/>
    <w:rsid w:val="00F1263C"/>
    <w:rsid w:val="00F12A18"/>
    <w:rsid w:val="00F131DB"/>
    <w:rsid w:val="00F13206"/>
    <w:rsid w:val="00F13F49"/>
    <w:rsid w:val="00F1433C"/>
    <w:rsid w:val="00F1434C"/>
    <w:rsid w:val="00F14433"/>
    <w:rsid w:val="00F14B6A"/>
    <w:rsid w:val="00F15038"/>
    <w:rsid w:val="00F160A4"/>
    <w:rsid w:val="00F16595"/>
    <w:rsid w:val="00F1672E"/>
    <w:rsid w:val="00F16D3C"/>
    <w:rsid w:val="00F17356"/>
    <w:rsid w:val="00F204FF"/>
    <w:rsid w:val="00F20877"/>
    <w:rsid w:val="00F208EC"/>
    <w:rsid w:val="00F21019"/>
    <w:rsid w:val="00F21096"/>
    <w:rsid w:val="00F21303"/>
    <w:rsid w:val="00F2146D"/>
    <w:rsid w:val="00F2243B"/>
    <w:rsid w:val="00F22600"/>
    <w:rsid w:val="00F238FF"/>
    <w:rsid w:val="00F23BD2"/>
    <w:rsid w:val="00F23BE8"/>
    <w:rsid w:val="00F2411E"/>
    <w:rsid w:val="00F242F9"/>
    <w:rsid w:val="00F24465"/>
    <w:rsid w:val="00F244F8"/>
    <w:rsid w:val="00F2490A"/>
    <w:rsid w:val="00F25064"/>
    <w:rsid w:val="00F2546C"/>
    <w:rsid w:val="00F26292"/>
    <w:rsid w:val="00F26B50"/>
    <w:rsid w:val="00F2720B"/>
    <w:rsid w:val="00F275A8"/>
    <w:rsid w:val="00F27C18"/>
    <w:rsid w:val="00F304CF"/>
    <w:rsid w:val="00F305E8"/>
    <w:rsid w:val="00F30934"/>
    <w:rsid w:val="00F30B6D"/>
    <w:rsid w:val="00F321B3"/>
    <w:rsid w:val="00F32D2B"/>
    <w:rsid w:val="00F33032"/>
    <w:rsid w:val="00F3412A"/>
    <w:rsid w:val="00F34FA4"/>
    <w:rsid w:val="00F35088"/>
    <w:rsid w:val="00F3561D"/>
    <w:rsid w:val="00F360A9"/>
    <w:rsid w:val="00F3674C"/>
    <w:rsid w:val="00F36759"/>
    <w:rsid w:val="00F36AFD"/>
    <w:rsid w:val="00F36B46"/>
    <w:rsid w:val="00F37061"/>
    <w:rsid w:val="00F374A7"/>
    <w:rsid w:val="00F375F5"/>
    <w:rsid w:val="00F37A0E"/>
    <w:rsid w:val="00F412C9"/>
    <w:rsid w:val="00F41F98"/>
    <w:rsid w:val="00F4226E"/>
    <w:rsid w:val="00F425D5"/>
    <w:rsid w:val="00F426A3"/>
    <w:rsid w:val="00F426E5"/>
    <w:rsid w:val="00F4344B"/>
    <w:rsid w:val="00F43C48"/>
    <w:rsid w:val="00F45BEC"/>
    <w:rsid w:val="00F461CD"/>
    <w:rsid w:val="00F4648C"/>
    <w:rsid w:val="00F46915"/>
    <w:rsid w:val="00F46BE1"/>
    <w:rsid w:val="00F47911"/>
    <w:rsid w:val="00F479BA"/>
    <w:rsid w:val="00F47F2E"/>
    <w:rsid w:val="00F50241"/>
    <w:rsid w:val="00F50AE9"/>
    <w:rsid w:val="00F510E3"/>
    <w:rsid w:val="00F5118B"/>
    <w:rsid w:val="00F5183A"/>
    <w:rsid w:val="00F52654"/>
    <w:rsid w:val="00F52C7F"/>
    <w:rsid w:val="00F5369F"/>
    <w:rsid w:val="00F541E4"/>
    <w:rsid w:val="00F545D5"/>
    <w:rsid w:val="00F54640"/>
    <w:rsid w:val="00F54E0B"/>
    <w:rsid w:val="00F552B8"/>
    <w:rsid w:val="00F55B9A"/>
    <w:rsid w:val="00F5620F"/>
    <w:rsid w:val="00F57264"/>
    <w:rsid w:val="00F5760E"/>
    <w:rsid w:val="00F601EC"/>
    <w:rsid w:val="00F60578"/>
    <w:rsid w:val="00F61F93"/>
    <w:rsid w:val="00F6208E"/>
    <w:rsid w:val="00F62EF0"/>
    <w:rsid w:val="00F631AF"/>
    <w:rsid w:val="00F63439"/>
    <w:rsid w:val="00F63EF5"/>
    <w:rsid w:val="00F642F8"/>
    <w:rsid w:val="00F643F7"/>
    <w:rsid w:val="00F649D1"/>
    <w:rsid w:val="00F64CEE"/>
    <w:rsid w:val="00F64F0A"/>
    <w:rsid w:val="00F6607C"/>
    <w:rsid w:val="00F6626E"/>
    <w:rsid w:val="00F66875"/>
    <w:rsid w:val="00F6697A"/>
    <w:rsid w:val="00F66BCF"/>
    <w:rsid w:val="00F67E9C"/>
    <w:rsid w:val="00F702BF"/>
    <w:rsid w:val="00F70420"/>
    <w:rsid w:val="00F717BF"/>
    <w:rsid w:val="00F71BD5"/>
    <w:rsid w:val="00F71F3A"/>
    <w:rsid w:val="00F721BB"/>
    <w:rsid w:val="00F72865"/>
    <w:rsid w:val="00F729E5"/>
    <w:rsid w:val="00F72E51"/>
    <w:rsid w:val="00F73A5B"/>
    <w:rsid w:val="00F73C48"/>
    <w:rsid w:val="00F740CE"/>
    <w:rsid w:val="00F74A90"/>
    <w:rsid w:val="00F74D6A"/>
    <w:rsid w:val="00F74F9A"/>
    <w:rsid w:val="00F7567B"/>
    <w:rsid w:val="00F759BB"/>
    <w:rsid w:val="00F75DBA"/>
    <w:rsid w:val="00F76011"/>
    <w:rsid w:val="00F761A0"/>
    <w:rsid w:val="00F7629F"/>
    <w:rsid w:val="00F763AE"/>
    <w:rsid w:val="00F7688A"/>
    <w:rsid w:val="00F778A5"/>
    <w:rsid w:val="00F80491"/>
    <w:rsid w:val="00F81C9A"/>
    <w:rsid w:val="00F81CA5"/>
    <w:rsid w:val="00F824DC"/>
    <w:rsid w:val="00F833BC"/>
    <w:rsid w:val="00F835FB"/>
    <w:rsid w:val="00F83788"/>
    <w:rsid w:val="00F83C21"/>
    <w:rsid w:val="00F84406"/>
    <w:rsid w:val="00F84727"/>
    <w:rsid w:val="00F84E01"/>
    <w:rsid w:val="00F85736"/>
    <w:rsid w:val="00F86090"/>
    <w:rsid w:val="00F86759"/>
    <w:rsid w:val="00F8683B"/>
    <w:rsid w:val="00F869A2"/>
    <w:rsid w:val="00F87FD0"/>
    <w:rsid w:val="00F90051"/>
    <w:rsid w:val="00F90602"/>
    <w:rsid w:val="00F90C7E"/>
    <w:rsid w:val="00F91FC9"/>
    <w:rsid w:val="00F92444"/>
    <w:rsid w:val="00F94491"/>
    <w:rsid w:val="00F947C7"/>
    <w:rsid w:val="00F950AB"/>
    <w:rsid w:val="00F95130"/>
    <w:rsid w:val="00F9579C"/>
    <w:rsid w:val="00F9644B"/>
    <w:rsid w:val="00F9685E"/>
    <w:rsid w:val="00F97E5E"/>
    <w:rsid w:val="00FA070F"/>
    <w:rsid w:val="00FA0B8A"/>
    <w:rsid w:val="00FA0BC1"/>
    <w:rsid w:val="00FA111B"/>
    <w:rsid w:val="00FA1299"/>
    <w:rsid w:val="00FA13D8"/>
    <w:rsid w:val="00FA157A"/>
    <w:rsid w:val="00FA158D"/>
    <w:rsid w:val="00FA1990"/>
    <w:rsid w:val="00FA21AF"/>
    <w:rsid w:val="00FA226E"/>
    <w:rsid w:val="00FA2428"/>
    <w:rsid w:val="00FA2B95"/>
    <w:rsid w:val="00FA2F04"/>
    <w:rsid w:val="00FA3295"/>
    <w:rsid w:val="00FA4C9B"/>
    <w:rsid w:val="00FA4CD0"/>
    <w:rsid w:val="00FA5557"/>
    <w:rsid w:val="00FA5695"/>
    <w:rsid w:val="00FA65EF"/>
    <w:rsid w:val="00FB009C"/>
    <w:rsid w:val="00FB080A"/>
    <w:rsid w:val="00FB0CDB"/>
    <w:rsid w:val="00FB0DC7"/>
    <w:rsid w:val="00FB104E"/>
    <w:rsid w:val="00FB1A46"/>
    <w:rsid w:val="00FB2258"/>
    <w:rsid w:val="00FB27C1"/>
    <w:rsid w:val="00FB29E5"/>
    <w:rsid w:val="00FB3166"/>
    <w:rsid w:val="00FB3D21"/>
    <w:rsid w:val="00FB439B"/>
    <w:rsid w:val="00FB5866"/>
    <w:rsid w:val="00FB5D54"/>
    <w:rsid w:val="00FB5F56"/>
    <w:rsid w:val="00FB7254"/>
    <w:rsid w:val="00FB729B"/>
    <w:rsid w:val="00FB76C9"/>
    <w:rsid w:val="00FB7712"/>
    <w:rsid w:val="00FB7A2F"/>
    <w:rsid w:val="00FC0021"/>
    <w:rsid w:val="00FC0DBD"/>
    <w:rsid w:val="00FC2318"/>
    <w:rsid w:val="00FC23D8"/>
    <w:rsid w:val="00FC28D3"/>
    <w:rsid w:val="00FC32A7"/>
    <w:rsid w:val="00FC3306"/>
    <w:rsid w:val="00FC33A4"/>
    <w:rsid w:val="00FC3438"/>
    <w:rsid w:val="00FC35FE"/>
    <w:rsid w:val="00FC40F5"/>
    <w:rsid w:val="00FC4102"/>
    <w:rsid w:val="00FC5650"/>
    <w:rsid w:val="00FC5827"/>
    <w:rsid w:val="00FC5A4C"/>
    <w:rsid w:val="00FC6284"/>
    <w:rsid w:val="00FC70B9"/>
    <w:rsid w:val="00FD1D40"/>
    <w:rsid w:val="00FD230A"/>
    <w:rsid w:val="00FD2319"/>
    <w:rsid w:val="00FD2346"/>
    <w:rsid w:val="00FD247C"/>
    <w:rsid w:val="00FD299E"/>
    <w:rsid w:val="00FD302A"/>
    <w:rsid w:val="00FD3709"/>
    <w:rsid w:val="00FD3B8D"/>
    <w:rsid w:val="00FD44C7"/>
    <w:rsid w:val="00FD4755"/>
    <w:rsid w:val="00FD491B"/>
    <w:rsid w:val="00FD4A98"/>
    <w:rsid w:val="00FD56B2"/>
    <w:rsid w:val="00FD5EF9"/>
    <w:rsid w:val="00FD63E1"/>
    <w:rsid w:val="00FD6907"/>
    <w:rsid w:val="00FD7402"/>
    <w:rsid w:val="00FE038E"/>
    <w:rsid w:val="00FE07C2"/>
    <w:rsid w:val="00FE0A76"/>
    <w:rsid w:val="00FE1812"/>
    <w:rsid w:val="00FE1B17"/>
    <w:rsid w:val="00FE1EE3"/>
    <w:rsid w:val="00FE2964"/>
    <w:rsid w:val="00FE2C30"/>
    <w:rsid w:val="00FE2FFB"/>
    <w:rsid w:val="00FE3361"/>
    <w:rsid w:val="00FE33B0"/>
    <w:rsid w:val="00FE3553"/>
    <w:rsid w:val="00FE4114"/>
    <w:rsid w:val="00FE42DE"/>
    <w:rsid w:val="00FE46DB"/>
    <w:rsid w:val="00FE49AC"/>
    <w:rsid w:val="00FE4E39"/>
    <w:rsid w:val="00FE55B1"/>
    <w:rsid w:val="00FE648A"/>
    <w:rsid w:val="00FE6641"/>
    <w:rsid w:val="00FE66E1"/>
    <w:rsid w:val="00FE69DF"/>
    <w:rsid w:val="00FE715F"/>
    <w:rsid w:val="00FE78BD"/>
    <w:rsid w:val="00FE7917"/>
    <w:rsid w:val="00FE7BA0"/>
    <w:rsid w:val="00FE7F6E"/>
    <w:rsid w:val="00FF08E0"/>
    <w:rsid w:val="00FF1A34"/>
    <w:rsid w:val="00FF2CA1"/>
    <w:rsid w:val="00FF30CA"/>
    <w:rsid w:val="00FF326B"/>
    <w:rsid w:val="00FF330E"/>
    <w:rsid w:val="00FF4829"/>
    <w:rsid w:val="00FF562D"/>
    <w:rsid w:val="00FF59C7"/>
    <w:rsid w:val="00FF5AC0"/>
    <w:rsid w:val="00FF5AF2"/>
    <w:rsid w:val="00FF6077"/>
    <w:rsid w:val="00FF707F"/>
    <w:rsid w:val="00FF7ACC"/>
    <w:rsid w:val="038E136A"/>
    <w:rsid w:val="06067CC6"/>
    <w:rsid w:val="0DD8F3CD"/>
    <w:rsid w:val="130C2722"/>
    <w:rsid w:val="239BFA12"/>
    <w:rsid w:val="2C14537E"/>
    <w:rsid w:val="2FD44EDE"/>
    <w:rsid w:val="44A0C5DF"/>
    <w:rsid w:val="4B7B55AB"/>
    <w:rsid w:val="6635E6C3"/>
    <w:rsid w:val="7A4B3A6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28FEB0"/>
  <w15:docId w15:val="{300C508B-2212-4509-BD2E-F4BBF4C91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imes New Roman" w:hAnsi="Verdana" w:cs="Times New Roman"/>
        <w:lang w:val="en-GB" w:eastAsia="en-GB"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uiPriority="9" w:qFormat="1"/>
    <w:lsdException w:name="heading 4" w:locked="0" w:semiHidden="1" w:unhideWhenUsed="1" w:qFormat="1"/>
    <w:lsdException w:name="heading 5" w:semiHidden="1" w:unhideWhenUsed="1" w:qFormat="1"/>
    <w:lsdException w:name="heading 6" w:semiHidden="1" w:uiPriority="99" w:unhideWhenUsed="1" w:qFormat="1"/>
    <w:lsdException w:name="heading 7" w:semiHidden="1" w:uiPriority="9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locked="0" w:semiHidden="1" w:uiPriority="39"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locked="0"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locked="0" w:semiHidden="1" w:uiPriority="99"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59"/>
    <w:lsdException w:name="Table Theme" w:locked="0" w:semiHidden="1" w:unhideWhenUsed="1"/>
    <w:lsdException w:name="Placeholder Text" w:locked="0"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locked="0"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36339A"/>
    <w:pPr>
      <w:jc w:val="both"/>
    </w:pPr>
    <w:rPr>
      <w:rFonts w:ascii="Arial Narrow" w:hAnsi="Arial Narrow"/>
      <w:lang w:val="en-ZA"/>
    </w:rPr>
  </w:style>
  <w:style w:type="paragraph" w:styleId="Heading1">
    <w:name w:val="heading 1"/>
    <w:basedOn w:val="Normal"/>
    <w:next w:val="Normal"/>
    <w:link w:val="Heading1Char"/>
    <w:qFormat/>
    <w:rsid w:val="006A2E30"/>
    <w:pPr>
      <w:keepNext/>
      <w:numPr>
        <w:numId w:val="24"/>
      </w:numPr>
      <w:spacing w:before="60" w:after="60"/>
      <w:outlineLvl w:val="0"/>
    </w:pPr>
    <w:rPr>
      <w:rFonts w:cs="Arial"/>
      <w:color w:val="5F0505"/>
      <w:kern w:val="32"/>
      <w:sz w:val="32"/>
      <w:szCs w:val="32"/>
    </w:rPr>
  </w:style>
  <w:style w:type="paragraph" w:styleId="Heading2">
    <w:name w:val="heading 2"/>
    <w:basedOn w:val="Normal"/>
    <w:next w:val="Normal"/>
    <w:link w:val="Heading2Char"/>
    <w:qFormat/>
    <w:rsid w:val="00D53AC7"/>
    <w:pPr>
      <w:keepNext/>
      <w:numPr>
        <w:ilvl w:val="1"/>
        <w:numId w:val="24"/>
      </w:numPr>
      <w:tabs>
        <w:tab w:val="clear" w:pos="680"/>
        <w:tab w:val="num" w:pos="822"/>
        <w:tab w:val="num" w:pos="4932"/>
      </w:tabs>
      <w:spacing w:before="60" w:after="60"/>
      <w:outlineLvl w:val="1"/>
    </w:pPr>
    <w:rPr>
      <w:rFonts w:cs="Arial"/>
      <w:color w:val="666666"/>
      <w:sz w:val="28"/>
      <w:szCs w:val="32"/>
    </w:rPr>
  </w:style>
  <w:style w:type="paragraph" w:styleId="Heading3">
    <w:name w:val="heading 3"/>
    <w:basedOn w:val="Normal"/>
    <w:next w:val="Normal"/>
    <w:link w:val="Heading3Char"/>
    <w:uiPriority w:val="9"/>
    <w:qFormat/>
    <w:rsid w:val="00D252C9"/>
    <w:pPr>
      <w:keepNext/>
      <w:numPr>
        <w:ilvl w:val="2"/>
        <w:numId w:val="24"/>
      </w:numPr>
      <w:tabs>
        <w:tab w:val="left" w:pos="1134"/>
      </w:tabs>
      <w:spacing w:before="60" w:after="60"/>
      <w:outlineLvl w:val="2"/>
    </w:pPr>
    <w:rPr>
      <w:rFonts w:cs="Arial"/>
      <w:shd w:val="clear" w:color="auto" w:fill="FFFFFF"/>
    </w:rPr>
  </w:style>
  <w:style w:type="paragraph" w:styleId="Heading4">
    <w:name w:val="heading 4"/>
    <w:basedOn w:val="Normal"/>
    <w:next w:val="Normal"/>
    <w:link w:val="Heading4Char"/>
    <w:qFormat/>
    <w:rsid w:val="002B5704"/>
    <w:pPr>
      <w:keepNext/>
      <w:numPr>
        <w:ilvl w:val="3"/>
        <w:numId w:val="24"/>
      </w:numPr>
      <w:tabs>
        <w:tab w:val="left" w:pos="822"/>
      </w:tabs>
      <w:spacing w:before="60" w:after="60"/>
      <w:outlineLvl w:val="3"/>
    </w:pPr>
    <w:rPr>
      <w:bCs/>
      <w:szCs w:val="28"/>
    </w:rPr>
  </w:style>
  <w:style w:type="paragraph" w:styleId="Heading5">
    <w:name w:val="heading 5"/>
    <w:basedOn w:val="Normal"/>
    <w:next w:val="Normal"/>
    <w:link w:val="Heading5Char"/>
    <w:unhideWhenUsed/>
    <w:qFormat/>
    <w:locked/>
    <w:rsid w:val="002B5704"/>
    <w:pPr>
      <w:spacing w:before="240" w:after="60"/>
      <w:outlineLvl w:val="4"/>
    </w:pPr>
    <w:rPr>
      <w:b/>
      <w:bCs/>
      <w:i/>
      <w:iCs/>
      <w:sz w:val="26"/>
      <w:szCs w:val="26"/>
    </w:rPr>
  </w:style>
  <w:style w:type="paragraph" w:styleId="Heading6">
    <w:name w:val="heading 6"/>
    <w:basedOn w:val="Normal"/>
    <w:next w:val="Normal"/>
    <w:link w:val="Heading6Char"/>
    <w:uiPriority w:val="99"/>
    <w:locked/>
    <w:rsid w:val="002B5704"/>
    <w:pPr>
      <w:keepNext/>
      <w:tabs>
        <w:tab w:val="left" w:pos="680"/>
      </w:tabs>
      <w:ind w:left="465"/>
      <w:outlineLvl w:val="5"/>
    </w:pPr>
    <w:rPr>
      <w:rFonts w:ascii="Arial" w:hAnsi="Arial" w:cs="Arial"/>
      <w:u w:val="single"/>
    </w:rPr>
  </w:style>
  <w:style w:type="paragraph" w:styleId="Heading7">
    <w:name w:val="heading 7"/>
    <w:basedOn w:val="Normal"/>
    <w:next w:val="Normal"/>
    <w:link w:val="Heading7Char"/>
    <w:uiPriority w:val="99"/>
    <w:locked/>
    <w:rsid w:val="002B5704"/>
    <w:pPr>
      <w:keepNext/>
      <w:ind w:left="612"/>
      <w:outlineLvl w:val="6"/>
    </w:pPr>
    <w:rPr>
      <w:rFonts w:ascii="Arial" w:hAnsi="Arial" w:cs="Arial"/>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Heading">
    <w:name w:val="Appendix Heading"/>
    <w:basedOn w:val="Heading1"/>
    <w:next w:val="Normal"/>
    <w:autoRedefine/>
    <w:uiPriority w:val="99"/>
    <w:qFormat/>
    <w:rsid w:val="00DA11B5"/>
    <w:pPr>
      <w:numPr>
        <w:numId w:val="0"/>
      </w:numPr>
      <w:pPrChange w:id="0" w:author="" w:date="2023-03-17T06:57:00Z">
        <w:pPr>
          <w:keepNext/>
          <w:spacing w:before="60" w:after="60"/>
          <w:outlineLvl w:val="0"/>
        </w:pPr>
      </w:pPrChange>
    </w:pPr>
    <w:rPr>
      <w:rPrChange w:id="0" w:author="" w:date="2023-03-17T06:57:00Z">
        <w:rPr>
          <w:rFonts w:ascii="Arial Narrow" w:hAnsi="Arial Narrow" w:cs="Arial"/>
          <w:color w:val="5F0505"/>
          <w:kern w:val="32"/>
          <w:sz w:val="32"/>
          <w:szCs w:val="32"/>
          <w:lang w:val="en-GB" w:eastAsia="en-GB" w:bidi="ar-SA"/>
        </w:rPr>
      </w:rPrChange>
    </w:rPr>
  </w:style>
  <w:style w:type="numbering" w:customStyle="1" w:styleId="AppendixListStyle">
    <w:name w:val="Appendix List Style"/>
    <w:uiPriority w:val="99"/>
    <w:rsid w:val="002B5704"/>
    <w:pPr>
      <w:numPr>
        <w:numId w:val="3"/>
      </w:numPr>
    </w:pPr>
  </w:style>
  <w:style w:type="paragraph" w:styleId="BalloonText">
    <w:name w:val="Balloon Text"/>
    <w:basedOn w:val="Normal"/>
    <w:link w:val="BalloonTextChar"/>
    <w:semiHidden/>
    <w:rsid w:val="002B5704"/>
    <w:rPr>
      <w:rFonts w:ascii="Tahoma" w:hAnsi="Tahoma" w:cs="Tahoma"/>
      <w:sz w:val="16"/>
      <w:szCs w:val="16"/>
    </w:rPr>
  </w:style>
  <w:style w:type="character" w:customStyle="1" w:styleId="BalloonTextChar">
    <w:name w:val="Balloon Text Char"/>
    <w:basedOn w:val="DefaultParagraphFont"/>
    <w:link w:val="BalloonText"/>
    <w:semiHidden/>
    <w:rsid w:val="002B5704"/>
    <w:rPr>
      <w:rFonts w:ascii="Tahoma" w:hAnsi="Tahoma" w:cs="Tahoma"/>
      <w:sz w:val="16"/>
      <w:szCs w:val="16"/>
    </w:rPr>
  </w:style>
  <w:style w:type="paragraph" w:styleId="BodyText">
    <w:name w:val="Body Text"/>
    <w:basedOn w:val="Normal"/>
    <w:link w:val="BodyTextChar"/>
    <w:uiPriority w:val="1"/>
    <w:qFormat/>
    <w:locked/>
    <w:rsid w:val="002B5704"/>
    <w:pPr>
      <w:widowControl w:val="0"/>
      <w:autoSpaceDE w:val="0"/>
      <w:autoSpaceDN w:val="0"/>
    </w:pPr>
    <w:rPr>
      <w:rFonts w:eastAsia="Calibri" w:cs="Calibri"/>
      <w:lang w:val="en-US"/>
    </w:rPr>
  </w:style>
  <w:style w:type="character" w:customStyle="1" w:styleId="BodyTextChar">
    <w:name w:val="Body Text Char"/>
    <w:basedOn w:val="DefaultParagraphFont"/>
    <w:link w:val="BodyText"/>
    <w:uiPriority w:val="1"/>
    <w:rsid w:val="002B5704"/>
    <w:rPr>
      <w:rFonts w:ascii="Arial Narrow" w:eastAsia="Calibri" w:hAnsi="Arial Narrow" w:cs="Calibri"/>
      <w:lang w:val="en-US"/>
    </w:rPr>
  </w:style>
  <w:style w:type="character" w:customStyle="1" w:styleId="BulkTextBold">
    <w:name w:val="Bulk Text Bold"/>
    <w:rsid w:val="002B5704"/>
    <w:rPr>
      <w:rFonts w:ascii="Arial Narrow" w:hAnsi="Arial Narrow"/>
      <w:b/>
      <w:color w:val="000000" w:themeColor="text1"/>
      <w:sz w:val="20"/>
    </w:rPr>
  </w:style>
  <w:style w:type="character" w:customStyle="1" w:styleId="BulkTextItalic">
    <w:name w:val="Bulk Text Italic"/>
    <w:rsid w:val="002B5704"/>
    <w:rPr>
      <w:rFonts w:ascii="Arial Narrow" w:hAnsi="Arial Narrow"/>
      <w:i/>
      <w:color w:val="000000" w:themeColor="text1"/>
      <w:sz w:val="20"/>
    </w:rPr>
  </w:style>
  <w:style w:type="paragraph" w:customStyle="1" w:styleId="Bullet1">
    <w:name w:val="Bullet 1"/>
    <w:basedOn w:val="Normal"/>
    <w:qFormat/>
    <w:rsid w:val="00546D64"/>
    <w:pPr>
      <w:numPr>
        <w:numId w:val="4"/>
      </w:numPr>
      <w:contextualSpacing/>
    </w:pPr>
    <w:rPr>
      <w:color w:val="000000" w:themeColor="text1"/>
    </w:rPr>
  </w:style>
  <w:style w:type="paragraph" w:customStyle="1" w:styleId="Bullet2">
    <w:name w:val="Bullet 2"/>
    <w:basedOn w:val="Bullet1"/>
    <w:rsid w:val="002B5704"/>
    <w:pPr>
      <w:numPr>
        <w:ilvl w:val="1"/>
      </w:numPr>
    </w:pPr>
  </w:style>
  <w:style w:type="numbering" w:customStyle="1" w:styleId="Bullets">
    <w:name w:val="Bullets"/>
    <w:basedOn w:val="NoList"/>
    <w:rsid w:val="002B5704"/>
    <w:pPr>
      <w:numPr>
        <w:numId w:val="5"/>
      </w:numPr>
    </w:pPr>
  </w:style>
  <w:style w:type="paragraph" w:styleId="Caption">
    <w:name w:val="caption"/>
    <w:aliases w:val="Har Caption"/>
    <w:basedOn w:val="Normal"/>
    <w:next w:val="Normal"/>
    <w:uiPriority w:val="35"/>
    <w:unhideWhenUsed/>
    <w:qFormat/>
    <w:locked/>
    <w:rsid w:val="002B5704"/>
    <w:pPr>
      <w:spacing w:after="200"/>
      <w:jc w:val="center"/>
    </w:pPr>
    <w:rPr>
      <w:i/>
      <w:iCs/>
      <w:color w:val="5F0505"/>
      <w:sz w:val="18"/>
      <w:szCs w:val="18"/>
    </w:rPr>
  </w:style>
  <w:style w:type="character" w:styleId="CommentReference">
    <w:name w:val="annotation reference"/>
    <w:basedOn w:val="DefaultParagraphFont"/>
    <w:uiPriority w:val="99"/>
    <w:locked/>
    <w:rsid w:val="002B5704"/>
    <w:rPr>
      <w:sz w:val="16"/>
      <w:szCs w:val="16"/>
    </w:rPr>
  </w:style>
  <w:style w:type="paragraph" w:styleId="CommentText">
    <w:name w:val="annotation text"/>
    <w:basedOn w:val="Normal"/>
    <w:link w:val="CommentTextChar"/>
    <w:uiPriority w:val="99"/>
    <w:locked/>
    <w:rsid w:val="002B5704"/>
    <w:rPr>
      <w:rFonts w:ascii="Verdana" w:hAnsi="Verdana"/>
    </w:rPr>
  </w:style>
  <w:style w:type="character" w:customStyle="1" w:styleId="CommentTextChar">
    <w:name w:val="Comment Text Char"/>
    <w:basedOn w:val="DefaultParagraphFont"/>
    <w:link w:val="CommentText"/>
    <w:uiPriority w:val="99"/>
    <w:rsid w:val="002B5704"/>
  </w:style>
  <w:style w:type="character" w:customStyle="1" w:styleId="Heading4Char">
    <w:name w:val="Heading 4 Char"/>
    <w:basedOn w:val="DefaultParagraphFont"/>
    <w:link w:val="Heading4"/>
    <w:rsid w:val="002B5704"/>
    <w:rPr>
      <w:rFonts w:ascii="Arial Narrow" w:hAnsi="Arial Narrow"/>
      <w:bCs/>
      <w:szCs w:val="28"/>
      <w:lang w:val="en-ZA"/>
    </w:rPr>
  </w:style>
  <w:style w:type="paragraph" w:styleId="CommentSubject">
    <w:name w:val="annotation subject"/>
    <w:basedOn w:val="CommentText"/>
    <w:next w:val="CommentText"/>
    <w:link w:val="CommentSubjectChar"/>
    <w:locked/>
    <w:rsid w:val="002B5704"/>
    <w:pPr>
      <w:tabs>
        <w:tab w:val="left" w:pos="1134"/>
      </w:tabs>
    </w:pPr>
    <w:rPr>
      <w:rFonts w:ascii="Arial Narrow" w:hAnsi="Arial Narrow"/>
      <w:b/>
      <w:bCs/>
      <w:color w:val="000000" w:themeColor="text1"/>
    </w:rPr>
  </w:style>
  <w:style w:type="character" w:customStyle="1" w:styleId="CommentSubjectChar">
    <w:name w:val="Comment Subject Char"/>
    <w:basedOn w:val="CommentTextChar"/>
    <w:link w:val="CommentSubject"/>
    <w:rsid w:val="002B5704"/>
    <w:rPr>
      <w:rFonts w:ascii="Arial Narrow" w:hAnsi="Arial Narrow"/>
      <w:b/>
      <w:bCs/>
      <w:color w:val="000000" w:themeColor="text1"/>
    </w:rPr>
  </w:style>
  <w:style w:type="numbering" w:customStyle="1" w:styleId="CurrentList1">
    <w:name w:val="Current List1"/>
    <w:uiPriority w:val="99"/>
    <w:rsid w:val="002B5704"/>
    <w:pPr>
      <w:numPr>
        <w:numId w:val="6"/>
      </w:numPr>
    </w:pPr>
  </w:style>
  <w:style w:type="numbering" w:customStyle="1" w:styleId="CurrentList2">
    <w:name w:val="Current List2"/>
    <w:uiPriority w:val="99"/>
    <w:rsid w:val="002B5704"/>
    <w:pPr>
      <w:numPr>
        <w:numId w:val="7"/>
      </w:numPr>
    </w:pPr>
  </w:style>
  <w:style w:type="numbering" w:customStyle="1" w:styleId="CurrentList3">
    <w:name w:val="Current List3"/>
    <w:uiPriority w:val="99"/>
    <w:rsid w:val="002B5704"/>
    <w:pPr>
      <w:numPr>
        <w:numId w:val="8"/>
      </w:numPr>
    </w:pPr>
  </w:style>
  <w:style w:type="paragraph" w:customStyle="1" w:styleId="Default">
    <w:name w:val="Default"/>
    <w:rsid w:val="002B5704"/>
    <w:pPr>
      <w:autoSpaceDE w:val="0"/>
      <w:autoSpaceDN w:val="0"/>
      <w:adjustRightInd w:val="0"/>
    </w:pPr>
    <w:rPr>
      <w:rFonts w:ascii="Arial Narrow" w:hAnsi="Arial Narrow" w:cs="Corbel"/>
      <w:color w:val="000000" w:themeColor="text1"/>
      <w:sz w:val="24"/>
      <w:szCs w:val="24"/>
    </w:rPr>
  </w:style>
  <w:style w:type="numbering" w:customStyle="1" w:styleId="Disclaimer">
    <w:name w:val="Disclaimer"/>
    <w:basedOn w:val="NoList"/>
    <w:rsid w:val="002B5704"/>
    <w:pPr>
      <w:numPr>
        <w:numId w:val="9"/>
      </w:numPr>
    </w:pPr>
  </w:style>
  <w:style w:type="paragraph" w:customStyle="1" w:styleId="Disclaimertext">
    <w:name w:val="Disclaimer text"/>
    <w:basedOn w:val="Normal"/>
    <w:rsid w:val="002B5704"/>
    <w:pPr>
      <w:spacing w:after="120"/>
    </w:pPr>
    <w:rPr>
      <w:sz w:val="18"/>
    </w:rPr>
  </w:style>
  <w:style w:type="paragraph" w:customStyle="1" w:styleId="DocumentHeading2">
    <w:name w:val="Document Heading 2"/>
    <w:basedOn w:val="Normal"/>
    <w:uiPriority w:val="99"/>
    <w:rsid w:val="002B5704"/>
    <w:rPr>
      <w:color w:val="666666"/>
      <w:sz w:val="36"/>
    </w:rPr>
  </w:style>
  <w:style w:type="paragraph" w:customStyle="1" w:styleId="DocumentClassification">
    <w:name w:val="Document Classification"/>
    <w:basedOn w:val="DocumentHeading2"/>
    <w:uiPriority w:val="99"/>
    <w:rsid w:val="002B5704"/>
    <w:rPr>
      <w:color w:val="000000" w:themeColor="text1"/>
      <w:sz w:val="28"/>
    </w:rPr>
  </w:style>
  <w:style w:type="paragraph" w:customStyle="1" w:styleId="DocumentHeading1">
    <w:name w:val="Document Heading 1"/>
    <w:basedOn w:val="Normal"/>
    <w:uiPriority w:val="99"/>
    <w:rsid w:val="002B5704"/>
    <w:rPr>
      <w:color w:val="632423" w:themeColor="accent2" w:themeShade="80"/>
      <w:spacing w:val="-2"/>
      <w:sz w:val="52"/>
    </w:rPr>
  </w:style>
  <w:style w:type="paragraph" w:customStyle="1" w:styleId="DocumentHeading3">
    <w:name w:val="Document Heading 3"/>
    <w:basedOn w:val="DocumentHeading2"/>
    <w:uiPriority w:val="99"/>
    <w:rsid w:val="002B5704"/>
    <w:rPr>
      <w:color w:val="0D0D0D" w:themeColor="text1" w:themeTint="F2"/>
      <w:sz w:val="28"/>
    </w:rPr>
  </w:style>
  <w:style w:type="paragraph" w:customStyle="1" w:styleId="DocumentHeading4">
    <w:name w:val="Document Heading 4"/>
    <w:basedOn w:val="DocumentHeading3"/>
    <w:qFormat/>
    <w:rsid w:val="002B5704"/>
    <w:rPr>
      <w:color w:val="808080" w:themeColor="background1" w:themeShade="80"/>
    </w:rPr>
  </w:style>
  <w:style w:type="paragraph" w:customStyle="1" w:styleId="DocumentHeadings">
    <w:name w:val="Document Headings"/>
    <w:basedOn w:val="Normal"/>
    <w:rsid w:val="002B5704"/>
    <w:rPr>
      <w:color w:val="632423" w:themeColor="accent2" w:themeShade="80"/>
      <w:sz w:val="32"/>
    </w:rPr>
  </w:style>
  <w:style w:type="paragraph" w:customStyle="1" w:styleId="DocumentListHeadings">
    <w:name w:val="Document List Headings"/>
    <w:basedOn w:val="DocumentHeadings"/>
    <w:rsid w:val="002B5704"/>
  </w:style>
  <w:style w:type="paragraph" w:customStyle="1" w:styleId="TableHeading">
    <w:name w:val="Table Heading"/>
    <w:basedOn w:val="Normal"/>
    <w:uiPriority w:val="99"/>
    <w:qFormat/>
    <w:rsid w:val="002B5704"/>
    <w:pPr>
      <w:spacing w:before="80"/>
      <w:jc w:val="center"/>
    </w:pPr>
    <w:rPr>
      <w:color w:val="FFFFFF"/>
      <w:sz w:val="18"/>
    </w:rPr>
  </w:style>
  <w:style w:type="paragraph" w:customStyle="1" w:styleId="DocumentTableHeading">
    <w:name w:val="Document Table Heading"/>
    <w:basedOn w:val="TableHeading"/>
    <w:rsid w:val="002B5704"/>
    <w:pPr>
      <w:spacing w:before="60" w:after="60"/>
    </w:pPr>
    <w:rPr>
      <w:sz w:val="16"/>
    </w:rPr>
  </w:style>
  <w:style w:type="character" w:customStyle="1" w:styleId="EmailStyle104">
    <w:name w:val="EmailStyle104"/>
    <w:basedOn w:val="DefaultParagraphFont"/>
    <w:uiPriority w:val="99"/>
    <w:semiHidden/>
    <w:rsid w:val="002B5704"/>
    <w:rPr>
      <w:rFonts w:ascii="Century Gothic" w:hAnsi="Century Gothic" w:cs="Times New Roman"/>
      <w:color w:val="auto"/>
      <w:sz w:val="20"/>
      <w:szCs w:val="20"/>
      <w:u w:val="none"/>
    </w:rPr>
  </w:style>
  <w:style w:type="character" w:customStyle="1" w:styleId="Heading5Char">
    <w:name w:val="Heading 5 Char"/>
    <w:basedOn w:val="DefaultParagraphFont"/>
    <w:link w:val="Heading5"/>
    <w:rsid w:val="002B5704"/>
    <w:rPr>
      <w:rFonts w:ascii="Arial Narrow" w:hAnsi="Arial Narrow"/>
      <w:b/>
      <w:bCs/>
      <w:i/>
      <w:iCs/>
      <w:sz w:val="26"/>
      <w:szCs w:val="26"/>
    </w:rPr>
  </w:style>
  <w:style w:type="paragraph" w:customStyle="1" w:styleId="FigureTitle">
    <w:name w:val="Figure Title"/>
    <w:basedOn w:val="Caption"/>
    <w:rsid w:val="002B5704"/>
  </w:style>
  <w:style w:type="character" w:styleId="FollowedHyperlink">
    <w:name w:val="FollowedHyperlink"/>
    <w:basedOn w:val="DefaultParagraphFont"/>
    <w:semiHidden/>
    <w:unhideWhenUsed/>
    <w:locked/>
    <w:rsid w:val="002B5704"/>
    <w:rPr>
      <w:color w:val="800080" w:themeColor="followedHyperlink"/>
      <w:u w:val="single"/>
    </w:rPr>
  </w:style>
  <w:style w:type="paragraph" w:styleId="Footer">
    <w:name w:val="footer"/>
    <w:basedOn w:val="Normal"/>
    <w:link w:val="FooterChar"/>
    <w:rsid w:val="002B5704"/>
    <w:pPr>
      <w:tabs>
        <w:tab w:val="center" w:pos="4513"/>
        <w:tab w:val="right" w:pos="9026"/>
      </w:tabs>
    </w:pPr>
  </w:style>
  <w:style w:type="character" w:customStyle="1" w:styleId="FooterChar">
    <w:name w:val="Footer Char"/>
    <w:basedOn w:val="DefaultParagraphFont"/>
    <w:link w:val="Footer"/>
    <w:rsid w:val="002B5704"/>
    <w:rPr>
      <w:rFonts w:ascii="Arial Narrow" w:hAnsi="Arial Narrow"/>
    </w:rPr>
  </w:style>
  <w:style w:type="character" w:styleId="FootnoteReference">
    <w:name w:val="footnote reference"/>
    <w:basedOn w:val="DefaultParagraphFont"/>
    <w:uiPriority w:val="99"/>
    <w:locked/>
    <w:rsid w:val="002B5704"/>
    <w:rPr>
      <w:vertAlign w:val="superscript"/>
    </w:rPr>
  </w:style>
  <w:style w:type="paragraph" w:styleId="FootnoteText">
    <w:name w:val="footnote text"/>
    <w:aliases w:val="Char Char Char,Char Char Char Char"/>
    <w:basedOn w:val="Normal"/>
    <w:link w:val="FootnoteTextChar"/>
    <w:uiPriority w:val="99"/>
    <w:unhideWhenUsed/>
    <w:locked/>
    <w:rsid w:val="002B5704"/>
    <w:rPr>
      <w:rFonts w:ascii="Calibri" w:eastAsia="Calibri" w:hAnsi="Calibri"/>
    </w:rPr>
  </w:style>
  <w:style w:type="character" w:customStyle="1" w:styleId="FootnoteTextChar">
    <w:name w:val="Footnote Text Char"/>
    <w:aliases w:val="Char Char Char Char1,Char Char Char Char Char"/>
    <w:basedOn w:val="DefaultParagraphFont"/>
    <w:link w:val="FootnoteText"/>
    <w:uiPriority w:val="99"/>
    <w:rsid w:val="002B5704"/>
    <w:rPr>
      <w:rFonts w:ascii="Calibri" w:eastAsia="Calibri" w:hAnsi="Calibri"/>
    </w:rPr>
  </w:style>
  <w:style w:type="table" w:styleId="GridTable1Light-Accent5">
    <w:name w:val="Grid Table 1 Light Accent 5"/>
    <w:basedOn w:val="TableNormal"/>
    <w:uiPriority w:val="46"/>
    <w:rsid w:val="002B5704"/>
    <w:pPr>
      <w:numPr>
        <w:numId w:val="15"/>
      </w:numPr>
      <w:ind w:left="1004" w:hanging="360"/>
    </w:pPr>
    <w:rPr>
      <w:rFonts w:ascii="Arial Narrow" w:hAnsi="Arial Narrow"/>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2B5704"/>
    <w:rPr>
      <w:rFonts w:ascii="Arial Narrow" w:hAnsi="Arial Narrow"/>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
    <w:name w:val="Grid Table 3"/>
    <w:basedOn w:val="TableNormal"/>
    <w:uiPriority w:val="48"/>
    <w:rsid w:val="002B5704"/>
    <w:rPr>
      <w:rFonts w:asciiTheme="minorHAnsi" w:eastAsiaTheme="minorHAnsi" w:hAnsiTheme="minorHAnsi" w:cstheme="minorBidi"/>
      <w:sz w:val="22"/>
      <w:szCs w:val="22"/>
      <w:lang w:val="en-ZA"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locked/>
    <w:rsid w:val="002B5704"/>
    <w:pPr>
      <w:tabs>
        <w:tab w:val="center" w:pos="4513"/>
        <w:tab w:val="right" w:pos="9026"/>
      </w:tabs>
    </w:pPr>
  </w:style>
  <w:style w:type="character" w:customStyle="1" w:styleId="HeaderChar">
    <w:name w:val="Header Char"/>
    <w:basedOn w:val="DefaultParagraphFont"/>
    <w:link w:val="Header"/>
    <w:rsid w:val="002B5704"/>
    <w:rPr>
      <w:rFonts w:ascii="Arial Narrow" w:hAnsi="Arial Narrow"/>
    </w:rPr>
  </w:style>
  <w:style w:type="character" w:customStyle="1" w:styleId="Heading3Char">
    <w:name w:val="Heading 3 Char"/>
    <w:basedOn w:val="DefaultParagraphFont"/>
    <w:link w:val="Heading3"/>
    <w:uiPriority w:val="9"/>
    <w:rsid w:val="00D252C9"/>
    <w:rPr>
      <w:rFonts w:ascii="Arial Narrow" w:hAnsi="Arial Narrow" w:cs="Arial"/>
      <w:lang w:val="en-ZA"/>
    </w:rPr>
  </w:style>
  <w:style w:type="character" w:customStyle="1" w:styleId="Heading6Char">
    <w:name w:val="Heading 6 Char"/>
    <w:basedOn w:val="DefaultParagraphFont"/>
    <w:link w:val="Heading6"/>
    <w:uiPriority w:val="99"/>
    <w:rsid w:val="002B5704"/>
    <w:rPr>
      <w:rFonts w:ascii="Arial" w:hAnsi="Arial" w:cs="Arial"/>
      <w:u w:val="single"/>
    </w:rPr>
  </w:style>
  <w:style w:type="character" w:customStyle="1" w:styleId="Heading7Char">
    <w:name w:val="Heading 7 Char"/>
    <w:basedOn w:val="DefaultParagraphFont"/>
    <w:link w:val="Heading7"/>
    <w:uiPriority w:val="99"/>
    <w:rsid w:val="002B5704"/>
    <w:rPr>
      <w:rFonts w:ascii="Arial" w:hAnsi="Arial" w:cs="Arial"/>
      <w:u w:val="single"/>
    </w:rPr>
  </w:style>
  <w:style w:type="character" w:styleId="Hyperlink">
    <w:name w:val="Hyperlink"/>
    <w:basedOn w:val="DefaultParagraphFont"/>
    <w:uiPriority w:val="99"/>
    <w:rsid w:val="002B5704"/>
    <w:rPr>
      <w:rFonts w:ascii="Arial Narrow" w:hAnsi="Arial Narrow"/>
      <w:color w:val="0000FF"/>
      <w:u w:val="single"/>
    </w:rPr>
  </w:style>
  <w:style w:type="table" w:customStyle="1" w:styleId="LightList-Accent11">
    <w:name w:val="Light List - Accent 11"/>
    <w:basedOn w:val="TableNormal"/>
    <w:uiPriority w:val="61"/>
    <w:locked/>
    <w:rsid w:val="002B5704"/>
    <w:rPr>
      <w:rFonts w:ascii="Arial Narrow" w:hAnsi="Arial Narrow"/>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locked/>
    <w:rsid w:val="002B5704"/>
    <w:rPr>
      <w:rFonts w:ascii="Arial Narrow" w:hAnsi="Arial Narrow"/>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LightList1">
    <w:name w:val="Light List1"/>
    <w:basedOn w:val="TableNormal"/>
    <w:uiPriority w:val="61"/>
    <w:locked/>
    <w:rsid w:val="002B5704"/>
    <w:rPr>
      <w:rFonts w:ascii="Arial Narrow" w:hAnsi="Arial Narrow"/>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Shading-Accent6">
    <w:name w:val="Light Shading Accent 6"/>
    <w:basedOn w:val="TableNormal"/>
    <w:uiPriority w:val="60"/>
    <w:locked/>
    <w:rsid w:val="002B5704"/>
    <w:rPr>
      <w:rFonts w:ascii="Arial Narrow" w:hAnsi="Arial Narrow"/>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paragraph" w:customStyle="1" w:styleId="Listintable">
    <w:name w:val="List in table"/>
    <w:basedOn w:val="Normal"/>
    <w:link w:val="ListintableChar"/>
    <w:qFormat/>
    <w:rsid w:val="002B5704"/>
    <w:pPr>
      <w:numPr>
        <w:numId w:val="11"/>
      </w:numPr>
      <w:tabs>
        <w:tab w:val="left" w:pos="130"/>
      </w:tabs>
    </w:pPr>
    <w:rPr>
      <w:color w:val="000000" w:themeColor="text1"/>
      <w:sz w:val="18"/>
      <w:szCs w:val="18"/>
    </w:rPr>
  </w:style>
  <w:style w:type="character" w:customStyle="1" w:styleId="ListintableChar">
    <w:name w:val="List in table Char"/>
    <w:basedOn w:val="DefaultParagraphFont"/>
    <w:link w:val="Listintable"/>
    <w:rsid w:val="002B5704"/>
    <w:rPr>
      <w:rFonts w:ascii="Arial Narrow" w:hAnsi="Arial Narrow"/>
      <w:color w:val="000000" w:themeColor="text1"/>
      <w:sz w:val="18"/>
      <w:szCs w:val="18"/>
    </w:rPr>
  </w:style>
  <w:style w:type="character" w:styleId="Mention">
    <w:name w:val="Mention"/>
    <w:basedOn w:val="DefaultParagraphFont"/>
    <w:uiPriority w:val="99"/>
    <w:unhideWhenUsed/>
    <w:rsid w:val="002B5704"/>
    <w:rPr>
      <w:color w:val="2B579A"/>
      <w:shd w:val="clear" w:color="auto" w:fill="E6E6E6"/>
    </w:rPr>
  </w:style>
  <w:style w:type="paragraph" w:styleId="NormalWeb">
    <w:name w:val="Normal (Web)"/>
    <w:basedOn w:val="Normal"/>
    <w:uiPriority w:val="99"/>
    <w:locked/>
    <w:rsid w:val="002B5704"/>
    <w:pPr>
      <w:spacing w:before="100" w:beforeAutospacing="1" w:after="100" w:afterAutospacing="1"/>
    </w:pPr>
  </w:style>
  <w:style w:type="character" w:styleId="PlaceholderText">
    <w:name w:val="Placeholder Text"/>
    <w:basedOn w:val="DefaultParagraphFont"/>
    <w:uiPriority w:val="99"/>
    <w:semiHidden/>
    <w:rsid w:val="002B5704"/>
    <w:rPr>
      <w:color w:val="808080"/>
    </w:rPr>
  </w:style>
  <w:style w:type="table" w:styleId="PlainTable1">
    <w:name w:val="Plain Table 1"/>
    <w:basedOn w:val="TableNormal"/>
    <w:uiPriority w:val="41"/>
    <w:rsid w:val="002B5704"/>
    <w:rPr>
      <w:rFonts w:ascii="Arial Narrow" w:hAnsi="Arial Narro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MSSMainTable">
    <w:name w:val="PMSS Main Table"/>
    <w:basedOn w:val="TableNormal"/>
    <w:rsid w:val="002B5704"/>
    <w:pPr>
      <w:jc w:val="both"/>
    </w:pPr>
    <w:rPr>
      <w:rFonts w:ascii="Arial" w:hAnsi="Arial"/>
      <w:color w:val="000000"/>
      <w:sz w:val="16"/>
    </w:rPr>
    <w:tblPr>
      <w:tblInd w:w="1304" w:type="dxa"/>
      <w:tblBorders>
        <w:top w:val="single" w:sz="4" w:space="0" w:color="005096"/>
        <w:left w:val="single" w:sz="4" w:space="0" w:color="005096"/>
        <w:bottom w:val="single" w:sz="4" w:space="0" w:color="005096"/>
        <w:right w:val="single" w:sz="4" w:space="0" w:color="005096"/>
        <w:insideH w:val="single" w:sz="4" w:space="0" w:color="005096"/>
        <w:insideV w:val="single" w:sz="4" w:space="0" w:color="005096"/>
      </w:tblBorders>
    </w:tblPr>
    <w:tcPr>
      <w:shd w:val="clear" w:color="auto" w:fill="auto"/>
    </w:tcPr>
    <w:tblStylePr w:type="firstRow">
      <w:tblPr/>
      <w:tcPr>
        <w:tcBorders>
          <w:insideV w:val="single" w:sz="4" w:space="0" w:color="FFFFFF" w:themeColor="background1"/>
        </w:tcBorders>
        <w:shd w:val="clear" w:color="auto" w:fill="005096"/>
      </w:tcPr>
    </w:tblStylePr>
  </w:style>
  <w:style w:type="table" w:customStyle="1" w:styleId="PMSSMainTable1">
    <w:name w:val="PMSS Main Table1"/>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2">
    <w:name w:val="PMSS Main Table2"/>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table" w:customStyle="1" w:styleId="PMSSMainTable3">
    <w:name w:val="PMSS Main Table3"/>
    <w:basedOn w:val="TableNormal"/>
    <w:rsid w:val="002B5704"/>
    <w:pPr>
      <w:jc w:val="both"/>
    </w:pPr>
    <w:rPr>
      <w:rFonts w:ascii="Arial" w:hAnsi="Arial"/>
      <w:color w:val="000000" w:themeColor="text1"/>
      <w:sz w:val="16"/>
    </w:rPr>
    <w:tblPr>
      <w:tblInd w:w="1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3E4"/>
    </w:tcPr>
    <w:tblStylePr w:type="firstRow">
      <w:rPr>
        <w:rFonts w:ascii="@MingLiU-ExtB" w:hAnsi="@MingLiU-ExtB"/>
        <w:b w:val="0"/>
        <w:i w:val="0"/>
        <w:color w:val="FFFFFF" w:themeColor="background1"/>
        <w:sz w:val="16"/>
      </w:rPr>
      <w:tblPr/>
      <w:tcPr>
        <w:tcBorders>
          <w:insideV w:val="single" w:sz="4" w:space="0" w:color="FFFFFF" w:themeColor="background1"/>
        </w:tcBorders>
        <w:shd w:val="clear" w:color="auto" w:fill="005096"/>
      </w:tcPr>
    </w:tblStylePr>
  </w:style>
  <w:style w:type="character" w:styleId="Strong">
    <w:name w:val="Strong"/>
    <w:basedOn w:val="DefaultParagraphFont"/>
    <w:uiPriority w:val="22"/>
    <w:qFormat/>
    <w:locked/>
    <w:rsid w:val="002B5704"/>
    <w:rPr>
      <w:b/>
      <w:bCs/>
    </w:rPr>
  </w:style>
  <w:style w:type="table" w:styleId="Table3Deffects3">
    <w:name w:val="Table 3D effects 3"/>
    <w:basedOn w:val="TableNormal"/>
    <w:locked/>
    <w:rsid w:val="002B5704"/>
    <w:pPr>
      <w:jc w:val="both"/>
    </w:pPr>
    <w:rPr>
      <w:rFonts w:ascii="Arial Narrow" w:hAnsi="Arial Narrow"/>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
    <w:name w:val="Table Text"/>
    <w:basedOn w:val="Normal"/>
    <w:link w:val="TableTextChar"/>
    <w:qFormat/>
    <w:rsid w:val="002B5704"/>
    <w:pPr>
      <w:spacing w:before="40" w:after="40"/>
    </w:pPr>
    <w:rPr>
      <w:spacing w:val="-2"/>
      <w:szCs w:val="22"/>
      <w:lang w:eastAsia="ru-RU"/>
    </w:rPr>
  </w:style>
  <w:style w:type="character" w:customStyle="1" w:styleId="TableTextChar">
    <w:name w:val="Table Text Char"/>
    <w:basedOn w:val="DefaultParagraphFont"/>
    <w:link w:val="TableText"/>
    <w:rsid w:val="002B5704"/>
    <w:rPr>
      <w:rFonts w:ascii="Arial Narrow" w:hAnsi="Arial Narrow"/>
      <w:spacing w:val="-2"/>
      <w:szCs w:val="22"/>
      <w:lang w:eastAsia="ru-RU"/>
    </w:rPr>
  </w:style>
  <w:style w:type="paragraph" w:customStyle="1" w:styleId="TableBullet">
    <w:name w:val="Table Bullet"/>
    <w:basedOn w:val="TableText"/>
    <w:rsid w:val="002B5704"/>
    <w:pPr>
      <w:numPr>
        <w:numId w:val="12"/>
      </w:numPr>
    </w:pPr>
  </w:style>
  <w:style w:type="numbering" w:customStyle="1" w:styleId="TableBulletedList">
    <w:name w:val="Table Bulleted List"/>
    <w:uiPriority w:val="99"/>
    <w:rsid w:val="002B5704"/>
    <w:pPr>
      <w:numPr>
        <w:numId w:val="13"/>
      </w:numPr>
    </w:pPr>
  </w:style>
  <w:style w:type="numbering" w:customStyle="1" w:styleId="TableBullets">
    <w:name w:val="Table Bullets"/>
    <w:basedOn w:val="Bullets"/>
    <w:rsid w:val="002B5704"/>
    <w:pPr>
      <w:numPr>
        <w:numId w:val="14"/>
      </w:numPr>
    </w:pPr>
  </w:style>
  <w:style w:type="table" w:styleId="TableClassic1">
    <w:name w:val="Table Classic 1"/>
    <w:basedOn w:val="TableNormal"/>
    <w:locked/>
    <w:rsid w:val="002B5704"/>
    <w:pPr>
      <w:jc w:val="both"/>
    </w:pPr>
    <w:rPr>
      <w:rFonts w:ascii="Arial Narrow" w:hAnsi="Arial Narrow"/>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locked/>
    <w:rsid w:val="002B5704"/>
    <w:pPr>
      <w:jc w:val="both"/>
    </w:pPr>
    <w:rPr>
      <w:rFonts w:ascii="Arial Narrow" w:hAnsi="Arial Narrow"/>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locked/>
    <w:rsid w:val="002B5704"/>
    <w:pPr>
      <w:jc w:val="both"/>
    </w:pPr>
    <w:rPr>
      <w:rFonts w:ascii="Arial Narrow" w:hAnsi="Arial Narrow"/>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locked/>
    <w:rsid w:val="002B5704"/>
    <w:pPr>
      <w:jc w:val="both"/>
    </w:pPr>
    <w:rPr>
      <w:rFonts w:ascii="Arial Narrow" w:hAnsi="Arial Narrow"/>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locked/>
    <w:rsid w:val="002B5704"/>
    <w:pPr>
      <w:jc w:val="both"/>
    </w:pPr>
    <w:rPr>
      <w:rFonts w:ascii="Arial Narrow" w:hAnsi="Arial Narrow"/>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locked/>
    <w:rsid w:val="002B5704"/>
    <w:pPr>
      <w:jc w:val="both"/>
    </w:pPr>
    <w:rPr>
      <w:rFonts w:ascii="Arial Narrow" w:hAnsi="Arial Narrow"/>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locked/>
    <w:rsid w:val="002B5704"/>
    <w:pPr>
      <w:jc w:val="both"/>
    </w:pPr>
    <w:rPr>
      <w:rFonts w:ascii="Arial Narrow" w:hAnsi="Arial Narrow"/>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locked/>
    <w:rsid w:val="002B5704"/>
    <w:pPr>
      <w:jc w:val="both"/>
    </w:pPr>
    <w:rPr>
      <w:rFonts w:ascii="Arial Narrow" w:hAnsi="Arial Narrow"/>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aliases w:val="Table Grid_A"/>
    <w:basedOn w:val="TableNormal"/>
    <w:uiPriority w:val="59"/>
    <w:locked/>
    <w:rsid w:val="002B5704"/>
    <w:rPr>
      <w:rFonts w:ascii="Arial Narrow" w:hAnsi="Arial Narro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Simple1">
    <w:name w:val="Table Simple 1"/>
    <w:basedOn w:val="TableNormal"/>
    <w:locked/>
    <w:rsid w:val="002B5704"/>
    <w:pPr>
      <w:jc w:val="both"/>
    </w:pPr>
    <w:rPr>
      <w:rFonts w:ascii="Arial Narrow" w:hAnsi="Arial Narrow"/>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ableTextCentered">
    <w:name w:val="Table Text Centered"/>
    <w:basedOn w:val="TableText"/>
    <w:rsid w:val="002B5704"/>
    <w:pPr>
      <w:jc w:val="center"/>
    </w:pPr>
  </w:style>
  <w:style w:type="paragraph" w:customStyle="1" w:styleId="TableTitle">
    <w:name w:val="Table Title"/>
    <w:basedOn w:val="Normal"/>
    <w:rsid w:val="002B5704"/>
    <w:pPr>
      <w:jc w:val="center"/>
    </w:pPr>
    <w:rPr>
      <w:i/>
      <w:iCs/>
      <w:sz w:val="16"/>
    </w:rPr>
  </w:style>
  <w:style w:type="paragraph" w:styleId="TOC1">
    <w:name w:val="toc 1"/>
    <w:basedOn w:val="Normal"/>
    <w:next w:val="Normal"/>
    <w:autoRedefine/>
    <w:uiPriority w:val="39"/>
    <w:rsid w:val="00673D59"/>
    <w:pPr>
      <w:tabs>
        <w:tab w:val="left" w:pos="1440"/>
        <w:tab w:val="right" w:pos="9526"/>
      </w:tabs>
      <w:spacing w:before="120" w:after="120"/>
    </w:pPr>
    <w:rPr>
      <w:bCs/>
      <w:noProof/>
      <w:color w:val="943634" w:themeColor="accent2" w:themeShade="BF"/>
    </w:rPr>
  </w:style>
  <w:style w:type="paragraph" w:styleId="TOC2">
    <w:name w:val="toc 2"/>
    <w:basedOn w:val="Normal"/>
    <w:next w:val="Normal"/>
    <w:autoRedefine/>
    <w:uiPriority w:val="39"/>
    <w:rsid w:val="00390327"/>
    <w:pPr>
      <w:tabs>
        <w:tab w:val="left" w:pos="1440"/>
        <w:tab w:val="right" w:pos="9526"/>
      </w:tabs>
      <w:spacing w:after="60"/>
      <w:pPrChange w:id="1" w:author="Mutali Nepfumbada" w:date="2023-03-17T12:39:00Z">
        <w:pPr>
          <w:tabs>
            <w:tab w:val="right" w:pos="9526"/>
          </w:tabs>
          <w:spacing w:after="60"/>
        </w:pPr>
      </w:pPrChange>
    </w:pPr>
    <w:rPr>
      <w:color w:val="666666"/>
      <w:rPrChange w:id="1" w:author="Mutali Nepfumbada" w:date="2023-03-17T12:39:00Z">
        <w:rPr>
          <w:rFonts w:ascii="Arial Narrow" w:hAnsi="Arial Narrow"/>
          <w:color w:val="666666"/>
          <w:lang w:val="en-GB" w:eastAsia="en-GB" w:bidi="ar-SA"/>
        </w:rPr>
      </w:rPrChange>
    </w:rPr>
  </w:style>
  <w:style w:type="paragraph" w:styleId="TOC3">
    <w:name w:val="toc 3"/>
    <w:basedOn w:val="Normal"/>
    <w:next w:val="Normal"/>
    <w:autoRedefine/>
    <w:uiPriority w:val="39"/>
    <w:rsid w:val="00770247"/>
    <w:pPr>
      <w:tabs>
        <w:tab w:val="left" w:pos="1440"/>
        <w:tab w:val="right" w:pos="9526"/>
      </w:tabs>
      <w:spacing w:after="60"/>
    </w:pPr>
  </w:style>
  <w:style w:type="paragraph" w:styleId="TOC4">
    <w:name w:val="toc 4"/>
    <w:basedOn w:val="Normal"/>
    <w:next w:val="Normal"/>
    <w:autoRedefine/>
    <w:rsid w:val="002B5704"/>
    <w:pPr>
      <w:tabs>
        <w:tab w:val="right" w:pos="9639"/>
      </w:tabs>
      <w:spacing w:after="60"/>
    </w:pPr>
    <w:rPr>
      <w:szCs w:val="18"/>
    </w:rPr>
  </w:style>
  <w:style w:type="paragraph" w:styleId="TOC5">
    <w:name w:val="toc 5"/>
    <w:basedOn w:val="Normal"/>
    <w:next w:val="Normal"/>
    <w:autoRedefine/>
    <w:uiPriority w:val="39"/>
    <w:semiHidden/>
    <w:rsid w:val="002B5704"/>
    <w:pPr>
      <w:tabs>
        <w:tab w:val="left" w:pos="1701"/>
        <w:tab w:val="right" w:pos="10195"/>
      </w:tabs>
      <w:spacing w:before="120" w:after="120"/>
    </w:pPr>
    <w:rPr>
      <w:color w:val="3C8AD6"/>
      <w:szCs w:val="18"/>
    </w:rPr>
  </w:style>
  <w:style w:type="paragraph" w:styleId="TOC6">
    <w:name w:val="toc 6"/>
    <w:basedOn w:val="Normal"/>
    <w:next w:val="Normal"/>
    <w:autoRedefine/>
    <w:semiHidden/>
    <w:rsid w:val="002B5704"/>
    <w:pPr>
      <w:tabs>
        <w:tab w:val="left" w:pos="1701"/>
        <w:tab w:val="right" w:leader="dot" w:pos="10195"/>
      </w:tabs>
    </w:pPr>
    <w:rPr>
      <w:szCs w:val="18"/>
    </w:rPr>
  </w:style>
  <w:style w:type="paragraph" w:styleId="TOC7">
    <w:name w:val="toc 7"/>
    <w:basedOn w:val="Normal"/>
    <w:next w:val="Normal"/>
    <w:autoRedefine/>
    <w:semiHidden/>
    <w:rsid w:val="002B5704"/>
    <w:pPr>
      <w:ind w:left="1440"/>
    </w:pPr>
    <w:rPr>
      <w:sz w:val="18"/>
      <w:szCs w:val="18"/>
    </w:rPr>
  </w:style>
  <w:style w:type="paragraph" w:styleId="TOC8">
    <w:name w:val="toc 8"/>
    <w:basedOn w:val="Normal"/>
    <w:next w:val="Normal"/>
    <w:autoRedefine/>
    <w:semiHidden/>
    <w:rsid w:val="002B5704"/>
    <w:pPr>
      <w:ind w:left="1680"/>
    </w:pPr>
    <w:rPr>
      <w:sz w:val="18"/>
      <w:szCs w:val="18"/>
    </w:rPr>
  </w:style>
  <w:style w:type="paragraph" w:styleId="TOC9">
    <w:name w:val="toc 9"/>
    <w:basedOn w:val="Normal"/>
    <w:next w:val="Normal"/>
    <w:autoRedefine/>
    <w:semiHidden/>
    <w:rsid w:val="002B5704"/>
    <w:pPr>
      <w:ind w:left="1920"/>
    </w:pPr>
    <w:rPr>
      <w:sz w:val="18"/>
      <w:szCs w:val="18"/>
    </w:rPr>
  </w:style>
  <w:style w:type="paragraph" w:styleId="TOCHeading">
    <w:name w:val="TOC Heading"/>
    <w:basedOn w:val="Heading1"/>
    <w:next w:val="Normal"/>
    <w:uiPriority w:val="39"/>
    <w:semiHidden/>
    <w:unhideWhenUsed/>
    <w:qFormat/>
    <w:rsid w:val="002B5704"/>
    <w:pPr>
      <w:keepLines/>
      <w:numPr>
        <w:numId w:val="0"/>
      </w:numPr>
      <w:spacing w:before="480" w:after="0" w:line="276" w:lineRule="auto"/>
      <w:outlineLvl w:val="9"/>
    </w:pPr>
    <w:rPr>
      <w:rFonts w:ascii="Cambria" w:hAnsi="Cambria" w:cs="Times New Roman"/>
      <w:b/>
      <w:color w:val="365F91"/>
      <w:kern w:val="0"/>
      <w:sz w:val="28"/>
      <w:szCs w:val="28"/>
      <w:lang w:val="en-US"/>
    </w:rPr>
  </w:style>
  <w:style w:type="character" w:styleId="UnresolvedMention">
    <w:name w:val="Unresolved Mention"/>
    <w:basedOn w:val="DefaultParagraphFont"/>
    <w:uiPriority w:val="99"/>
    <w:unhideWhenUsed/>
    <w:rsid w:val="002B5704"/>
    <w:rPr>
      <w:color w:val="808080"/>
      <w:shd w:val="clear" w:color="auto" w:fill="E6E6E6"/>
    </w:rPr>
  </w:style>
  <w:style w:type="character" w:customStyle="1" w:styleId="UnresolvedMention1">
    <w:name w:val="Unresolved Mention1"/>
    <w:basedOn w:val="DefaultParagraphFont"/>
    <w:uiPriority w:val="99"/>
    <w:semiHidden/>
    <w:unhideWhenUsed/>
    <w:rsid w:val="002B5704"/>
    <w:rPr>
      <w:color w:val="808080"/>
      <w:shd w:val="clear" w:color="auto" w:fill="E6E6E6"/>
    </w:rPr>
  </w:style>
  <w:style w:type="character" w:customStyle="1" w:styleId="UnresolvedMention2">
    <w:name w:val="Unresolved Mention2"/>
    <w:basedOn w:val="DefaultParagraphFont"/>
    <w:uiPriority w:val="99"/>
    <w:semiHidden/>
    <w:unhideWhenUsed/>
    <w:rsid w:val="002B5704"/>
    <w:rPr>
      <w:color w:val="808080"/>
      <w:shd w:val="clear" w:color="auto" w:fill="E6E6E6"/>
    </w:rPr>
  </w:style>
  <w:style w:type="character" w:customStyle="1" w:styleId="UnresolvedMention3">
    <w:name w:val="Unresolved Mention3"/>
    <w:basedOn w:val="DefaultParagraphFont"/>
    <w:uiPriority w:val="99"/>
    <w:semiHidden/>
    <w:unhideWhenUsed/>
    <w:rsid w:val="002B5704"/>
    <w:rPr>
      <w:color w:val="808080"/>
      <w:shd w:val="clear" w:color="auto" w:fill="E6E6E6"/>
    </w:rPr>
  </w:style>
  <w:style w:type="character" w:customStyle="1" w:styleId="Heading1Char">
    <w:name w:val="Heading 1 Char"/>
    <w:basedOn w:val="DefaultParagraphFont"/>
    <w:link w:val="Heading1"/>
    <w:rsid w:val="006A2E30"/>
    <w:rPr>
      <w:rFonts w:ascii="Arial Narrow" w:hAnsi="Arial Narrow" w:cs="Arial"/>
      <w:color w:val="5F0505"/>
      <w:kern w:val="32"/>
      <w:sz w:val="32"/>
      <w:szCs w:val="32"/>
      <w:lang w:val="en-ZA"/>
    </w:rPr>
  </w:style>
  <w:style w:type="character" w:customStyle="1" w:styleId="Heading2Char">
    <w:name w:val="Heading 2 Char"/>
    <w:basedOn w:val="DefaultParagraphFont"/>
    <w:link w:val="Heading2"/>
    <w:rsid w:val="00D53AC7"/>
    <w:rPr>
      <w:rFonts w:ascii="Arial Narrow" w:hAnsi="Arial Narrow" w:cs="Arial"/>
      <w:color w:val="666666"/>
      <w:sz w:val="28"/>
      <w:szCs w:val="32"/>
      <w:lang w:val="en-ZA"/>
    </w:rPr>
  </w:style>
  <w:style w:type="paragraph" w:styleId="Revision">
    <w:name w:val="Revision"/>
    <w:hidden/>
    <w:uiPriority w:val="99"/>
    <w:semiHidden/>
    <w:rsid w:val="005474A2"/>
    <w:rPr>
      <w:rFonts w:ascii="Arial Narrow" w:hAnsi="Arial Narrow"/>
      <w:szCs w:val="24"/>
    </w:rPr>
  </w:style>
  <w:style w:type="paragraph" w:styleId="TableofFigures">
    <w:name w:val="table of figures"/>
    <w:basedOn w:val="Normal"/>
    <w:next w:val="Normal"/>
    <w:uiPriority w:val="99"/>
    <w:unhideWhenUsed/>
    <w:locked/>
    <w:rsid w:val="00693DB9"/>
  </w:style>
  <w:style w:type="table" w:styleId="TableGridLight">
    <w:name w:val="Grid Table Light"/>
    <w:basedOn w:val="TableNormal"/>
    <w:uiPriority w:val="40"/>
    <w:rsid w:val="00FA32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ghtShading-Accent3">
    <w:name w:val="Light Shading Accent 3"/>
    <w:basedOn w:val="TableNormal"/>
    <w:uiPriority w:val="60"/>
    <w:unhideWhenUsed/>
    <w:locked/>
    <w:rsid w:val="0015482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GridTable1Light">
    <w:name w:val="Grid Table 1 Light"/>
    <w:basedOn w:val="TableNormal"/>
    <w:uiPriority w:val="46"/>
    <w:rsid w:val="00DA6B4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aliases w:val="PG Bullet,Contents List Paragraph,List - Numbered,Überschrift Mgmt. Summary,4. List Paragraph,†berschrift Mgmt. Summary,02 Encabezado Tabla,List - bullets,Akapit z listą"/>
    <w:basedOn w:val="Normal"/>
    <w:link w:val="ListParagraphChar"/>
    <w:uiPriority w:val="34"/>
    <w:qFormat/>
    <w:locked/>
    <w:rsid w:val="00105495"/>
    <w:pPr>
      <w:numPr>
        <w:numId w:val="16"/>
      </w:numPr>
      <w:contextualSpacing/>
    </w:pPr>
    <w:rPr>
      <w:color w:val="000000" w:themeColor="text1"/>
      <w:szCs w:val="24"/>
    </w:rPr>
  </w:style>
  <w:style w:type="paragraph" w:customStyle="1" w:styleId="aTSAStandard">
    <w:name w:val="(a) TSA Standard"/>
    <w:basedOn w:val="Normal"/>
    <w:rsid w:val="00105495"/>
    <w:pPr>
      <w:widowControl w:val="0"/>
      <w:numPr>
        <w:numId w:val="17"/>
      </w:numPr>
      <w:tabs>
        <w:tab w:val="left" w:pos="851"/>
      </w:tabs>
      <w:adjustRightInd w:val="0"/>
      <w:spacing w:before="240"/>
    </w:pPr>
    <w:rPr>
      <w:rFonts w:ascii="Arial" w:hAnsi="Arial" w:cs="Arial"/>
      <w:sz w:val="22"/>
      <w:szCs w:val="22"/>
      <w:lang w:eastAsia="fr-FR"/>
    </w:rPr>
  </w:style>
  <w:style w:type="table" w:customStyle="1" w:styleId="TableGrid1">
    <w:name w:val="Table Grid1"/>
    <w:basedOn w:val="TableNormal"/>
    <w:next w:val="TableGrid"/>
    <w:uiPriority w:val="39"/>
    <w:locked/>
    <w:rsid w:val="00105495"/>
    <w:rPr>
      <w:rFonts w:ascii="FF Mark Pro" w:hAnsi="FF Mark P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PG Bullet Char,Contents List Paragraph Char,List - Numbered Char,Überschrift Mgmt. Summary Char,4. List Paragraph Char,†berschrift Mgmt. Summary Char,02 Encabezado Tabla Char,List - bullets Char,Akapit z listą Char"/>
    <w:basedOn w:val="DefaultParagraphFont"/>
    <w:link w:val="ListParagraph"/>
    <w:uiPriority w:val="34"/>
    <w:locked/>
    <w:rsid w:val="00105495"/>
    <w:rPr>
      <w:rFonts w:ascii="Arial Narrow" w:hAnsi="Arial Narrow"/>
      <w:color w:val="000000" w:themeColor="text1"/>
      <w:szCs w:val="24"/>
      <w:lang w:val="en-ZA"/>
    </w:rPr>
  </w:style>
  <w:style w:type="character" w:customStyle="1" w:styleId="cf01">
    <w:name w:val="cf01"/>
    <w:basedOn w:val="DefaultParagraphFont"/>
    <w:rsid w:val="00B103E9"/>
    <w:rPr>
      <w:rFonts w:ascii="Segoe UI" w:hAnsi="Segoe UI" w:cs="Segoe UI" w:hint="default"/>
      <w:sz w:val="18"/>
      <w:szCs w:val="18"/>
    </w:rPr>
  </w:style>
  <w:style w:type="paragraph" w:styleId="z-TopofForm">
    <w:name w:val="HTML Top of Form"/>
    <w:basedOn w:val="Normal"/>
    <w:next w:val="Normal"/>
    <w:link w:val="z-TopofFormChar"/>
    <w:hidden/>
    <w:uiPriority w:val="99"/>
    <w:semiHidden/>
    <w:unhideWhenUsed/>
    <w:rsid w:val="005B126E"/>
    <w:pPr>
      <w:pBdr>
        <w:bottom w:val="single" w:sz="6" w:space="1" w:color="auto"/>
      </w:pBdr>
      <w:jc w:val="center"/>
    </w:pPr>
    <w:rPr>
      <w:rFonts w:ascii="Arial" w:hAnsi="Arial" w:cs="Arial"/>
      <w:vanish/>
      <w:sz w:val="16"/>
      <w:szCs w:val="16"/>
      <w:lang w:eastAsia="en-ZA"/>
    </w:rPr>
  </w:style>
  <w:style w:type="character" w:customStyle="1" w:styleId="z-TopofFormChar">
    <w:name w:val="z-Top of Form Char"/>
    <w:basedOn w:val="DefaultParagraphFont"/>
    <w:link w:val="z-TopofForm"/>
    <w:uiPriority w:val="99"/>
    <w:semiHidden/>
    <w:rsid w:val="005B126E"/>
    <w:rPr>
      <w:rFonts w:ascii="Arial" w:hAnsi="Arial" w:cs="Arial"/>
      <w:vanish/>
      <w:sz w:val="16"/>
      <w:szCs w:val="16"/>
      <w:lang w:val="en-ZA" w:eastAsia="en-ZA"/>
    </w:rPr>
  </w:style>
  <w:style w:type="character" w:styleId="PageNumber">
    <w:name w:val="page number"/>
    <w:basedOn w:val="DefaultParagraphFont"/>
    <w:semiHidden/>
    <w:unhideWhenUsed/>
    <w:rsid w:val="009067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8264">
      <w:bodyDiv w:val="1"/>
      <w:marLeft w:val="0"/>
      <w:marRight w:val="0"/>
      <w:marTop w:val="0"/>
      <w:marBottom w:val="0"/>
      <w:divBdr>
        <w:top w:val="none" w:sz="0" w:space="0" w:color="auto"/>
        <w:left w:val="none" w:sz="0" w:space="0" w:color="auto"/>
        <w:bottom w:val="none" w:sz="0" w:space="0" w:color="auto"/>
        <w:right w:val="none" w:sz="0" w:space="0" w:color="auto"/>
      </w:divBdr>
    </w:div>
    <w:div w:id="31081965">
      <w:bodyDiv w:val="1"/>
      <w:marLeft w:val="0"/>
      <w:marRight w:val="0"/>
      <w:marTop w:val="0"/>
      <w:marBottom w:val="0"/>
      <w:divBdr>
        <w:top w:val="none" w:sz="0" w:space="0" w:color="auto"/>
        <w:left w:val="none" w:sz="0" w:space="0" w:color="auto"/>
        <w:bottom w:val="none" w:sz="0" w:space="0" w:color="auto"/>
        <w:right w:val="none" w:sz="0" w:space="0" w:color="auto"/>
      </w:divBdr>
    </w:div>
    <w:div w:id="49040109">
      <w:bodyDiv w:val="1"/>
      <w:marLeft w:val="0"/>
      <w:marRight w:val="0"/>
      <w:marTop w:val="0"/>
      <w:marBottom w:val="0"/>
      <w:divBdr>
        <w:top w:val="none" w:sz="0" w:space="0" w:color="auto"/>
        <w:left w:val="none" w:sz="0" w:space="0" w:color="auto"/>
        <w:bottom w:val="none" w:sz="0" w:space="0" w:color="auto"/>
        <w:right w:val="none" w:sz="0" w:space="0" w:color="auto"/>
      </w:divBdr>
    </w:div>
    <w:div w:id="55787798">
      <w:bodyDiv w:val="1"/>
      <w:marLeft w:val="0"/>
      <w:marRight w:val="0"/>
      <w:marTop w:val="0"/>
      <w:marBottom w:val="0"/>
      <w:divBdr>
        <w:top w:val="none" w:sz="0" w:space="0" w:color="auto"/>
        <w:left w:val="none" w:sz="0" w:space="0" w:color="auto"/>
        <w:bottom w:val="none" w:sz="0" w:space="0" w:color="auto"/>
        <w:right w:val="none" w:sz="0" w:space="0" w:color="auto"/>
      </w:divBdr>
    </w:div>
    <w:div w:id="92482252">
      <w:bodyDiv w:val="1"/>
      <w:marLeft w:val="0"/>
      <w:marRight w:val="0"/>
      <w:marTop w:val="0"/>
      <w:marBottom w:val="0"/>
      <w:divBdr>
        <w:top w:val="none" w:sz="0" w:space="0" w:color="auto"/>
        <w:left w:val="none" w:sz="0" w:space="0" w:color="auto"/>
        <w:bottom w:val="none" w:sz="0" w:space="0" w:color="auto"/>
        <w:right w:val="none" w:sz="0" w:space="0" w:color="auto"/>
      </w:divBdr>
    </w:div>
    <w:div w:id="95559150">
      <w:bodyDiv w:val="1"/>
      <w:marLeft w:val="0"/>
      <w:marRight w:val="0"/>
      <w:marTop w:val="0"/>
      <w:marBottom w:val="0"/>
      <w:divBdr>
        <w:top w:val="none" w:sz="0" w:space="0" w:color="auto"/>
        <w:left w:val="none" w:sz="0" w:space="0" w:color="auto"/>
        <w:bottom w:val="none" w:sz="0" w:space="0" w:color="auto"/>
        <w:right w:val="none" w:sz="0" w:space="0" w:color="auto"/>
      </w:divBdr>
    </w:div>
    <w:div w:id="96829264">
      <w:bodyDiv w:val="1"/>
      <w:marLeft w:val="0"/>
      <w:marRight w:val="0"/>
      <w:marTop w:val="0"/>
      <w:marBottom w:val="0"/>
      <w:divBdr>
        <w:top w:val="none" w:sz="0" w:space="0" w:color="auto"/>
        <w:left w:val="none" w:sz="0" w:space="0" w:color="auto"/>
        <w:bottom w:val="none" w:sz="0" w:space="0" w:color="auto"/>
        <w:right w:val="none" w:sz="0" w:space="0" w:color="auto"/>
      </w:divBdr>
    </w:div>
    <w:div w:id="113604211">
      <w:bodyDiv w:val="1"/>
      <w:marLeft w:val="0"/>
      <w:marRight w:val="0"/>
      <w:marTop w:val="0"/>
      <w:marBottom w:val="0"/>
      <w:divBdr>
        <w:top w:val="none" w:sz="0" w:space="0" w:color="auto"/>
        <w:left w:val="none" w:sz="0" w:space="0" w:color="auto"/>
        <w:bottom w:val="none" w:sz="0" w:space="0" w:color="auto"/>
        <w:right w:val="none" w:sz="0" w:space="0" w:color="auto"/>
      </w:divBdr>
    </w:div>
    <w:div w:id="145365854">
      <w:bodyDiv w:val="1"/>
      <w:marLeft w:val="0"/>
      <w:marRight w:val="0"/>
      <w:marTop w:val="0"/>
      <w:marBottom w:val="0"/>
      <w:divBdr>
        <w:top w:val="none" w:sz="0" w:space="0" w:color="auto"/>
        <w:left w:val="none" w:sz="0" w:space="0" w:color="auto"/>
        <w:bottom w:val="none" w:sz="0" w:space="0" w:color="auto"/>
        <w:right w:val="none" w:sz="0" w:space="0" w:color="auto"/>
      </w:divBdr>
    </w:div>
    <w:div w:id="166403386">
      <w:bodyDiv w:val="1"/>
      <w:marLeft w:val="0"/>
      <w:marRight w:val="0"/>
      <w:marTop w:val="0"/>
      <w:marBottom w:val="0"/>
      <w:divBdr>
        <w:top w:val="none" w:sz="0" w:space="0" w:color="auto"/>
        <w:left w:val="none" w:sz="0" w:space="0" w:color="auto"/>
        <w:bottom w:val="none" w:sz="0" w:space="0" w:color="auto"/>
        <w:right w:val="none" w:sz="0" w:space="0" w:color="auto"/>
      </w:divBdr>
    </w:div>
    <w:div w:id="208877915">
      <w:bodyDiv w:val="1"/>
      <w:marLeft w:val="0"/>
      <w:marRight w:val="0"/>
      <w:marTop w:val="0"/>
      <w:marBottom w:val="0"/>
      <w:divBdr>
        <w:top w:val="none" w:sz="0" w:space="0" w:color="auto"/>
        <w:left w:val="none" w:sz="0" w:space="0" w:color="auto"/>
        <w:bottom w:val="none" w:sz="0" w:space="0" w:color="auto"/>
        <w:right w:val="none" w:sz="0" w:space="0" w:color="auto"/>
      </w:divBdr>
    </w:div>
    <w:div w:id="216280353">
      <w:bodyDiv w:val="1"/>
      <w:marLeft w:val="0"/>
      <w:marRight w:val="0"/>
      <w:marTop w:val="0"/>
      <w:marBottom w:val="0"/>
      <w:divBdr>
        <w:top w:val="none" w:sz="0" w:space="0" w:color="auto"/>
        <w:left w:val="none" w:sz="0" w:space="0" w:color="auto"/>
        <w:bottom w:val="none" w:sz="0" w:space="0" w:color="auto"/>
        <w:right w:val="none" w:sz="0" w:space="0" w:color="auto"/>
      </w:divBdr>
    </w:div>
    <w:div w:id="230821308">
      <w:bodyDiv w:val="1"/>
      <w:marLeft w:val="0"/>
      <w:marRight w:val="0"/>
      <w:marTop w:val="0"/>
      <w:marBottom w:val="0"/>
      <w:divBdr>
        <w:top w:val="none" w:sz="0" w:space="0" w:color="auto"/>
        <w:left w:val="none" w:sz="0" w:space="0" w:color="auto"/>
        <w:bottom w:val="none" w:sz="0" w:space="0" w:color="auto"/>
        <w:right w:val="none" w:sz="0" w:space="0" w:color="auto"/>
      </w:divBdr>
    </w:div>
    <w:div w:id="252789939">
      <w:bodyDiv w:val="1"/>
      <w:marLeft w:val="0"/>
      <w:marRight w:val="0"/>
      <w:marTop w:val="0"/>
      <w:marBottom w:val="0"/>
      <w:divBdr>
        <w:top w:val="none" w:sz="0" w:space="0" w:color="auto"/>
        <w:left w:val="none" w:sz="0" w:space="0" w:color="auto"/>
        <w:bottom w:val="none" w:sz="0" w:space="0" w:color="auto"/>
        <w:right w:val="none" w:sz="0" w:space="0" w:color="auto"/>
      </w:divBdr>
    </w:div>
    <w:div w:id="266081531">
      <w:bodyDiv w:val="1"/>
      <w:marLeft w:val="0"/>
      <w:marRight w:val="0"/>
      <w:marTop w:val="0"/>
      <w:marBottom w:val="0"/>
      <w:divBdr>
        <w:top w:val="none" w:sz="0" w:space="0" w:color="auto"/>
        <w:left w:val="none" w:sz="0" w:space="0" w:color="auto"/>
        <w:bottom w:val="none" w:sz="0" w:space="0" w:color="auto"/>
        <w:right w:val="none" w:sz="0" w:space="0" w:color="auto"/>
      </w:divBdr>
    </w:div>
    <w:div w:id="273755175">
      <w:bodyDiv w:val="1"/>
      <w:marLeft w:val="0"/>
      <w:marRight w:val="0"/>
      <w:marTop w:val="0"/>
      <w:marBottom w:val="0"/>
      <w:divBdr>
        <w:top w:val="none" w:sz="0" w:space="0" w:color="auto"/>
        <w:left w:val="none" w:sz="0" w:space="0" w:color="auto"/>
        <w:bottom w:val="none" w:sz="0" w:space="0" w:color="auto"/>
        <w:right w:val="none" w:sz="0" w:space="0" w:color="auto"/>
      </w:divBdr>
    </w:div>
    <w:div w:id="322514016">
      <w:bodyDiv w:val="1"/>
      <w:marLeft w:val="0"/>
      <w:marRight w:val="0"/>
      <w:marTop w:val="0"/>
      <w:marBottom w:val="0"/>
      <w:divBdr>
        <w:top w:val="none" w:sz="0" w:space="0" w:color="auto"/>
        <w:left w:val="none" w:sz="0" w:space="0" w:color="auto"/>
        <w:bottom w:val="none" w:sz="0" w:space="0" w:color="auto"/>
        <w:right w:val="none" w:sz="0" w:space="0" w:color="auto"/>
      </w:divBdr>
    </w:div>
    <w:div w:id="338389398">
      <w:bodyDiv w:val="1"/>
      <w:marLeft w:val="0"/>
      <w:marRight w:val="0"/>
      <w:marTop w:val="0"/>
      <w:marBottom w:val="0"/>
      <w:divBdr>
        <w:top w:val="none" w:sz="0" w:space="0" w:color="auto"/>
        <w:left w:val="none" w:sz="0" w:space="0" w:color="auto"/>
        <w:bottom w:val="none" w:sz="0" w:space="0" w:color="auto"/>
        <w:right w:val="none" w:sz="0" w:space="0" w:color="auto"/>
      </w:divBdr>
    </w:div>
    <w:div w:id="358548054">
      <w:bodyDiv w:val="1"/>
      <w:marLeft w:val="0"/>
      <w:marRight w:val="0"/>
      <w:marTop w:val="0"/>
      <w:marBottom w:val="0"/>
      <w:divBdr>
        <w:top w:val="none" w:sz="0" w:space="0" w:color="auto"/>
        <w:left w:val="none" w:sz="0" w:space="0" w:color="auto"/>
        <w:bottom w:val="none" w:sz="0" w:space="0" w:color="auto"/>
        <w:right w:val="none" w:sz="0" w:space="0" w:color="auto"/>
      </w:divBdr>
      <w:divsChild>
        <w:div w:id="1251547295">
          <w:marLeft w:val="0"/>
          <w:marRight w:val="0"/>
          <w:marTop w:val="0"/>
          <w:marBottom w:val="0"/>
          <w:divBdr>
            <w:top w:val="none" w:sz="0" w:space="0" w:color="auto"/>
            <w:left w:val="none" w:sz="0" w:space="0" w:color="auto"/>
            <w:bottom w:val="none" w:sz="0" w:space="0" w:color="auto"/>
            <w:right w:val="none" w:sz="0" w:space="0" w:color="auto"/>
          </w:divBdr>
          <w:divsChild>
            <w:div w:id="1425151983">
              <w:marLeft w:val="0"/>
              <w:marRight w:val="0"/>
              <w:marTop w:val="0"/>
              <w:marBottom w:val="0"/>
              <w:divBdr>
                <w:top w:val="none" w:sz="0" w:space="0" w:color="auto"/>
                <w:left w:val="none" w:sz="0" w:space="0" w:color="auto"/>
                <w:bottom w:val="none" w:sz="0" w:space="0" w:color="auto"/>
                <w:right w:val="none" w:sz="0" w:space="0" w:color="auto"/>
              </w:divBdr>
              <w:divsChild>
                <w:div w:id="917904682">
                  <w:marLeft w:val="0"/>
                  <w:marRight w:val="0"/>
                  <w:marTop w:val="0"/>
                  <w:marBottom w:val="0"/>
                  <w:divBdr>
                    <w:top w:val="none" w:sz="0" w:space="0" w:color="auto"/>
                    <w:left w:val="none" w:sz="0" w:space="0" w:color="auto"/>
                    <w:bottom w:val="none" w:sz="0" w:space="0" w:color="auto"/>
                    <w:right w:val="none" w:sz="0" w:space="0" w:color="auto"/>
                  </w:divBdr>
                  <w:divsChild>
                    <w:div w:id="1085958119">
                      <w:marLeft w:val="0"/>
                      <w:marRight w:val="0"/>
                      <w:marTop w:val="0"/>
                      <w:marBottom w:val="600"/>
                      <w:divBdr>
                        <w:top w:val="none" w:sz="0" w:space="0" w:color="auto"/>
                        <w:left w:val="none" w:sz="0" w:space="0" w:color="auto"/>
                        <w:bottom w:val="none" w:sz="0" w:space="0" w:color="auto"/>
                        <w:right w:val="none" w:sz="0" w:space="0" w:color="auto"/>
                      </w:divBdr>
                      <w:divsChild>
                        <w:div w:id="12119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125948">
      <w:bodyDiv w:val="1"/>
      <w:marLeft w:val="0"/>
      <w:marRight w:val="0"/>
      <w:marTop w:val="0"/>
      <w:marBottom w:val="0"/>
      <w:divBdr>
        <w:top w:val="none" w:sz="0" w:space="0" w:color="auto"/>
        <w:left w:val="none" w:sz="0" w:space="0" w:color="auto"/>
        <w:bottom w:val="none" w:sz="0" w:space="0" w:color="auto"/>
        <w:right w:val="none" w:sz="0" w:space="0" w:color="auto"/>
      </w:divBdr>
    </w:div>
    <w:div w:id="399912055">
      <w:bodyDiv w:val="1"/>
      <w:marLeft w:val="0"/>
      <w:marRight w:val="0"/>
      <w:marTop w:val="0"/>
      <w:marBottom w:val="0"/>
      <w:divBdr>
        <w:top w:val="none" w:sz="0" w:space="0" w:color="auto"/>
        <w:left w:val="none" w:sz="0" w:space="0" w:color="auto"/>
        <w:bottom w:val="none" w:sz="0" w:space="0" w:color="auto"/>
        <w:right w:val="none" w:sz="0" w:space="0" w:color="auto"/>
      </w:divBdr>
    </w:div>
    <w:div w:id="405542844">
      <w:bodyDiv w:val="1"/>
      <w:marLeft w:val="0"/>
      <w:marRight w:val="0"/>
      <w:marTop w:val="0"/>
      <w:marBottom w:val="0"/>
      <w:divBdr>
        <w:top w:val="none" w:sz="0" w:space="0" w:color="auto"/>
        <w:left w:val="none" w:sz="0" w:space="0" w:color="auto"/>
        <w:bottom w:val="none" w:sz="0" w:space="0" w:color="auto"/>
        <w:right w:val="none" w:sz="0" w:space="0" w:color="auto"/>
      </w:divBdr>
    </w:div>
    <w:div w:id="408043629">
      <w:bodyDiv w:val="1"/>
      <w:marLeft w:val="0"/>
      <w:marRight w:val="0"/>
      <w:marTop w:val="0"/>
      <w:marBottom w:val="0"/>
      <w:divBdr>
        <w:top w:val="none" w:sz="0" w:space="0" w:color="auto"/>
        <w:left w:val="none" w:sz="0" w:space="0" w:color="auto"/>
        <w:bottom w:val="none" w:sz="0" w:space="0" w:color="auto"/>
        <w:right w:val="none" w:sz="0" w:space="0" w:color="auto"/>
      </w:divBdr>
    </w:div>
    <w:div w:id="408043882">
      <w:bodyDiv w:val="1"/>
      <w:marLeft w:val="0"/>
      <w:marRight w:val="0"/>
      <w:marTop w:val="0"/>
      <w:marBottom w:val="0"/>
      <w:divBdr>
        <w:top w:val="none" w:sz="0" w:space="0" w:color="auto"/>
        <w:left w:val="none" w:sz="0" w:space="0" w:color="auto"/>
        <w:bottom w:val="none" w:sz="0" w:space="0" w:color="auto"/>
        <w:right w:val="none" w:sz="0" w:space="0" w:color="auto"/>
      </w:divBdr>
    </w:div>
    <w:div w:id="417605839">
      <w:bodyDiv w:val="1"/>
      <w:marLeft w:val="0"/>
      <w:marRight w:val="0"/>
      <w:marTop w:val="0"/>
      <w:marBottom w:val="0"/>
      <w:divBdr>
        <w:top w:val="none" w:sz="0" w:space="0" w:color="auto"/>
        <w:left w:val="none" w:sz="0" w:space="0" w:color="auto"/>
        <w:bottom w:val="none" w:sz="0" w:space="0" w:color="auto"/>
        <w:right w:val="none" w:sz="0" w:space="0" w:color="auto"/>
      </w:divBdr>
    </w:div>
    <w:div w:id="421798103">
      <w:bodyDiv w:val="1"/>
      <w:marLeft w:val="0"/>
      <w:marRight w:val="0"/>
      <w:marTop w:val="0"/>
      <w:marBottom w:val="0"/>
      <w:divBdr>
        <w:top w:val="none" w:sz="0" w:space="0" w:color="auto"/>
        <w:left w:val="none" w:sz="0" w:space="0" w:color="auto"/>
        <w:bottom w:val="none" w:sz="0" w:space="0" w:color="auto"/>
        <w:right w:val="none" w:sz="0" w:space="0" w:color="auto"/>
      </w:divBdr>
      <w:divsChild>
        <w:div w:id="1651246000">
          <w:marLeft w:val="0"/>
          <w:marRight w:val="0"/>
          <w:marTop w:val="0"/>
          <w:marBottom w:val="0"/>
          <w:divBdr>
            <w:top w:val="none" w:sz="0" w:space="0" w:color="auto"/>
            <w:left w:val="none" w:sz="0" w:space="0" w:color="auto"/>
            <w:bottom w:val="none" w:sz="0" w:space="0" w:color="auto"/>
            <w:right w:val="none" w:sz="0" w:space="0" w:color="auto"/>
          </w:divBdr>
        </w:div>
        <w:div w:id="2130470516">
          <w:marLeft w:val="0"/>
          <w:marRight w:val="0"/>
          <w:marTop w:val="0"/>
          <w:marBottom w:val="0"/>
          <w:divBdr>
            <w:top w:val="none" w:sz="0" w:space="0" w:color="auto"/>
            <w:left w:val="none" w:sz="0" w:space="0" w:color="auto"/>
            <w:bottom w:val="none" w:sz="0" w:space="0" w:color="auto"/>
            <w:right w:val="none" w:sz="0" w:space="0" w:color="auto"/>
          </w:divBdr>
        </w:div>
      </w:divsChild>
    </w:div>
    <w:div w:id="433861268">
      <w:bodyDiv w:val="1"/>
      <w:marLeft w:val="0"/>
      <w:marRight w:val="0"/>
      <w:marTop w:val="0"/>
      <w:marBottom w:val="0"/>
      <w:divBdr>
        <w:top w:val="none" w:sz="0" w:space="0" w:color="auto"/>
        <w:left w:val="none" w:sz="0" w:space="0" w:color="auto"/>
        <w:bottom w:val="none" w:sz="0" w:space="0" w:color="auto"/>
        <w:right w:val="none" w:sz="0" w:space="0" w:color="auto"/>
      </w:divBdr>
    </w:div>
    <w:div w:id="468397834">
      <w:bodyDiv w:val="1"/>
      <w:marLeft w:val="0"/>
      <w:marRight w:val="0"/>
      <w:marTop w:val="0"/>
      <w:marBottom w:val="0"/>
      <w:divBdr>
        <w:top w:val="none" w:sz="0" w:space="0" w:color="auto"/>
        <w:left w:val="none" w:sz="0" w:space="0" w:color="auto"/>
        <w:bottom w:val="none" w:sz="0" w:space="0" w:color="auto"/>
        <w:right w:val="none" w:sz="0" w:space="0" w:color="auto"/>
      </w:divBdr>
    </w:div>
    <w:div w:id="554052045">
      <w:bodyDiv w:val="1"/>
      <w:marLeft w:val="0"/>
      <w:marRight w:val="0"/>
      <w:marTop w:val="0"/>
      <w:marBottom w:val="0"/>
      <w:divBdr>
        <w:top w:val="none" w:sz="0" w:space="0" w:color="auto"/>
        <w:left w:val="none" w:sz="0" w:space="0" w:color="auto"/>
        <w:bottom w:val="none" w:sz="0" w:space="0" w:color="auto"/>
        <w:right w:val="none" w:sz="0" w:space="0" w:color="auto"/>
      </w:divBdr>
    </w:div>
    <w:div w:id="571549070">
      <w:bodyDiv w:val="1"/>
      <w:marLeft w:val="0"/>
      <w:marRight w:val="0"/>
      <w:marTop w:val="0"/>
      <w:marBottom w:val="0"/>
      <w:divBdr>
        <w:top w:val="none" w:sz="0" w:space="0" w:color="auto"/>
        <w:left w:val="none" w:sz="0" w:space="0" w:color="auto"/>
        <w:bottom w:val="none" w:sz="0" w:space="0" w:color="auto"/>
        <w:right w:val="none" w:sz="0" w:space="0" w:color="auto"/>
      </w:divBdr>
    </w:div>
    <w:div w:id="583804694">
      <w:bodyDiv w:val="1"/>
      <w:marLeft w:val="0"/>
      <w:marRight w:val="0"/>
      <w:marTop w:val="0"/>
      <w:marBottom w:val="0"/>
      <w:divBdr>
        <w:top w:val="none" w:sz="0" w:space="0" w:color="auto"/>
        <w:left w:val="none" w:sz="0" w:space="0" w:color="auto"/>
        <w:bottom w:val="none" w:sz="0" w:space="0" w:color="auto"/>
        <w:right w:val="none" w:sz="0" w:space="0" w:color="auto"/>
      </w:divBdr>
    </w:div>
    <w:div w:id="605579334">
      <w:bodyDiv w:val="1"/>
      <w:marLeft w:val="0"/>
      <w:marRight w:val="0"/>
      <w:marTop w:val="0"/>
      <w:marBottom w:val="0"/>
      <w:divBdr>
        <w:top w:val="none" w:sz="0" w:space="0" w:color="auto"/>
        <w:left w:val="none" w:sz="0" w:space="0" w:color="auto"/>
        <w:bottom w:val="none" w:sz="0" w:space="0" w:color="auto"/>
        <w:right w:val="none" w:sz="0" w:space="0" w:color="auto"/>
      </w:divBdr>
      <w:divsChild>
        <w:div w:id="174078251">
          <w:marLeft w:val="0"/>
          <w:marRight w:val="0"/>
          <w:marTop w:val="0"/>
          <w:marBottom w:val="0"/>
          <w:divBdr>
            <w:top w:val="none" w:sz="0" w:space="0" w:color="auto"/>
            <w:left w:val="none" w:sz="0" w:space="0" w:color="auto"/>
            <w:bottom w:val="none" w:sz="0" w:space="0" w:color="auto"/>
            <w:right w:val="none" w:sz="0" w:space="0" w:color="auto"/>
          </w:divBdr>
        </w:div>
        <w:div w:id="538247363">
          <w:marLeft w:val="0"/>
          <w:marRight w:val="0"/>
          <w:marTop w:val="0"/>
          <w:marBottom w:val="0"/>
          <w:divBdr>
            <w:top w:val="none" w:sz="0" w:space="0" w:color="auto"/>
            <w:left w:val="none" w:sz="0" w:space="0" w:color="auto"/>
            <w:bottom w:val="none" w:sz="0" w:space="0" w:color="auto"/>
            <w:right w:val="none" w:sz="0" w:space="0" w:color="auto"/>
          </w:divBdr>
        </w:div>
        <w:div w:id="1134252688">
          <w:marLeft w:val="0"/>
          <w:marRight w:val="0"/>
          <w:marTop w:val="0"/>
          <w:marBottom w:val="0"/>
          <w:divBdr>
            <w:top w:val="none" w:sz="0" w:space="0" w:color="auto"/>
            <w:left w:val="none" w:sz="0" w:space="0" w:color="auto"/>
            <w:bottom w:val="none" w:sz="0" w:space="0" w:color="auto"/>
            <w:right w:val="none" w:sz="0" w:space="0" w:color="auto"/>
          </w:divBdr>
        </w:div>
        <w:div w:id="1273974063">
          <w:marLeft w:val="0"/>
          <w:marRight w:val="0"/>
          <w:marTop w:val="0"/>
          <w:marBottom w:val="0"/>
          <w:divBdr>
            <w:top w:val="none" w:sz="0" w:space="0" w:color="auto"/>
            <w:left w:val="none" w:sz="0" w:space="0" w:color="auto"/>
            <w:bottom w:val="none" w:sz="0" w:space="0" w:color="auto"/>
            <w:right w:val="none" w:sz="0" w:space="0" w:color="auto"/>
          </w:divBdr>
        </w:div>
      </w:divsChild>
    </w:div>
    <w:div w:id="614017500">
      <w:bodyDiv w:val="1"/>
      <w:marLeft w:val="0"/>
      <w:marRight w:val="0"/>
      <w:marTop w:val="0"/>
      <w:marBottom w:val="0"/>
      <w:divBdr>
        <w:top w:val="none" w:sz="0" w:space="0" w:color="auto"/>
        <w:left w:val="none" w:sz="0" w:space="0" w:color="auto"/>
        <w:bottom w:val="none" w:sz="0" w:space="0" w:color="auto"/>
        <w:right w:val="none" w:sz="0" w:space="0" w:color="auto"/>
      </w:divBdr>
    </w:div>
    <w:div w:id="616136576">
      <w:bodyDiv w:val="1"/>
      <w:marLeft w:val="0"/>
      <w:marRight w:val="0"/>
      <w:marTop w:val="0"/>
      <w:marBottom w:val="0"/>
      <w:divBdr>
        <w:top w:val="none" w:sz="0" w:space="0" w:color="auto"/>
        <w:left w:val="none" w:sz="0" w:space="0" w:color="auto"/>
        <w:bottom w:val="none" w:sz="0" w:space="0" w:color="auto"/>
        <w:right w:val="none" w:sz="0" w:space="0" w:color="auto"/>
      </w:divBdr>
    </w:div>
    <w:div w:id="647169567">
      <w:bodyDiv w:val="1"/>
      <w:marLeft w:val="0"/>
      <w:marRight w:val="0"/>
      <w:marTop w:val="0"/>
      <w:marBottom w:val="0"/>
      <w:divBdr>
        <w:top w:val="none" w:sz="0" w:space="0" w:color="auto"/>
        <w:left w:val="none" w:sz="0" w:space="0" w:color="auto"/>
        <w:bottom w:val="none" w:sz="0" w:space="0" w:color="auto"/>
        <w:right w:val="none" w:sz="0" w:space="0" w:color="auto"/>
      </w:divBdr>
    </w:div>
    <w:div w:id="656500648">
      <w:bodyDiv w:val="1"/>
      <w:marLeft w:val="0"/>
      <w:marRight w:val="0"/>
      <w:marTop w:val="0"/>
      <w:marBottom w:val="0"/>
      <w:divBdr>
        <w:top w:val="none" w:sz="0" w:space="0" w:color="auto"/>
        <w:left w:val="none" w:sz="0" w:space="0" w:color="auto"/>
        <w:bottom w:val="none" w:sz="0" w:space="0" w:color="auto"/>
        <w:right w:val="none" w:sz="0" w:space="0" w:color="auto"/>
      </w:divBdr>
    </w:div>
    <w:div w:id="688065270">
      <w:bodyDiv w:val="1"/>
      <w:marLeft w:val="0"/>
      <w:marRight w:val="0"/>
      <w:marTop w:val="0"/>
      <w:marBottom w:val="0"/>
      <w:divBdr>
        <w:top w:val="none" w:sz="0" w:space="0" w:color="auto"/>
        <w:left w:val="none" w:sz="0" w:space="0" w:color="auto"/>
        <w:bottom w:val="none" w:sz="0" w:space="0" w:color="auto"/>
        <w:right w:val="none" w:sz="0" w:space="0" w:color="auto"/>
      </w:divBdr>
    </w:div>
    <w:div w:id="727844489">
      <w:bodyDiv w:val="1"/>
      <w:marLeft w:val="0"/>
      <w:marRight w:val="0"/>
      <w:marTop w:val="0"/>
      <w:marBottom w:val="0"/>
      <w:divBdr>
        <w:top w:val="none" w:sz="0" w:space="0" w:color="auto"/>
        <w:left w:val="none" w:sz="0" w:space="0" w:color="auto"/>
        <w:bottom w:val="none" w:sz="0" w:space="0" w:color="auto"/>
        <w:right w:val="none" w:sz="0" w:space="0" w:color="auto"/>
      </w:divBdr>
    </w:div>
    <w:div w:id="737365496">
      <w:bodyDiv w:val="1"/>
      <w:marLeft w:val="0"/>
      <w:marRight w:val="0"/>
      <w:marTop w:val="0"/>
      <w:marBottom w:val="0"/>
      <w:divBdr>
        <w:top w:val="none" w:sz="0" w:space="0" w:color="auto"/>
        <w:left w:val="none" w:sz="0" w:space="0" w:color="auto"/>
        <w:bottom w:val="none" w:sz="0" w:space="0" w:color="auto"/>
        <w:right w:val="none" w:sz="0" w:space="0" w:color="auto"/>
      </w:divBdr>
      <w:divsChild>
        <w:div w:id="1524324526">
          <w:marLeft w:val="0"/>
          <w:marRight w:val="0"/>
          <w:marTop w:val="0"/>
          <w:marBottom w:val="0"/>
          <w:divBdr>
            <w:top w:val="none" w:sz="0" w:space="0" w:color="auto"/>
            <w:left w:val="none" w:sz="0" w:space="0" w:color="auto"/>
            <w:bottom w:val="none" w:sz="0" w:space="0" w:color="auto"/>
            <w:right w:val="none" w:sz="0" w:space="0" w:color="auto"/>
          </w:divBdr>
          <w:divsChild>
            <w:div w:id="460656129">
              <w:marLeft w:val="0"/>
              <w:marRight w:val="0"/>
              <w:marTop w:val="0"/>
              <w:marBottom w:val="0"/>
              <w:divBdr>
                <w:top w:val="none" w:sz="0" w:space="0" w:color="auto"/>
                <w:left w:val="none" w:sz="0" w:space="0" w:color="auto"/>
                <w:bottom w:val="none" w:sz="0" w:space="0" w:color="auto"/>
                <w:right w:val="none" w:sz="0" w:space="0" w:color="auto"/>
              </w:divBdr>
              <w:divsChild>
                <w:div w:id="112573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568254">
      <w:bodyDiv w:val="1"/>
      <w:marLeft w:val="0"/>
      <w:marRight w:val="0"/>
      <w:marTop w:val="0"/>
      <w:marBottom w:val="0"/>
      <w:divBdr>
        <w:top w:val="none" w:sz="0" w:space="0" w:color="auto"/>
        <w:left w:val="none" w:sz="0" w:space="0" w:color="auto"/>
        <w:bottom w:val="none" w:sz="0" w:space="0" w:color="auto"/>
        <w:right w:val="none" w:sz="0" w:space="0" w:color="auto"/>
      </w:divBdr>
    </w:div>
    <w:div w:id="780876135">
      <w:bodyDiv w:val="1"/>
      <w:marLeft w:val="0"/>
      <w:marRight w:val="0"/>
      <w:marTop w:val="0"/>
      <w:marBottom w:val="0"/>
      <w:divBdr>
        <w:top w:val="none" w:sz="0" w:space="0" w:color="auto"/>
        <w:left w:val="none" w:sz="0" w:space="0" w:color="auto"/>
        <w:bottom w:val="none" w:sz="0" w:space="0" w:color="auto"/>
        <w:right w:val="none" w:sz="0" w:space="0" w:color="auto"/>
      </w:divBdr>
      <w:divsChild>
        <w:div w:id="1581981042">
          <w:marLeft w:val="0"/>
          <w:marRight w:val="0"/>
          <w:marTop w:val="0"/>
          <w:marBottom w:val="0"/>
          <w:divBdr>
            <w:top w:val="none" w:sz="0" w:space="0" w:color="auto"/>
            <w:left w:val="none" w:sz="0" w:space="0" w:color="auto"/>
            <w:bottom w:val="none" w:sz="0" w:space="0" w:color="auto"/>
            <w:right w:val="none" w:sz="0" w:space="0" w:color="auto"/>
          </w:divBdr>
          <w:divsChild>
            <w:div w:id="891042345">
              <w:marLeft w:val="0"/>
              <w:marRight w:val="0"/>
              <w:marTop w:val="118"/>
              <w:marBottom w:val="0"/>
              <w:divBdr>
                <w:top w:val="single" w:sz="8" w:space="6" w:color="666666"/>
                <w:left w:val="none" w:sz="0" w:space="0" w:color="auto"/>
                <w:bottom w:val="none" w:sz="0" w:space="0" w:color="auto"/>
                <w:right w:val="none" w:sz="0" w:space="0" w:color="auto"/>
              </w:divBdr>
            </w:div>
          </w:divsChild>
        </w:div>
      </w:divsChild>
    </w:div>
    <w:div w:id="800079260">
      <w:bodyDiv w:val="1"/>
      <w:marLeft w:val="0"/>
      <w:marRight w:val="0"/>
      <w:marTop w:val="0"/>
      <w:marBottom w:val="0"/>
      <w:divBdr>
        <w:top w:val="none" w:sz="0" w:space="0" w:color="auto"/>
        <w:left w:val="none" w:sz="0" w:space="0" w:color="auto"/>
        <w:bottom w:val="none" w:sz="0" w:space="0" w:color="auto"/>
        <w:right w:val="none" w:sz="0" w:space="0" w:color="auto"/>
      </w:divBdr>
    </w:div>
    <w:div w:id="800924015">
      <w:bodyDiv w:val="1"/>
      <w:marLeft w:val="0"/>
      <w:marRight w:val="0"/>
      <w:marTop w:val="0"/>
      <w:marBottom w:val="0"/>
      <w:divBdr>
        <w:top w:val="none" w:sz="0" w:space="0" w:color="auto"/>
        <w:left w:val="none" w:sz="0" w:space="0" w:color="auto"/>
        <w:bottom w:val="none" w:sz="0" w:space="0" w:color="auto"/>
        <w:right w:val="none" w:sz="0" w:space="0" w:color="auto"/>
      </w:divBdr>
    </w:div>
    <w:div w:id="864100872">
      <w:bodyDiv w:val="1"/>
      <w:marLeft w:val="0"/>
      <w:marRight w:val="0"/>
      <w:marTop w:val="0"/>
      <w:marBottom w:val="0"/>
      <w:divBdr>
        <w:top w:val="none" w:sz="0" w:space="0" w:color="auto"/>
        <w:left w:val="none" w:sz="0" w:space="0" w:color="auto"/>
        <w:bottom w:val="none" w:sz="0" w:space="0" w:color="auto"/>
        <w:right w:val="none" w:sz="0" w:space="0" w:color="auto"/>
      </w:divBdr>
    </w:div>
    <w:div w:id="865680025">
      <w:bodyDiv w:val="1"/>
      <w:marLeft w:val="0"/>
      <w:marRight w:val="0"/>
      <w:marTop w:val="0"/>
      <w:marBottom w:val="0"/>
      <w:divBdr>
        <w:top w:val="none" w:sz="0" w:space="0" w:color="auto"/>
        <w:left w:val="none" w:sz="0" w:space="0" w:color="auto"/>
        <w:bottom w:val="none" w:sz="0" w:space="0" w:color="auto"/>
        <w:right w:val="none" w:sz="0" w:space="0" w:color="auto"/>
      </w:divBdr>
    </w:div>
    <w:div w:id="873806668">
      <w:bodyDiv w:val="1"/>
      <w:marLeft w:val="0"/>
      <w:marRight w:val="0"/>
      <w:marTop w:val="0"/>
      <w:marBottom w:val="0"/>
      <w:divBdr>
        <w:top w:val="none" w:sz="0" w:space="0" w:color="auto"/>
        <w:left w:val="none" w:sz="0" w:space="0" w:color="auto"/>
        <w:bottom w:val="none" w:sz="0" w:space="0" w:color="auto"/>
        <w:right w:val="none" w:sz="0" w:space="0" w:color="auto"/>
      </w:divBdr>
    </w:div>
    <w:div w:id="911893208">
      <w:bodyDiv w:val="1"/>
      <w:marLeft w:val="0"/>
      <w:marRight w:val="0"/>
      <w:marTop w:val="0"/>
      <w:marBottom w:val="0"/>
      <w:divBdr>
        <w:top w:val="none" w:sz="0" w:space="0" w:color="auto"/>
        <w:left w:val="none" w:sz="0" w:space="0" w:color="auto"/>
        <w:bottom w:val="none" w:sz="0" w:space="0" w:color="auto"/>
        <w:right w:val="none" w:sz="0" w:space="0" w:color="auto"/>
      </w:divBdr>
    </w:div>
    <w:div w:id="924072551">
      <w:bodyDiv w:val="1"/>
      <w:marLeft w:val="0"/>
      <w:marRight w:val="0"/>
      <w:marTop w:val="0"/>
      <w:marBottom w:val="0"/>
      <w:divBdr>
        <w:top w:val="none" w:sz="0" w:space="0" w:color="auto"/>
        <w:left w:val="none" w:sz="0" w:space="0" w:color="auto"/>
        <w:bottom w:val="none" w:sz="0" w:space="0" w:color="auto"/>
        <w:right w:val="none" w:sz="0" w:space="0" w:color="auto"/>
      </w:divBdr>
    </w:div>
    <w:div w:id="941064068">
      <w:bodyDiv w:val="1"/>
      <w:marLeft w:val="0"/>
      <w:marRight w:val="0"/>
      <w:marTop w:val="0"/>
      <w:marBottom w:val="0"/>
      <w:divBdr>
        <w:top w:val="none" w:sz="0" w:space="0" w:color="auto"/>
        <w:left w:val="none" w:sz="0" w:space="0" w:color="auto"/>
        <w:bottom w:val="none" w:sz="0" w:space="0" w:color="auto"/>
        <w:right w:val="none" w:sz="0" w:space="0" w:color="auto"/>
      </w:divBdr>
    </w:div>
    <w:div w:id="960183393">
      <w:bodyDiv w:val="1"/>
      <w:marLeft w:val="0"/>
      <w:marRight w:val="0"/>
      <w:marTop w:val="0"/>
      <w:marBottom w:val="0"/>
      <w:divBdr>
        <w:top w:val="none" w:sz="0" w:space="0" w:color="auto"/>
        <w:left w:val="none" w:sz="0" w:space="0" w:color="auto"/>
        <w:bottom w:val="none" w:sz="0" w:space="0" w:color="auto"/>
        <w:right w:val="none" w:sz="0" w:space="0" w:color="auto"/>
      </w:divBdr>
    </w:div>
    <w:div w:id="968823977">
      <w:bodyDiv w:val="1"/>
      <w:marLeft w:val="0"/>
      <w:marRight w:val="0"/>
      <w:marTop w:val="0"/>
      <w:marBottom w:val="0"/>
      <w:divBdr>
        <w:top w:val="none" w:sz="0" w:space="0" w:color="auto"/>
        <w:left w:val="none" w:sz="0" w:space="0" w:color="auto"/>
        <w:bottom w:val="none" w:sz="0" w:space="0" w:color="auto"/>
        <w:right w:val="none" w:sz="0" w:space="0" w:color="auto"/>
      </w:divBdr>
    </w:div>
    <w:div w:id="972709166">
      <w:bodyDiv w:val="1"/>
      <w:marLeft w:val="0"/>
      <w:marRight w:val="0"/>
      <w:marTop w:val="0"/>
      <w:marBottom w:val="0"/>
      <w:divBdr>
        <w:top w:val="none" w:sz="0" w:space="0" w:color="auto"/>
        <w:left w:val="none" w:sz="0" w:space="0" w:color="auto"/>
        <w:bottom w:val="none" w:sz="0" w:space="0" w:color="auto"/>
        <w:right w:val="none" w:sz="0" w:space="0" w:color="auto"/>
      </w:divBdr>
    </w:div>
    <w:div w:id="996307210">
      <w:bodyDiv w:val="1"/>
      <w:marLeft w:val="0"/>
      <w:marRight w:val="0"/>
      <w:marTop w:val="0"/>
      <w:marBottom w:val="0"/>
      <w:divBdr>
        <w:top w:val="none" w:sz="0" w:space="0" w:color="auto"/>
        <w:left w:val="none" w:sz="0" w:space="0" w:color="auto"/>
        <w:bottom w:val="none" w:sz="0" w:space="0" w:color="auto"/>
        <w:right w:val="none" w:sz="0" w:space="0" w:color="auto"/>
      </w:divBdr>
    </w:div>
    <w:div w:id="999965723">
      <w:bodyDiv w:val="1"/>
      <w:marLeft w:val="0"/>
      <w:marRight w:val="0"/>
      <w:marTop w:val="0"/>
      <w:marBottom w:val="0"/>
      <w:divBdr>
        <w:top w:val="none" w:sz="0" w:space="0" w:color="auto"/>
        <w:left w:val="none" w:sz="0" w:space="0" w:color="auto"/>
        <w:bottom w:val="none" w:sz="0" w:space="0" w:color="auto"/>
        <w:right w:val="none" w:sz="0" w:space="0" w:color="auto"/>
      </w:divBdr>
    </w:div>
    <w:div w:id="1000893337">
      <w:bodyDiv w:val="1"/>
      <w:marLeft w:val="0"/>
      <w:marRight w:val="0"/>
      <w:marTop w:val="0"/>
      <w:marBottom w:val="0"/>
      <w:divBdr>
        <w:top w:val="none" w:sz="0" w:space="0" w:color="auto"/>
        <w:left w:val="none" w:sz="0" w:space="0" w:color="auto"/>
        <w:bottom w:val="none" w:sz="0" w:space="0" w:color="auto"/>
        <w:right w:val="none" w:sz="0" w:space="0" w:color="auto"/>
      </w:divBdr>
      <w:divsChild>
        <w:div w:id="416437646">
          <w:marLeft w:val="0"/>
          <w:marRight w:val="0"/>
          <w:marTop w:val="0"/>
          <w:marBottom w:val="0"/>
          <w:divBdr>
            <w:top w:val="none" w:sz="0" w:space="0" w:color="auto"/>
            <w:left w:val="none" w:sz="0" w:space="0" w:color="auto"/>
            <w:bottom w:val="none" w:sz="0" w:space="0" w:color="auto"/>
            <w:right w:val="none" w:sz="0" w:space="0" w:color="auto"/>
          </w:divBdr>
        </w:div>
        <w:div w:id="1147626300">
          <w:marLeft w:val="0"/>
          <w:marRight w:val="0"/>
          <w:marTop w:val="0"/>
          <w:marBottom w:val="0"/>
          <w:divBdr>
            <w:top w:val="none" w:sz="0" w:space="0" w:color="auto"/>
            <w:left w:val="none" w:sz="0" w:space="0" w:color="auto"/>
            <w:bottom w:val="none" w:sz="0" w:space="0" w:color="auto"/>
            <w:right w:val="none" w:sz="0" w:space="0" w:color="auto"/>
          </w:divBdr>
        </w:div>
        <w:div w:id="1892887420">
          <w:marLeft w:val="0"/>
          <w:marRight w:val="0"/>
          <w:marTop w:val="0"/>
          <w:marBottom w:val="0"/>
          <w:divBdr>
            <w:top w:val="none" w:sz="0" w:space="0" w:color="auto"/>
            <w:left w:val="none" w:sz="0" w:space="0" w:color="auto"/>
            <w:bottom w:val="none" w:sz="0" w:space="0" w:color="auto"/>
            <w:right w:val="none" w:sz="0" w:space="0" w:color="auto"/>
          </w:divBdr>
        </w:div>
        <w:div w:id="2078550746">
          <w:marLeft w:val="0"/>
          <w:marRight w:val="0"/>
          <w:marTop w:val="0"/>
          <w:marBottom w:val="0"/>
          <w:divBdr>
            <w:top w:val="none" w:sz="0" w:space="0" w:color="auto"/>
            <w:left w:val="none" w:sz="0" w:space="0" w:color="auto"/>
            <w:bottom w:val="none" w:sz="0" w:space="0" w:color="auto"/>
            <w:right w:val="none" w:sz="0" w:space="0" w:color="auto"/>
          </w:divBdr>
        </w:div>
      </w:divsChild>
    </w:div>
    <w:div w:id="1033731317">
      <w:bodyDiv w:val="1"/>
      <w:marLeft w:val="0"/>
      <w:marRight w:val="0"/>
      <w:marTop w:val="0"/>
      <w:marBottom w:val="0"/>
      <w:divBdr>
        <w:top w:val="none" w:sz="0" w:space="0" w:color="auto"/>
        <w:left w:val="none" w:sz="0" w:space="0" w:color="auto"/>
        <w:bottom w:val="none" w:sz="0" w:space="0" w:color="auto"/>
        <w:right w:val="none" w:sz="0" w:space="0" w:color="auto"/>
      </w:divBdr>
    </w:div>
    <w:div w:id="1044713965">
      <w:bodyDiv w:val="1"/>
      <w:marLeft w:val="0"/>
      <w:marRight w:val="0"/>
      <w:marTop w:val="0"/>
      <w:marBottom w:val="0"/>
      <w:divBdr>
        <w:top w:val="none" w:sz="0" w:space="0" w:color="auto"/>
        <w:left w:val="none" w:sz="0" w:space="0" w:color="auto"/>
        <w:bottom w:val="none" w:sz="0" w:space="0" w:color="auto"/>
        <w:right w:val="none" w:sz="0" w:space="0" w:color="auto"/>
      </w:divBdr>
      <w:divsChild>
        <w:div w:id="585111929">
          <w:marLeft w:val="0"/>
          <w:marRight w:val="0"/>
          <w:marTop w:val="0"/>
          <w:marBottom w:val="0"/>
          <w:divBdr>
            <w:top w:val="none" w:sz="0" w:space="0" w:color="auto"/>
            <w:left w:val="none" w:sz="0" w:space="0" w:color="auto"/>
            <w:bottom w:val="none" w:sz="0" w:space="0" w:color="auto"/>
            <w:right w:val="none" w:sz="0" w:space="0" w:color="auto"/>
          </w:divBdr>
          <w:divsChild>
            <w:div w:id="953823997">
              <w:marLeft w:val="0"/>
              <w:marRight w:val="0"/>
              <w:marTop w:val="0"/>
              <w:marBottom w:val="0"/>
              <w:divBdr>
                <w:top w:val="none" w:sz="0" w:space="0" w:color="auto"/>
                <w:left w:val="none" w:sz="0" w:space="0" w:color="auto"/>
                <w:bottom w:val="none" w:sz="0" w:space="0" w:color="auto"/>
                <w:right w:val="none" w:sz="0" w:space="0" w:color="auto"/>
              </w:divBdr>
              <w:divsChild>
                <w:div w:id="16445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500237">
      <w:bodyDiv w:val="1"/>
      <w:marLeft w:val="0"/>
      <w:marRight w:val="0"/>
      <w:marTop w:val="0"/>
      <w:marBottom w:val="0"/>
      <w:divBdr>
        <w:top w:val="none" w:sz="0" w:space="0" w:color="auto"/>
        <w:left w:val="none" w:sz="0" w:space="0" w:color="auto"/>
        <w:bottom w:val="none" w:sz="0" w:space="0" w:color="auto"/>
        <w:right w:val="none" w:sz="0" w:space="0" w:color="auto"/>
      </w:divBdr>
    </w:div>
    <w:div w:id="1071997861">
      <w:bodyDiv w:val="1"/>
      <w:marLeft w:val="0"/>
      <w:marRight w:val="0"/>
      <w:marTop w:val="0"/>
      <w:marBottom w:val="0"/>
      <w:divBdr>
        <w:top w:val="none" w:sz="0" w:space="0" w:color="auto"/>
        <w:left w:val="none" w:sz="0" w:space="0" w:color="auto"/>
        <w:bottom w:val="none" w:sz="0" w:space="0" w:color="auto"/>
        <w:right w:val="none" w:sz="0" w:space="0" w:color="auto"/>
      </w:divBdr>
    </w:div>
    <w:div w:id="1081175926">
      <w:bodyDiv w:val="1"/>
      <w:marLeft w:val="0"/>
      <w:marRight w:val="0"/>
      <w:marTop w:val="0"/>
      <w:marBottom w:val="0"/>
      <w:divBdr>
        <w:top w:val="none" w:sz="0" w:space="0" w:color="auto"/>
        <w:left w:val="none" w:sz="0" w:space="0" w:color="auto"/>
        <w:bottom w:val="none" w:sz="0" w:space="0" w:color="auto"/>
        <w:right w:val="none" w:sz="0" w:space="0" w:color="auto"/>
      </w:divBdr>
    </w:div>
    <w:div w:id="1084572277">
      <w:bodyDiv w:val="1"/>
      <w:marLeft w:val="0"/>
      <w:marRight w:val="0"/>
      <w:marTop w:val="0"/>
      <w:marBottom w:val="0"/>
      <w:divBdr>
        <w:top w:val="none" w:sz="0" w:space="0" w:color="auto"/>
        <w:left w:val="none" w:sz="0" w:space="0" w:color="auto"/>
        <w:bottom w:val="none" w:sz="0" w:space="0" w:color="auto"/>
        <w:right w:val="none" w:sz="0" w:space="0" w:color="auto"/>
      </w:divBdr>
    </w:div>
    <w:div w:id="1109933951">
      <w:bodyDiv w:val="1"/>
      <w:marLeft w:val="0"/>
      <w:marRight w:val="0"/>
      <w:marTop w:val="0"/>
      <w:marBottom w:val="0"/>
      <w:divBdr>
        <w:top w:val="none" w:sz="0" w:space="0" w:color="auto"/>
        <w:left w:val="none" w:sz="0" w:space="0" w:color="auto"/>
        <w:bottom w:val="none" w:sz="0" w:space="0" w:color="auto"/>
        <w:right w:val="none" w:sz="0" w:space="0" w:color="auto"/>
      </w:divBdr>
    </w:div>
    <w:div w:id="1112745424">
      <w:bodyDiv w:val="1"/>
      <w:marLeft w:val="0"/>
      <w:marRight w:val="0"/>
      <w:marTop w:val="0"/>
      <w:marBottom w:val="0"/>
      <w:divBdr>
        <w:top w:val="none" w:sz="0" w:space="0" w:color="auto"/>
        <w:left w:val="none" w:sz="0" w:space="0" w:color="auto"/>
        <w:bottom w:val="none" w:sz="0" w:space="0" w:color="auto"/>
        <w:right w:val="none" w:sz="0" w:space="0" w:color="auto"/>
      </w:divBdr>
    </w:div>
    <w:div w:id="1127430963">
      <w:bodyDiv w:val="1"/>
      <w:marLeft w:val="0"/>
      <w:marRight w:val="0"/>
      <w:marTop w:val="0"/>
      <w:marBottom w:val="0"/>
      <w:divBdr>
        <w:top w:val="none" w:sz="0" w:space="0" w:color="auto"/>
        <w:left w:val="none" w:sz="0" w:space="0" w:color="auto"/>
        <w:bottom w:val="none" w:sz="0" w:space="0" w:color="auto"/>
        <w:right w:val="none" w:sz="0" w:space="0" w:color="auto"/>
      </w:divBdr>
    </w:div>
    <w:div w:id="1149371467">
      <w:bodyDiv w:val="1"/>
      <w:marLeft w:val="0"/>
      <w:marRight w:val="0"/>
      <w:marTop w:val="0"/>
      <w:marBottom w:val="0"/>
      <w:divBdr>
        <w:top w:val="none" w:sz="0" w:space="0" w:color="auto"/>
        <w:left w:val="none" w:sz="0" w:space="0" w:color="auto"/>
        <w:bottom w:val="none" w:sz="0" w:space="0" w:color="auto"/>
        <w:right w:val="none" w:sz="0" w:space="0" w:color="auto"/>
      </w:divBdr>
    </w:div>
    <w:div w:id="1160075716">
      <w:bodyDiv w:val="1"/>
      <w:marLeft w:val="0"/>
      <w:marRight w:val="0"/>
      <w:marTop w:val="0"/>
      <w:marBottom w:val="0"/>
      <w:divBdr>
        <w:top w:val="none" w:sz="0" w:space="0" w:color="auto"/>
        <w:left w:val="none" w:sz="0" w:space="0" w:color="auto"/>
        <w:bottom w:val="none" w:sz="0" w:space="0" w:color="auto"/>
        <w:right w:val="none" w:sz="0" w:space="0" w:color="auto"/>
      </w:divBdr>
    </w:div>
    <w:div w:id="1163857920">
      <w:bodyDiv w:val="1"/>
      <w:marLeft w:val="0"/>
      <w:marRight w:val="0"/>
      <w:marTop w:val="0"/>
      <w:marBottom w:val="0"/>
      <w:divBdr>
        <w:top w:val="none" w:sz="0" w:space="0" w:color="auto"/>
        <w:left w:val="none" w:sz="0" w:space="0" w:color="auto"/>
        <w:bottom w:val="none" w:sz="0" w:space="0" w:color="auto"/>
        <w:right w:val="none" w:sz="0" w:space="0" w:color="auto"/>
      </w:divBdr>
    </w:div>
    <w:div w:id="1167210519">
      <w:bodyDiv w:val="1"/>
      <w:marLeft w:val="0"/>
      <w:marRight w:val="0"/>
      <w:marTop w:val="0"/>
      <w:marBottom w:val="0"/>
      <w:divBdr>
        <w:top w:val="none" w:sz="0" w:space="0" w:color="auto"/>
        <w:left w:val="none" w:sz="0" w:space="0" w:color="auto"/>
        <w:bottom w:val="none" w:sz="0" w:space="0" w:color="auto"/>
        <w:right w:val="none" w:sz="0" w:space="0" w:color="auto"/>
      </w:divBdr>
    </w:div>
    <w:div w:id="1172643022">
      <w:bodyDiv w:val="1"/>
      <w:marLeft w:val="0"/>
      <w:marRight w:val="0"/>
      <w:marTop w:val="0"/>
      <w:marBottom w:val="0"/>
      <w:divBdr>
        <w:top w:val="none" w:sz="0" w:space="0" w:color="auto"/>
        <w:left w:val="none" w:sz="0" w:space="0" w:color="auto"/>
        <w:bottom w:val="none" w:sz="0" w:space="0" w:color="auto"/>
        <w:right w:val="none" w:sz="0" w:space="0" w:color="auto"/>
      </w:divBdr>
    </w:div>
    <w:div w:id="1176849207">
      <w:bodyDiv w:val="1"/>
      <w:marLeft w:val="0"/>
      <w:marRight w:val="0"/>
      <w:marTop w:val="0"/>
      <w:marBottom w:val="0"/>
      <w:divBdr>
        <w:top w:val="none" w:sz="0" w:space="0" w:color="auto"/>
        <w:left w:val="none" w:sz="0" w:space="0" w:color="auto"/>
        <w:bottom w:val="none" w:sz="0" w:space="0" w:color="auto"/>
        <w:right w:val="none" w:sz="0" w:space="0" w:color="auto"/>
      </w:divBdr>
    </w:div>
    <w:div w:id="1243640535">
      <w:bodyDiv w:val="1"/>
      <w:marLeft w:val="0"/>
      <w:marRight w:val="0"/>
      <w:marTop w:val="0"/>
      <w:marBottom w:val="0"/>
      <w:divBdr>
        <w:top w:val="none" w:sz="0" w:space="0" w:color="auto"/>
        <w:left w:val="none" w:sz="0" w:space="0" w:color="auto"/>
        <w:bottom w:val="none" w:sz="0" w:space="0" w:color="auto"/>
        <w:right w:val="none" w:sz="0" w:space="0" w:color="auto"/>
      </w:divBdr>
    </w:div>
    <w:div w:id="1245265415">
      <w:bodyDiv w:val="1"/>
      <w:marLeft w:val="0"/>
      <w:marRight w:val="0"/>
      <w:marTop w:val="0"/>
      <w:marBottom w:val="0"/>
      <w:divBdr>
        <w:top w:val="none" w:sz="0" w:space="0" w:color="auto"/>
        <w:left w:val="none" w:sz="0" w:space="0" w:color="auto"/>
        <w:bottom w:val="none" w:sz="0" w:space="0" w:color="auto"/>
        <w:right w:val="none" w:sz="0" w:space="0" w:color="auto"/>
      </w:divBdr>
    </w:div>
    <w:div w:id="1247112365">
      <w:bodyDiv w:val="1"/>
      <w:marLeft w:val="0"/>
      <w:marRight w:val="0"/>
      <w:marTop w:val="0"/>
      <w:marBottom w:val="0"/>
      <w:divBdr>
        <w:top w:val="none" w:sz="0" w:space="0" w:color="auto"/>
        <w:left w:val="none" w:sz="0" w:space="0" w:color="auto"/>
        <w:bottom w:val="none" w:sz="0" w:space="0" w:color="auto"/>
        <w:right w:val="none" w:sz="0" w:space="0" w:color="auto"/>
      </w:divBdr>
    </w:div>
    <w:div w:id="1247766021">
      <w:bodyDiv w:val="1"/>
      <w:marLeft w:val="0"/>
      <w:marRight w:val="0"/>
      <w:marTop w:val="0"/>
      <w:marBottom w:val="0"/>
      <w:divBdr>
        <w:top w:val="none" w:sz="0" w:space="0" w:color="auto"/>
        <w:left w:val="none" w:sz="0" w:space="0" w:color="auto"/>
        <w:bottom w:val="none" w:sz="0" w:space="0" w:color="auto"/>
        <w:right w:val="none" w:sz="0" w:space="0" w:color="auto"/>
      </w:divBdr>
    </w:div>
    <w:div w:id="1256404182">
      <w:bodyDiv w:val="1"/>
      <w:marLeft w:val="0"/>
      <w:marRight w:val="0"/>
      <w:marTop w:val="0"/>
      <w:marBottom w:val="0"/>
      <w:divBdr>
        <w:top w:val="none" w:sz="0" w:space="0" w:color="auto"/>
        <w:left w:val="none" w:sz="0" w:space="0" w:color="auto"/>
        <w:bottom w:val="none" w:sz="0" w:space="0" w:color="auto"/>
        <w:right w:val="none" w:sz="0" w:space="0" w:color="auto"/>
      </w:divBdr>
    </w:div>
    <w:div w:id="1259173208">
      <w:bodyDiv w:val="1"/>
      <w:marLeft w:val="0"/>
      <w:marRight w:val="0"/>
      <w:marTop w:val="0"/>
      <w:marBottom w:val="0"/>
      <w:divBdr>
        <w:top w:val="none" w:sz="0" w:space="0" w:color="auto"/>
        <w:left w:val="none" w:sz="0" w:space="0" w:color="auto"/>
        <w:bottom w:val="none" w:sz="0" w:space="0" w:color="auto"/>
        <w:right w:val="none" w:sz="0" w:space="0" w:color="auto"/>
      </w:divBdr>
    </w:div>
    <w:div w:id="1316714758">
      <w:bodyDiv w:val="1"/>
      <w:marLeft w:val="0"/>
      <w:marRight w:val="0"/>
      <w:marTop w:val="0"/>
      <w:marBottom w:val="0"/>
      <w:divBdr>
        <w:top w:val="none" w:sz="0" w:space="0" w:color="auto"/>
        <w:left w:val="none" w:sz="0" w:space="0" w:color="auto"/>
        <w:bottom w:val="none" w:sz="0" w:space="0" w:color="auto"/>
        <w:right w:val="none" w:sz="0" w:space="0" w:color="auto"/>
      </w:divBdr>
    </w:div>
    <w:div w:id="1317881738">
      <w:bodyDiv w:val="1"/>
      <w:marLeft w:val="0"/>
      <w:marRight w:val="0"/>
      <w:marTop w:val="0"/>
      <w:marBottom w:val="0"/>
      <w:divBdr>
        <w:top w:val="none" w:sz="0" w:space="0" w:color="auto"/>
        <w:left w:val="none" w:sz="0" w:space="0" w:color="auto"/>
        <w:bottom w:val="none" w:sz="0" w:space="0" w:color="auto"/>
        <w:right w:val="none" w:sz="0" w:space="0" w:color="auto"/>
      </w:divBdr>
      <w:divsChild>
        <w:div w:id="64187534">
          <w:marLeft w:val="0"/>
          <w:marRight w:val="0"/>
          <w:marTop w:val="0"/>
          <w:marBottom w:val="0"/>
          <w:divBdr>
            <w:top w:val="none" w:sz="0" w:space="0" w:color="auto"/>
            <w:left w:val="none" w:sz="0" w:space="0" w:color="auto"/>
            <w:bottom w:val="none" w:sz="0" w:space="0" w:color="auto"/>
            <w:right w:val="none" w:sz="0" w:space="0" w:color="auto"/>
          </w:divBdr>
        </w:div>
        <w:div w:id="452216055">
          <w:marLeft w:val="0"/>
          <w:marRight w:val="0"/>
          <w:marTop w:val="0"/>
          <w:marBottom w:val="0"/>
          <w:divBdr>
            <w:top w:val="none" w:sz="0" w:space="0" w:color="auto"/>
            <w:left w:val="none" w:sz="0" w:space="0" w:color="auto"/>
            <w:bottom w:val="none" w:sz="0" w:space="0" w:color="auto"/>
            <w:right w:val="none" w:sz="0" w:space="0" w:color="auto"/>
          </w:divBdr>
        </w:div>
        <w:div w:id="578174187">
          <w:marLeft w:val="0"/>
          <w:marRight w:val="0"/>
          <w:marTop w:val="0"/>
          <w:marBottom w:val="0"/>
          <w:divBdr>
            <w:top w:val="none" w:sz="0" w:space="0" w:color="auto"/>
            <w:left w:val="none" w:sz="0" w:space="0" w:color="auto"/>
            <w:bottom w:val="none" w:sz="0" w:space="0" w:color="auto"/>
            <w:right w:val="none" w:sz="0" w:space="0" w:color="auto"/>
          </w:divBdr>
        </w:div>
        <w:div w:id="703945217">
          <w:marLeft w:val="0"/>
          <w:marRight w:val="0"/>
          <w:marTop w:val="0"/>
          <w:marBottom w:val="0"/>
          <w:divBdr>
            <w:top w:val="none" w:sz="0" w:space="0" w:color="auto"/>
            <w:left w:val="none" w:sz="0" w:space="0" w:color="auto"/>
            <w:bottom w:val="none" w:sz="0" w:space="0" w:color="auto"/>
            <w:right w:val="none" w:sz="0" w:space="0" w:color="auto"/>
          </w:divBdr>
        </w:div>
        <w:div w:id="788353217">
          <w:marLeft w:val="0"/>
          <w:marRight w:val="0"/>
          <w:marTop w:val="0"/>
          <w:marBottom w:val="0"/>
          <w:divBdr>
            <w:top w:val="none" w:sz="0" w:space="0" w:color="auto"/>
            <w:left w:val="none" w:sz="0" w:space="0" w:color="auto"/>
            <w:bottom w:val="none" w:sz="0" w:space="0" w:color="auto"/>
            <w:right w:val="none" w:sz="0" w:space="0" w:color="auto"/>
          </w:divBdr>
        </w:div>
        <w:div w:id="909005019">
          <w:marLeft w:val="0"/>
          <w:marRight w:val="0"/>
          <w:marTop w:val="0"/>
          <w:marBottom w:val="0"/>
          <w:divBdr>
            <w:top w:val="none" w:sz="0" w:space="0" w:color="auto"/>
            <w:left w:val="none" w:sz="0" w:space="0" w:color="auto"/>
            <w:bottom w:val="none" w:sz="0" w:space="0" w:color="auto"/>
            <w:right w:val="none" w:sz="0" w:space="0" w:color="auto"/>
          </w:divBdr>
        </w:div>
        <w:div w:id="1023168617">
          <w:marLeft w:val="0"/>
          <w:marRight w:val="0"/>
          <w:marTop w:val="0"/>
          <w:marBottom w:val="0"/>
          <w:divBdr>
            <w:top w:val="none" w:sz="0" w:space="0" w:color="auto"/>
            <w:left w:val="none" w:sz="0" w:space="0" w:color="auto"/>
            <w:bottom w:val="none" w:sz="0" w:space="0" w:color="auto"/>
            <w:right w:val="none" w:sz="0" w:space="0" w:color="auto"/>
          </w:divBdr>
        </w:div>
        <w:div w:id="1568805632">
          <w:marLeft w:val="0"/>
          <w:marRight w:val="0"/>
          <w:marTop w:val="0"/>
          <w:marBottom w:val="0"/>
          <w:divBdr>
            <w:top w:val="none" w:sz="0" w:space="0" w:color="auto"/>
            <w:left w:val="none" w:sz="0" w:space="0" w:color="auto"/>
            <w:bottom w:val="none" w:sz="0" w:space="0" w:color="auto"/>
            <w:right w:val="none" w:sz="0" w:space="0" w:color="auto"/>
          </w:divBdr>
        </w:div>
        <w:div w:id="1623031435">
          <w:marLeft w:val="0"/>
          <w:marRight w:val="0"/>
          <w:marTop w:val="0"/>
          <w:marBottom w:val="0"/>
          <w:divBdr>
            <w:top w:val="none" w:sz="0" w:space="0" w:color="auto"/>
            <w:left w:val="none" w:sz="0" w:space="0" w:color="auto"/>
            <w:bottom w:val="none" w:sz="0" w:space="0" w:color="auto"/>
            <w:right w:val="none" w:sz="0" w:space="0" w:color="auto"/>
          </w:divBdr>
        </w:div>
        <w:div w:id="1645889329">
          <w:marLeft w:val="0"/>
          <w:marRight w:val="0"/>
          <w:marTop w:val="0"/>
          <w:marBottom w:val="0"/>
          <w:divBdr>
            <w:top w:val="none" w:sz="0" w:space="0" w:color="auto"/>
            <w:left w:val="none" w:sz="0" w:space="0" w:color="auto"/>
            <w:bottom w:val="none" w:sz="0" w:space="0" w:color="auto"/>
            <w:right w:val="none" w:sz="0" w:space="0" w:color="auto"/>
          </w:divBdr>
        </w:div>
        <w:div w:id="1650133202">
          <w:marLeft w:val="0"/>
          <w:marRight w:val="0"/>
          <w:marTop w:val="0"/>
          <w:marBottom w:val="0"/>
          <w:divBdr>
            <w:top w:val="none" w:sz="0" w:space="0" w:color="auto"/>
            <w:left w:val="none" w:sz="0" w:space="0" w:color="auto"/>
            <w:bottom w:val="none" w:sz="0" w:space="0" w:color="auto"/>
            <w:right w:val="none" w:sz="0" w:space="0" w:color="auto"/>
          </w:divBdr>
        </w:div>
        <w:div w:id="1668748722">
          <w:marLeft w:val="0"/>
          <w:marRight w:val="0"/>
          <w:marTop w:val="0"/>
          <w:marBottom w:val="0"/>
          <w:divBdr>
            <w:top w:val="none" w:sz="0" w:space="0" w:color="auto"/>
            <w:left w:val="none" w:sz="0" w:space="0" w:color="auto"/>
            <w:bottom w:val="none" w:sz="0" w:space="0" w:color="auto"/>
            <w:right w:val="none" w:sz="0" w:space="0" w:color="auto"/>
          </w:divBdr>
        </w:div>
        <w:div w:id="1768693705">
          <w:marLeft w:val="0"/>
          <w:marRight w:val="0"/>
          <w:marTop w:val="0"/>
          <w:marBottom w:val="0"/>
          <w:divBdr>
            <w:top w:val="none" w:sz="0" w:space="0" w:color="auto"/>
            <w:left w:val="none" w:sz="0" w:space="0" w:color="auto"/>
            <w:bottom w:val="none" w:sz="0" w:space="0" w:color="auto"/>
            <w:right w:val="none" w:sz="0" w:space="0" w:color="auto"/>
          </w:divBdr>
        </w:div>
        <w:div w:id="1806435505">
          <w:marLeft w:val="0"/>
          <w:marRight w:val="0"/>
          <w:marTop w:val="0"/>
          <w:marBottom w:val="0"/>
          <w:divBdr>
            <w:top w:val="none" w:sz="0" w:space="0" w:color="auto"/>
            <w:left w:val="none" w:sz="0" w:space="0" w:color="auto"/>
            <w:bottom w:val="none" w:sz="0" w:space="0" w:color="auto"/>
            <w:right w:val="none" w:sz="0" w:space="0" w:color="auto"/>
          </w:divBdr>
        </w:div>
        <w:div w:id="1978490350">
          <w:marLeft w:val="0"/>
          <w:marRight w:val="0"/>
          <w:marTop w:val="0"/>
          <w:marBottom w:val="0"/>
          <w:divBdr>
            <w:top w:val="none" w:sz="0" w:space="0" w:color="auto"/>
            <w:left w:val="none" w:sz="0" w:space="0" w:color="auto"/>
            <w:bottom w:val="none" w:sz="0" w:space="0" w:color="auto"/>
            <w:right w:val="none" w:sz="0" w:space="0" w:color="auto"/>
          </w:divBdr>
        </w:div>
        <w:div w:id="2063286426">
          <w:marLeft w:val="0"/>
          <w:marRight w:val="0"/>
          <w:marTop w:val="0"/>
          <w:marBottom w:val="0"/>
          <w:divBdr>
            <w:top w:val="none" w:sz="0" w:space="0" w:color="auto"/>
            <w:left w:val="none" w:sz="0" w:space="0" w:color="auto"/>
            <w:bottom w:val="none" w:sz="0" w:space="0" w:color="auto"/>
            <w:right w:val="none" w:sz="0" w:space="0" w:color="auto"/>
          </w:divBdr>
        </w:div>
        <w:div w:id="2084523039">
          <w:marLeft w:val="0"/>
          <w:marRight w:val="0"/>
          <w:marTop w:val="0"/>
          <w:marBottom w:val="0"/>
          <w:divBdr>
            <w:top w:val="none" w:sz="0" w:space="0" w:color="auto"/>
            <w:left w:val="none" w:sz="0" w:space="0" w:color="auto"/>
            <w:bottom w:val="none" w:sz="0" w:space="0" w:color="auto"/>
            <w:right w:val="none" w:sz="0" w:space="0" w:color="auto"/>
          </w:divBdr>
        </w:div>
      </w:divsChild>
    </w:div>
    <w:div w:id="1325472354">
      <w:bodyDiv w:val="1"/>
      <w:marLeft w:val="0"/>
      <w:marRight w:val="0"/>
      <w:marTop w:val="0"/>
      <w:marBottom w:val="0"/>
      <w:divBdr>
        <w:top w:val="none" w:sz="0" w:space="0" w:color="auto"/>
        <w:left w:val="none" w:sz="0" w:space="0" w:color="auto"/>
        <w:bottom w:val="none" w:sz="0" w:space="0" w:color="auto"/>
        <w:right w:val="none" w:sz="0" w:space="0" w:color="auto"/>
      </w:divBdr>
    </w:div>
    <w:div w:id="1339455574">
      <w:bodyDiv w:val="1"/>
      <w:marLeft w:val="0"/>
      <w:marRight w:val="0"/>
      <w:marTop w:val="0"/>
      <w:marBottom w:val="0"/>
      <w:divBdr>
        <w:top w:val="none" w:sz="0" w:space="0" w:color="auto"/>
        <w:left w:val="none" w:sz="0" w:space="0" w:color="auto"/>
        <w:bottom w:val="none" w:sz="0" w:space="0" w:color="auto"/>
        <w:right w:val="none" w:sz="0" w:space="0" w:color="auto"/>
      </w:divBdr>
      <w:divsChild>
        <w:div w:id="1052534255">
          <w:marLeft w:val="0"/>
          <w:marRight w:val="0"/>
          <w:marTop w:val="0"/>
          <w:marBottom w:val="0"/>
          <w:divBdr>
            <w:top w:val="none" w:sz="0" w:space="0" w:color="auto"/>
            <w:left w:val="none" w:sz="0" w:space="0" w:color="auto"/>
            <w:bottom w:val="none" w:sz="0" w:space="0" w:color="auto"/>
            <w:right w:val="none" w:sz="0" w:space="0" w:color="auto"/>
          </w:divBdr>
          <w:divsChild>
            <w:div w:id="165559852">
              <w:marLeft w:val="0"/>
              <w:marRight w:val="0"/>
              <w:marTop w:val="0"/>
              <w:marBottom w:val="0"/>
              <w:divBdr>
                <w:top w:val="none" w:sz="0" w:space="0" w:color="auto"/>
                <w:left w:val="none" w:sz="0" w:space="0" w:color="auto"/>
                <w:bottom w:val="none" w:sz="0" w:space="0" w:color="auto"/>
                <w:right w:val="none" w:sz="0" w:space="0" w:color="auto"/>
              </w:divBdr>
            </w:div>
          </w:divsChild>
        </w:div>
        <w:div w:id="1778939621">
          <w:marLeft w:val="0"/>
          <w:marRight w:val="0"/>
          <w:marTop w:val="0"/>
          <w:marBottom w:val="0"/>
          <w:divBdr>
            <w:top w:val="none" w:sz="0" w:space="0" w:color="auto"/>
            <w:left w:val="none" w:sz="0" w:space="0" w:color="auto"/>
            <w:bottom w:val="none" w:sz="0" w:space="0" w:color="auto"/>
            <w:right w:val="none" w:sz="0" w:space="0" w:color="auto"/>
          </w:divBdr>
          <w:divsChild>
            <w:div w:id="4324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41490">
      <w:bodyDiv w:val="1"/>
      <w:marLeft w:val="0"/>
      <w:marRight w:val="0"/>
      <w:marTop w:val="0"/>
      <w:marBottom w:val="0"/>
      <w:divBdr>
        <w:top w:val="none" w:sz="0" w:space="0" w:color="auto"/>
        <w:left w:val="none" w:sz="0" w:space="0" w:color="auto"/>
        <w:bottom w:val="none" w:sz="0" w:space="0" w:color="auto"/>
        <w:right w:val="none" w:sz="0" w:space="0" w:color="auto"/>
      </w:divBdr>
    </w:div>
    <w:div w:id="1364483205">
      <w:bodyDiv w:val="1"/>
      <w:marLeft w:val="0"/>
      <w:marRight w:val="0"/>
      <w:marTop w:val="0"/>
      <w:marBottom w:val="0"/>
      <w:divBdr>
        <w:top w:val="none" w:sz="0" w:space="0" w:color="auto"/>
        <w:left w:val="none" w:sz="0" w:space="0" w:color="auto"/>
        <w:bottom w:val="none" w:sz="0" w:space="0" w:color="auto"/>
        <w:right w:val="none" w:sz="0" w:space="0" w:color="auto"/>
      </w:divBdr>
    </w:div>
    <w:div w:id="1418012463">
      <w:bodyDiv w:val="1"/>
      <w:marLeft w:val="0"/>
      <w:marRight w:val="0"/>
      <w:marTop w:val="0"/>
      <w:marBottom w:val="0"/>
      <w:divBdr>
        <w:top w:val="none" w:sz="0" w:space="0" w:color="auto"/>
        <w:left w:val="none" w:sz="0" w:space="0" w:color="auto"/>
        <w:bottom w:val="none" w:sz="0" w:space="0" w:color="auto"/>
        <w:right w:val="none" w:sz="0" w:space="0" w:color="auto"/>
      </w:divBdr>
    </w:div>
    <w:div w:id="1434201503">
      <w:bodyDiv w:val="1"/>
      <w:marLeft w:val="0"/>
      <w:marRight w:val="0"/>
      <w:marTop w:val="0"/>
      <w:marBottom w:val="0"/>
      <w:divBdr>
        <w:top w:val="none" w:sz="0" w:space="0" w:color="auto"/>
        <w:left w:val="none" w:sz="0" w:space="0" w:color="auto"/>
        <w:bottom w:val="none" w:sz="0" w:space="0" w:color="auto"/>
        <w:right w:val="none" w:sz="0" w:space="0" w:color="auto"/>
      </w:divBdr>
    </w:div>
    <w:div w:id="1434277343">
      <w:bodyDiv w:val="1"/>
      <w:marLeft w:val="0"/>
      <w:marRight w:val="0"/>
      <w:marTop w:val="0"/>
      <w:marBottom w:val="0"/>
      <w:divBdr>
        <w:top w:val="none" w:sz="0" w:space="0" w:color="auto"/>
        <w:left w:val="none" w:sz="0" w:space="0" w:color="auto"/>
        <w:bottom w:val="none" w:sz="0" w:space="0" w:color="auto"/>
        <w:right w:val="none" w:sz="0" w:space="0" w:color="auto"/>
      </w:divBdr>
    </w:div>
    <w:div w:id="1439910652">
      <w:bodyDiv w:val="1"/>
      <w:marLeft w:val="0"/>
      <w:marRight w:val="0"/>
      <w:marTop w:val="0"/>
      <w:marBottom w:val="0"/>
      <w:divBdr>
        <w:top w:val="none" w:sz="0" w:space="0" w:color="auto"/>
        <w:left w:val="none" w:sz="0" w:space="0" w:color="auto"/>
        <w:bottom w:val="none" w:sz="0" w:space="0" w:color="auto"/>
        <w:right w:val="none" w:sz="0" w:space="0" w:color="auto"/>
      </w:divBdr>
    </w:div>
    <w:div w:id="1446734337">
      <w:bodyDiv w:val="1"/>
      <w:marLeft w:val="0"/>
      <w:marRight w:val="0"/>
      <w:marTop w:val="0"/>
      <w:marBottom w:val="0"/>
      <w:divBdr>
        <w:top w:val="none" w:sz="0" w:space="0" w:color="auto"/>
        <w:left w:val="none" w:sz="0" w:space="0" w:color="auto"/>
        <w:bottom w:val="none" w:sz="0" w:space="0" w:color="auto"/>
        <w:right w:val="none" w:sz="0" w:space="0" w:color="auto"/>
      </w:divBdr>
    </w:div>
    <w:div w:id="1484928165">
      <w:bodyDiv w:val="1"/>
      <w:marLeft w:val="0"/>
      <w:marRight w:val="0"/>
      <w:marTop w:val="0"/>
      <w:marBottom w:val="0"/>
      <w:divBdr>
        <w:top w:val="none" w:sz="0" w:space="0" w:color="auto"/>
        <w:left w:val="none" w:sz="0" w:space="0" w:color="auto"/>
        <w:bottom w:val="none" w:sz="0" w:space="0" w:color="auto"/>
        <w:right w:val="none" w:sz="0" w:space="0" w:color="auto"/>
      </w:divBdr>
    </w:div>
    <w:div w:id="1497384163">
      <w:bodyDiv w:val="1"/>
      <w:marLeft w:val="0"/>
      <w:marRight w:val="0"/>
      <w:marTop w:val="0"/>
      <w:marBottom w:val="0"/>
      <w:divBdr>
        <w:top w:val="none" w:sz="0" w:space="0" w:color="auto"/>
        <w:left w:val="none" w:sz="0" w:space="0" w:color="auto"/>
        <w:bottom w:val="none" w:sz="0" w:space="0" w:color="auto"/>
        <w:right w:val="none" w:sz="0" w:space="0" w:color="auto"/>
      </w:divBdr>
    </w:div>
    <w:div w:id="1503930717">
      <w:bodyDiv w:val="1"/>
      <w:marLeft w:val="0"/>
      <w:marRight w:val="0"/>
      <w:marTop w:val="0"/>
      <w:marBottom w:val="0"/>
      <w:divBdr>
        <w:top w:val="none" w:sz="0" w:space="0" w:color="auto"/>
        <w:left w:val="none" w:sz="0" w:space="0" w:color="auto"/>
        <w:bottom w:val="none" w:sz="0" w:space="0" w:color="auto"/>
        <w:right w:val="none" w:sz="0" w:space="0" w:color="auto"/>
      </w:divBdr>
    </w:div>
    <w:div w:id="1504514578">
      <w:bodyDiv w:val="1"/>
      <w:marLeft w:val="0"/>
      <w:marRight w:val="0"/>
      <w:marTop w:val="0"/>
      <w:marBottom w:val="0"/>
      <w:divBdr>
        <w:top w:val="none" w:sz="0" w:space="0" w:color="auto"/>
        <w:left w:val="none" w:sz="0" w:space="0" w:color="auto"/>
        <w:bottom w:val="none" w:sz="0" w:space="0" w:color="auto"/>
        <w:right w:val="none" w:sz="0" w:space="0" w:color="auto"/>
      </w:divBdr>
    </w:div>
    <w:div w:id="1512063442">
      <w:bodyDiv w:val="1"/>
      <w:marLeft w:val="0"/>
      <w:marRight w:val="0"/>
      <w:marTop w:val="0"/>
      <w:marBottom w:val="0"/>
      <w:divBdr>
        <w:top w:val="none" w:sz="0" w:space="0" w:color="auto"/>
        <w:left w:val="none" w:sz="0" w:space="0" w:color="auto"/>
        <w:bottom w:val="none" w:sz="0" w:space="0" w:color="auto"/>
        <w:right w:val="none" w:sz="0" w:space="0" w:color="auto"/>
      </w:divBdr>
    </w:div>
    <w:div w:id="1524786496">
      <w:bodyDiv w:val="1"/>
      <w:marLeft w:val="0"/>
      <w:marRight w:val="0"/>
      <w:marTop w:val="0"/>
      <w:marBottom w:val="0"/>
      <w:divBdr>
        <w:top w:val="none" w:sz="0" w:space="0" w:color="auto"/>
        <w:left w:val="none" w:sz="0" w:space="0" w:color="auto"/>
        <w:bottom w:val="none" w:sz="0" w:space="0" w:color="auto"/>
        <w:right w:val="none" w:sz="0" w:space="0" w:color="auto"/>
      </w:divBdr>
    </w:div>
    <w:div w:id="1526405111">
      <w:bodyDiv w:val="1"/>
      <w:marLeft w:val="0"/>
      <w:marRight w:val="0"/>
      <w:marTop w:val="0"/>
      <w:marBottom w:val="0"/>
      <w:divBdr>
        <w:top w:val="none" w:sz="0" w:space="0" w:color="auto"/>
        <w:left w:val="none" w:sz="0" w:space="0" w:color="auto"/>
        <w:bottom w:val="none" w:sz="0" w:space="0" w:color="auto"/>
        <w:right w:val="none" w:sz="0" w:space="0" w:color="auto"/>
      </w:divBdr>
    </w:div>
    <w:div w:id="1563056461">
      <w:bodyDiv w:val="1"/>
      <w:marLeft w:val="0"/>
      <w:marRight w:val="0"/>
      <w:marTop w:val="0"/>
      <w:marBottom w:val="0"/>
      <w:divBdr>
        <w:top w:val="none" w:sz="0" w:space="0" w:color="auto"/>
        <w:left w:val="none" w:sz="0" w:space="0" w:color="auto"/>
        <w:bottom w:val="none" w:sz="0" w:space="0" w:color="auto"/>
        <w:right w:val="none" w:sz="0" w:space="0" w:color="auto"/>
      </w:divBdr>
    </w:div>
    <w:div w:id="1586379912">
      <w:bodyDiv w:val="1"/>
      <w:marLeft w:val="0"/>
      <w:marRight w:val="0"/>
      <w:marTop w:val="0"/>
      <w:marBottom w:val="0"/>
      <w:divBdr>
        <w:top w:val="none" w:sz="0" w:space="0" w:color="auto"/>
        <w:left w:val="none" w:sz="0" w:space="0" w:color="auto"/>
        <w:bottom w:val="none" w:sz="0" w:space="0" w:color="auto"/>
        <w:right w:val="none" w:sz="0" w:space="0" w:color="auto"/>
      </w:divBdr>
    </w:div>
    <w:div w:id="1617250097">
      <w:bodyDiv w:val="1"/>
      <w:marLeft w:val="0"/>
      <w:marRight w:val="0"/>
      <w:marTop w:val="0"/>
      <w:marBottom w:val="0"/>
      <w:divBdr>
        <w:top w:val="none" w:sz="0" w:space="0" w:color="auto"/>
        <w:left w:val="none" w:sz="0" w:space="0" w:color="auto"/>
        <w:bottom w:val="none" w:sz="0" w:space="0" w:color="auto"/>
        <w:right w:val="none" w:sz="0" w:space="0" w:color="auto"/>
      </w:divBdr>
    </w:div>
    <w:div w:id="1633902062">
      <w:bodyDiv w:val="1"/>
      <w:marLeft w:val="0"/>
      <w:marRight w:val="0"/>
      <w:marTop w:val="0"/>
      <w:marBottom w:val="0"/>
      <w:divBdr>
        <w:top w:val="none" w:sz="0" w:space="0" w:color="auto"/>
        <w:left w:val="none" w:sz="0" w:space="0" w:color="auto"/>
        <w:bottom w:val="none" w:sz="0" w:space="0" w:color="auto"/>
        <w:right w:val="none" w:sz="0" w:space="0" w:color="auto"/>
      </w:divBdr>
    </w:div>
    <w:div w:id="1652637582">
      <w:bodyDiv w:val="1"/>
      <w:marLeft w:val="0"/>
      <w:marRight w:val="0"/>
      <w:marTop w:val="0"/>
      <w:marBottom w:val="0"/>
      <w:divBdr>
        <w:top w:val="none" w:sz="0" w:space="0" w:color="auto"/>
        <w:left w:val="none" w:sz="0" w:space="0" w:color="auto"/>
        <w:bottom w:val="none" w:sz="0" w:space="0" w:color="auto"/>
        <w:right w:val="none" w:sz="0" w:space="0" w:color="auto"/>
      </w:divBdr>
    </w:div>
    <w:div w:id="1658530316">
      <w:bodyDiv w:val="1"/>
      <w:marLeft w:val="0"/>
      <w:marRight w:val="0"/>
      <w:marTop w:val="0"/>
      <w:marBottom w:val="0"/>
      <w:divBdr>
        <w:top w:val="none" w:sz="0" w:space="0" w:color="auto"/>
        <w:left w:val="none" w:sz="0" w:space="0" w:color="auto"/>
        <w:bottom w:val="none" w:sz="0" w:space="0" w:color="auto"/>
        <w:right w:val="none" w:sz="0" w:space="0" w:color="auto"/>
      </w:divBdr>
    </w:div>
    <w:div w:id="1659267258">
      <w:bodyDiv w:val="1"/>
      <w:marLeft w:val="0"/>
      <w:marRight w:val="0"/>
      <w:marTop w:val="0"/>
      <w:marBottom w:val="0"/>
      <w:divBdr>
        <w:top w:val="none" w:sz="0" w:space="0" w:color="auto"/>
        <w:left w:val="none" w:sz="0" w:space="0" w:color="auto"/>
        <w:bottom w:val="none" w:sz="0" w:space="0" w:color="auto"/>
        <w:right w:val="none" w:sz="0" w:space="0" w:color="auto"/>
      </w:divBdr>
    </w:div>
    <w:div w:id="1661813081">
      <w:bodyDiv w:val="1"/>
      <w:marLeft w:val="0"/>
      <w:marRight w:val="0"/>
      <w:marTop w:val="0"/>
      <w:marBottom w:val="0"/>
      <w:divBdr>
        <w:top w:val="none" w:sz="0" w:space="0" w:color="auto"/>
        <w:left w:val="none" w:sz="0" w:space="0" w:color="auto"/>
        <w:bottom w:val="none" w:sz="0" w:space="0" w:color="auto"/>
        <w:right w:val="none" w:sz="0" w:space="0" w:color="auto"/>
      </w:divBdr>
      <w:divsChild>
        <w:div w:id="1012875001">
          <w:marLeft w:val="0"/>
          <w:marRight w:val="0"/>
          <w:marTop w:val="0"/>
          <w:marBottom w:val="0"/>
          <w:divBdr>
            <w:top w:val="none" w:sz="0" w:space="0" w:color="auto"/>
            <w:left w:val="none" w:sz="0" w:space="0" w:color="auto"/>
            <w:bottom w:val="none" w:sz="0" w:space="0" w:color="auto"/>
            <w:right w:val="none" w:sz="0" w:space="0" w:color="auto"/>
          </w:divBdr>
        </w:div>
        <w:div w:id="1897815942">
          <w:marLeft w:val="0"/>
          <w:marRight w:val="0"/>
          <w:marTop w:val="0"/>
          <w:marBottom w:val="0"/>
          <w:divBdr>
            <w:top w:val="none" w:sz="0" w:space="0" w:color="auto"/>
            <w:left w:val="none" w:sz="0" w:space="0" w:color="auto"/>
            <w:bottom w:val="none" w:sz="0" w:space="0" w:color="auto"/>
            <w:right w:val="none" w:sz="0" w:space="0" w:color="auto"/>
          </w:divBdr>
        </w:div>
      </w:divsChild>
    </w:div>
    <w:div w:id="1667005311">
      <w:bodyDiv w:val="1"/>
      <w:marLeft w:val="0"/>
      <w:marRight w:val="0"/>
      <w:marTop w:val="0"/>
      <w:marBottom w:val="0"/>
      <w:divBdr>
        <w:top w:val="none" w:sz="0" w:space="0" w:color="auto"/>
        <w:left w:val="none" w:sz="0" w:space="0" w:color="auto"/>
        <w:bottom w:val="none" w:sz="0" w:space="0" w:color="auto"/>
        <w:right w:val="none" w:sz="0" w:space="0" w:color="auto"/>
      </w:divBdr>
    </w:div>
    <w:div w:id="1671373125">
      <w:bodyDiv w:val="1"/>
      <w:marLeft w:val="0"/>
      <w:marRight w:val="0"/>
      <w:marTop w:val="0"/>
      <w:marBottom w:val="0"/>
      <w:divBdr>
        <w:top w:val="none" w:sz="0" w:space="0" w:color="auto"/>
        <w:left w:val="none" w:sz="0" w:space="0" w:color="auto"/>
        <w:bottom w:val="none" w:sz="0" w:space="0" w:color="auto"/>
        <w:right w:val="none" w:sz="0" w:space="0" w:color="auto"/>
      </w:divBdr>
    </w:div>
    <w:div w:id="1687826846">
      <w:bodyDiv w:val="1"/>
      <w:marLeft w:val="0"/>
      <w:marRight w:val="0"/>
      <w:marTop w:val="0"/>
      <w:marBottom w:val="0"/>
      <w:divBdr>
        <w:top w:val="none" w:sz="0" w:space="0" w:color="auto"/>
        <w:left w:val="none" w:sz="0" w:space="0" w:color="auto"/>
        <w:bottom w:val="none" w:sz="0" w:space="0" w:color="auto"/>
        <w:right w:val="none" w:sz="0" w:space="0" w:color="auto"/>
      </w:divBdr>
    </w:div>
    <w:div w:id="1716851058">
      <w:bodyDiv w:val="1"/>
      <w:marLeft w:val="0"/>
      <w:marRight w:val="0"/>
      <w:marTop w:val="0"/>
      <w:marBottom w:val="0"/>
      <w:divBdr>
        <w:top w:val="none" w:sz="0" w:space="0" w:color="auto"/>
        <w:left w:val="none" w:sz="0" w:space="0" w:color="auto"/>
        <w:bottom w:val="none" w:sz="0" w:space="0" w:color="auto"/>
        <w:right w:val="none" w:sz="0" w:space="0" w:color="auto"/>
      </w:divBdr>
    </w:div>
    <w:div w:id="1769034699">
      <w:bodyDiv w:val="1"/>
      <w:marLeft w:val="0"/>
      <w:marRight w:val="0"/>
      <w:marTop w:val="0"/>
      <w:marBottom w:val="0"/>
      <w:divBdr>
        <w:top w:val="none" w:sz="0" w:space="0" w:color="auto"/>
        <w:left w:val="none" w:sz="0" w:space="0" w:color="auto"/>
        <w:bottom w:val="none" w:sz="0" w:space="0" w:color="auto"/>
        <w:right w:val="none" w:sz="0" w:space="0" w:color="auto"/>
      </w:divBdr>
    </w:div>
    <w:div w:id="1819881589">
      <w:bodyDiv w:val="1"/>
      <w:marLeft w:val="0"/>
      <w:marRight w:val="0"/>
      <w:marTop w:val="0"/>
      <w:marBottom w:val="0"/>
      <w:divBdr>
        <w:top w:val="none" w:sz="0" w:space="0" w:color="auto"/>
        <w:left w:val="none" w:sz="0" w:space="0" w:color="auto"/>
        <w:bottom w:val="none" w:sz="0" w:space="0" w:color="auto"/>
        <w:right w:val="none" w:sz="0" w:space="0" w:color="auto"/>
      </w:divBdr>
    </w:div>
    <w:div w:id="1820003429">
      <w:bodyDiv w:val="1"/>
      <w:marLeft w:val="0"/>
      <w:marRight w:val="0"/>
      <w:marTop w:val="0"/>
      <w:marBottom w:val="0"/>
      <w:divBdr>
        <w:top w:val="none" w:sz="0" w:space="0" w:color="auto"/>
        <w:left w:val="none" w:sz="0" w:space="0" w:color="auto"/>
        <w:bottom w:val="none" w:sz="0" w:space="0" w:color="auto"/>
        <w:right w:val="none" w:sz="0" w:space="0" w:color="auto"/>
      </w:divBdr>
    </w:div>
    <w:div w:id="1841851416">
      <w:bodyDiv w:val="1"/>
      <w:marLeft w:val="0"/>
      <w:marRight w:val="0"/>
      <w:marTop w:val="0"/>
      <w:marBottom w:val="0"/>
      <w:divBdr>
        <w:top w:val="none" w:sz="0" w:space="0" w:color="auto"/>
        <w:left w:val="none" w:sz="0" w:space="0" w:color="auto"/>
        <w:bottom w:val="none" w:sz="0" w:space="0" w:color="auto"/>
        <w:right w:val="none" w:sz="0" w:space="0" w:color="auto"/>
      </w:divBdr>
    </w:div>
    <w:div w:id="1852257469">
      <w:bodyDiv w:val="1"/>
      <w:marLeft w:val="0"/>
      <w:marRight w:val="0"/>
      <w:marTop w:val="0"/>
      <w:marBottom w:val="0"/>
      <w:divBdr>
        <w:top w:val="none" w:sz="0" w:space="0" w:color="auto"/>
        <w:left w:val="none" w:sz="0" w:space="0" w:color="auto"/>
        <w:bottom w:val="none" w:sz="0" w:space="0" w:color="auto"/>
        <w:right w:val="none" w:sz="0" w:space="0" w:color="auto"/>
      </w:divBdr>
    </w:div>
    <w:div w:id="1855877145">
      <w:bodyDiv w:val="1"/>
      <w:marLeft w:val="0"/>
      <w:marRight w:val="0"/>
      <w:marTop w:val="0"/>
      <w:marBottom w:val="0"/>
      <w:divBdr>
        <w:top w:val="none" w:sz="0" w:space="0" w:color="auto"/>
        <w:left w:val="none" w:sz="0" w:space="0" w:color="auto"/>
        <w:bottom w:val="none" w:sz="0" w:space="0" w:color="auto"/>
        <w:right w:val="none" w:sz="0" w:space="0" w:color="auto"/>
      </w:divBdr>
    </w:div>
    <w:div w:id="1889216426">
      <w:bodyDiv w:val="1"/>
      <w:marLeft w:val="0"/>
      <w:marRight w:val="0"/>
      <w:marTop w:val="0"/>
      <w:marBottom w:val="0"/>
      <w:divBdr>
        <w:top w:val="none" w:sz="0" w:space="0" w:color="auto"/>
        <w:left w:val="none" w:sz="0" w:space="0" w:color="auto"/>
        <w:bottom w:val="none" w:sz="0" w:space="0" w:color="auto"/>
        <w:right w:val="none" w:sz="0" w:space="0" w:color="auto"/>
      </w:divBdr>
    </w:div>
    <w:div w:id="1894195558">
      <w:bodyDiv w:val="1"/>
      <w:marLeft w:val="0"/>
      <w:marRight w:val="0"/>
      <w:marTop w:val="0"/>
      <w:marBottom w:val="0"/>
      <w:divBdr>
        <w:top w:val="none" w:sz="0" w:space="0" w:color="auto"/>
        <w:left w:val="none" w:sz="0" w:space="0" w:color="auto"/>
        <w:bottom w:val="none" w:sz="0" w:space="0" w:color="auto"/>
        <w:right w:val="none" w:sz="0" w:space="0" w:color="auto"/>
      </w:divBdr>
    </w:div>
    <w:div w:id="1902789725">
      <w:bodyDiv w:val="1"/>
      <w:marLeft w:val="0"/>
      <w:marRight w:val="0"/>
      <w:marTop w:val="0"/>
      <w:marBottom w:val="0"/>
      <w:divBdr>
        <w:top w:val="none" w:sz="0" w:space="0" w:color="auto"/>
        <w:left w:val="none" w:sz="0" w:space="0" w:color="auto"/>
        <w:bottom w:val="none" w:sz="0" w:space="0" w:color="auto"/>
        <w:right w:val="none" w:sz="0" w:space="0" w:color="auto"/>
      </w:divBdr>
    </w:div>
    <w:div w:id="1917737012">
      <w:bodyDiv w:val="1"/>
      <w:marLeft w:val="0"/>
      <w:marRight w:val="0"/>
      <w:marTop w:val="0"/>
      <w:marBottom w:val="0"/>
      <w:divBdr>
        <w:top w:val="none" w:sz="0" w:space="0" w:color="auto"/>
        <w:left w:val="none" w:sz="0" w:space="0" w:color="auto"/>
        <w:bottom w:val="none" w:sz="0" w:space="0" w:color="auto"/>
        <w:right w:val="none" w:sz="0" w:space="0" w:color="auto"/>
      </w:divBdr>
    </w:div>
    <w:div w:id="1923640834">
      <w:bodyDiv w:val="1"/>
      <w:marLeft w:val="0"/>
      <w:marRight w:val="0"/>
      <w:marTop w:val="0"/>
      <w:marBottom w:val="0"/>
      <w:divBdr>
        <w:top w:val="none" w:sz="0" w:space="0" w:color="auto"/>
        <w:left w:val="none" w:sz="0" w:space="0" w:color="auto"/>
        <w:bottom w:val="none" w:sz="0" w:space="0" w:color="auto"/>
        <w:right w:val="none" w:sz="0" w:space="0" w:color="auto"/>
      </w:divBdr>
    </w:div>
    <w:div w:id="1975521177">
      <w:bodyDiv w:val="1"/>
      <w:marLeft w:val="0"/>
      <w:marRight w:val="0"/>
      <w:marTop w:val="0"/>
      <w:marBottom w:val="0"/>
      <w:divBdr>
        <w:top w:val="none" w:sz="0" w:space="0" w:color="auto"/>
        <w:left w:val="none" w:sz="0" w:space="0" w:color="auto"/>
        <w:bottom w:val="none" w:sz="0" w:space="0" w:color="auto"/>
        <w:right w:val="none" w:sz="0" w:space="0" w:color="auto"/>
      </w:divBdr>
    </w:div>
    <w:div w:id="1976136840">
      <w:bodyDiv w:val="1"/>
      <w:marLeft w:val="0"/>
      <w:marRight w:val="0"/>
      <w:marTop w:val="0"/>
      <w:marBottom w:val="0"/>
      <w:divBdr>
        <w:top w:val="none" w:sz="0" w:space="0" w:color="auto"/>
        <w:left w:val="none" w:sz="0" w:space="0" w:color="auto"/>
        <w:bottom w:val="none" w:sz="0" w:space="0" w:color="auto"/>
        <w:right w:val="none" w:sz="0" w:space="0" w:color="auto"/>
      </w:divBdr>
    </w:div>
    <w:div w:id="1986934006">
      <w:bodyDiv w:val="1"/>
      <w:marLeft w:val="0"/>
      <w:marRight w:val="0"/>
      <w:marTop w:val="0"/>
      <w:marBottom w:val="0"/>
      <w:divBdr>
        <w:top w:val="none" w:sz="0" w:space="0" w:color="auto"/>
        <w:left w:val="none" w:sz="0" w:space="0" w:color="auto"/>
        <w:bottom w:val="none" w:sz="0" w:space="0" w:color="auto"/>
        <w:right w:val="none" w:sz="0" w:space="0" w:color="auto"/>
      </w:divBdr>
    </w:div>
    <w:div w:id="2005740912">
      <w:bodyDiv w:val="1"/>
      <w:marLeft w:val="0"/>
      <w:marRight w:val="0"/>
      <w:marTop w:val="0"/>
      <w:marBottom w:val="0"/>
      <w:divBdr>
        <w:top w:val="none" w:sz="0" w:space="0" w:color="auto"/>
        <w:left w:val="none" w:sz="0" w:space="0" w:color="auto"/>
        <w:bottom w:val="none" w:sz="0" w:space="0" w:color="auto"/>
        <w:right w:val="none" w:sz="0" w:space="0" w:color="auto"/>
      </w:divBdr>
    </w:div>
    <w:div w:id="2018263791">
      <w:bodyDiv w:val="1"/>
      <w:marLeft w:val="0"/>
      <w:marRight w:val="0"/>
      <w:marTop w:val="0"/>
      <w:marBottom w:val="0"/>
      <w:divBdr>
        <w:top w:val="none" w:sz="0" w:space="0" w:color="auto"/>
        <w:left w:val="none" w:sz="0" w:space="0" w:color="auto"/>
        <w:bottom w:val="none" w:sz="0" w:space="0" w:color="auto"/>
        <w:right w:val="none" w:sz="0" w:space="0" w:color="auto"/>
      </w:divBdr>
      <w:divsChild>
        <w:div w:id="70927007">
          <w:marLeft w:val="0"/>
          <w:marRight w:val="0"/>
          <w:marTop w:val="0"/>
          <w:marBottom w:val="0"/>
          <w:divBdr>
            <w:top w:val="none" w:sz="0" w:space="0" w:color="auto"/>
            <w:left w:val="none" w:sz="0" w:space="0" w:color="auto"/>
            <w:bottom w:val="none" w:sz="0" w:space="0" w:color="auto"/>
            <w:right w:val="none" w:sz="0" w:space="0" w:color="auto"/>
          </w:divBdr>
        </w:div>
        <w:div w:id="942692647">
          <w:marLeft w:val="0"/>
          <w:marRight w:val="0"/>
          <w:marTop w:val="0"/>
          <w:marBottom w:val="0"/>
          <w:divBdr>
            <w:top w:val="single" w:sz="2" w:space="0" w:color="D9D9E3"/>
            <w:left w:val="single" w:sz="2" w:space="0" w:color="D9D9E3"/>
            <w:bottom w:val="single" w:sz="2" w:space="0" w:color="D9D9E3"/>
            <w:right w:val="single" w:sz="2" w:space="0" w:color="D9D9E3"/>
          </w:divBdr>
          <w:divsChild>
            <w:div w:id="2072579201">
              <w:marLeft w:val="0"/>
              <w:marRight w:val="0"/>
              <w:marTop w:val="0"/>
              <w:marBottom w:val="0"/>
              <w:divBdr>
                <w:top w:val="single" w:sz="2" w:space="0" w:color="D9D9E3"/>
                <w:left w:val="single" w:sz="2" w:space="0" w:color="D9D9E3"/>
                <w:bottom w:val="single" w:sz="2" w:space="0" w:color="D9D9E3"/>
                <w:right w:val="single" w:sz="2" w:space="0" w:color="D9D9E3"/>
              </w:divBdr>
              <w:divsChild>
                <w:div w:id="285308733">
                  <w:marLeft w:val="0"/>
                  <w:marRight w:val="0"/>
                  <w:marTop w:val="0"/>
                  <w:marBottom w:val="0"/>
                  <w:divBdr>
                    <w:top w:val="single" w:sz="2" w:space="0" w:color="D9D9E3"/>
                    <w:left w:val="single" w:sz="2" w:space="0" w:color="D9D9E3"/>
                    <w:bottom w:val="single" w:sz="2" w:space="0" w:color="D9D9E3"/>
                    <w:right w:val="single" w:sz="2" w:space="0" w:color="D9D9E3"/>
                  </w:divBdr>
                  <w:divsChild>
                    <w:div w:id="766120141">
                      <w:marLeft w:val="0"/>
                      <w:marRight w:val="0"/>
                      <w:marTop w:val="0"/>
                      <w:marBottom w:val="0"/>
                      <w:divBdr>
                        <w:top w:val="single" w:sz="2" w:space="0" w:color="D9D9E3"/>
                        <w:left w:val="single" w:sz="2" w:space="0" w:color="D9D9E3"/>
                        <w:bottom w:val="single" w:sz="2" w:space="0" w:color="D9D9E3"/>
                        <w:right w:val="single" w:sz="2" w:space="0" w:color="D9D9E3"/>
                      </w:divBdr>
                      <w:divsChild>
                        <w:div w:id="703024315">
                          <w:marLeft w:val="0"/>
                          <w:marRight w:val="0"/>
                          <w:marTop w:val="0"/>
                          <w:marBottom w:val="0"/>
                          <w:divBdr>
                            <w:top w:val="single" w:sz="2" w:space="0" w:color="auto"/>
                            <w:left w:val="single" w:sz="2" w:space="0" w:color="auto"/>
                            <w:bottom w:val="single" w:sz="6" w:space="0" w:color="auto"/>
                            <w:right w:val="single" w:sz="2" w:space="0" w:color="auto"/>
                          </w:divBdr>
                          <w:divsChild>
                            <w:div w:id="28091934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3565367">
                                  <w:marLeft w:val="0"/>
                                  <w:marRight w:val="0"/>
                                  <w:marTop w:val="0"/>
                                  <w:marBottom w:val="0"/>
                                  <w:divBdr>
                                    <w:top w:val="single" w:sz="2" w:space="0" w:color="D9D9E3"/>
                                    <w:left w:val="single" w:sz="2" w:space="0" w:color="D9D9E3"/>
                                    <w:bottom w:val="single" w:sz="2" w:space="0" w:color="D9D9E3"/>
                                    <w:right w:val="single" w:sz="2" w:space="0" w:color="D9D9E3"/>
                                  </w:divBdr>
                                  <w:divsChild>
                                    <w:div w:id="855575516">
                                      <w:marLeft w:val="0"/>
                                      <w:marRight w:val="0"/>
                                      <w:marTop w:val="0"/>
                                      <w:marBottom w:val="0"/>
                                      <w:divBdr>
                                        <w:top w:val="single" w:sz="2" w:space="0" w:color="D9D9E3"/>
                                        <w:left w:val="single" w:sz="2" w:space="0" w:color="D9D9E3"/>
                                        <w:bottom w:val="single" w:sz="2" w:space="0" w:color="D9D9E3"/>
                                        <w:right w:val="single" w:sz="2" w:space="0" w:color="D9D9E3"/>
                                      </w:divBdr>
                                      <w:divsChild>
                                        <w:div w:id="1838381960">
                                          <w:marLeft w:val="0"/>
                                          <w:marRight w:val="0"/>
                                          <w:marTop w:val="0"/>
                                          <w:marBottom w:val="0"/>
                                          <w:divBdr>
                                            <w:top w:val="single" w:sz="2" w:space="0" w:color="D9D9E3"/>
                                            <w:left w:val="single" w:sz="2" w:space="0" w:color="D9D9E3"/>
                                            <w:bottom w:val="single" w:sz="2" w:space="0" w:color="D9D9E3"/>
                                            <w:right w:val="single" w:sz="2" w:space="0" w:color="D9D9E3"/>
                                          </w:divBdr>
                                          <w:divsChild>
                                            <w:div w:id="169876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21156442">
      <w:bodyDiv w:val="1"/>
      <w:marLeft w:val="0"/>
      <w:marRight w:val="0"/>
      <w:marTop w:val="0"/>
      <w:marBottom w:val="0"/>
      <w:divBdr>
        <w:top w:val="none" w:sz="0" w:space="0" w:color="auto"/>
        <w:left w:val="none" w:sz="0" w:space="0" w:color="auto"/>
        <w:bottom w:val="none" w:sz="0" w:space="0" w:color="auto"/>
        <w:right w:val="none" w:sz="0" w:space="0" w:color="auto"/>
      </w:divBdr>
    </w:div>
    <w:div w:id="2029721330">
      <w:bodyDiv w:val="1"/>
      <w:marLeft w:val="0"/>
      <w:marRight w:val="0"/>
      <w:marTop w:val="0"/>
      <w:marBottom w:val="0"/>
      <w:divBdr>
        <w:top w:val="none" w:sz="0" w:space="0" w:color="auto"/>
        <w:left w:val="none" w:sz="0" w:space="0" w:color="auto"/>
        <w:bottom w:val="none" w:sz="0" w:space="0" w:color="auto"/>
        <w:right w:val="none" w:sz="0" w:space="0" w:color="auto"/>
      </w:divBdr>
    </w:div>
    <w:div w:id="2068991920">
      <w:bodyDiv w:val="1"/>
      <w:marLeft w:val="0"/>
      <w:marRight w:val="0"/>
      <w:marTop w:val="0"/>
      <w:marBottom w:val="0"/>
      <w:divBdr>
        <w:top w:val="none" w:sz="0" w:space="0" w:color="auto"/>
        <w:left w:val="none" w:sz="0" w:space="0" w:color="auto"/>
        <w:bottom w:val="none" w:sz="0" w:space="0" w:color="auto"/>
        <w:right w:val="none" w:sz="0" w:space="0" w:color="auto"/>
      </w:divBdr>
    </w:div>
    <w:div w:id="2082362031">
      <w:bodyDiv w:val="1"/>
      <w:marLeft w:val="0"/>
      <w:marRight w:val="0"/>
      <w:marTop w:val="0"/>
      <w:marBottom w:val="0"/>
      <w:divBdr>
        <w:top w:val="none" w:sz="0" w:space="0" w:color="auto"/>
        <w:left w:val="none" w:sz="0" w:space="0" w:color="auto"/>
        <w:bottom w:val="none" w:sz="0" w:space="0" w:color="auto"/>
        <w:right w:val="none" w:sz="0" w:space="0" w:color="auto"/>
      </w:divBdr>
      <w:divsChild>
        <w:div w:id="550113734">
          <w:marLeft w:val="0"/>
          <w:marRight w:val="0"/>
          <w:marTop w:val="0"/>
          <w:marBottom w:val="0"/>
          <w:divBdr>
            <w:top w:val="none" w:sz="0" w:space="0" w:color="auto"/>
            <w:left w:val="none" w:sz="0" w:space="0" w:color="auto"/>
            <w:bottom w:val="none" w:sz="0" w:space="0" w:color="auto"/>
            <w:right w:val="none" w:sz="0" w:space="0" w:color="auto"/>
          </w:divBdr>
        </w:div>
        <w:div w:id="1914122274">
          <w:marLeft w:val="0"/>
          <w:marRight w:val="0"/>
          <w:marTop w:val="0"/>
          <w:marBottom w:val="0"/>
          <w:divBdr>
            <w:top w:val="none" w:sz="0" w:space="0" w:color="auto"/>
            <w:left w:val="none" w:sz="0" w:space="0" w:color="auto"/>
            <w:bottom w:val="none" w:sz="0" w:space="0" w:color="auto"/>
            <w:right w:val="none" w:sz="0" w:space="0" w:color="auto"/>
          </w:divBdr>
        </w:div>
        <w:div w:id="1960985514">
          <w:marLeft w:val="0"/>
          <w:marRight w:val="0"/>
          <w:marTop w:val="0"/>
          <w:marBottom w:val="0"/>
          <w:divBdr>
            <w:top w:val="none" w:sz="0" w:space="0" w:color="auto"/>
            <w:left w:val="none" w:sz="0" w:space="0" w:color="auto"/>
            <w:bottom w:val="none" w:sz="0" w:space="0" w:color="auto"/>
            <w:right w:val="none" w:sz="0" w:space="0" w:color="auto"/>
          </w:divBdr>
        </w:div>
        <w:div w:id="1968856343">
          <w:marLeft w:val="0"/>
          <w:marRight w:val="0"/>
          <w:marTop w:val="0"/>
          <w:marBottom w:val="0"/>
          <w:divBdr>
            <w:top w:val="none" w:sz="0" w:space="0" w:color="auto"/>
            <w:left w:val="none" w:sz="0" w:space="0" w:color="auto"/>
            <w:bottom w:val="none" w:sz="0" w:space="0" w:color="auto"/>
            <w:right w:val="none" w:sz="0" w:space="0" w:color="auto"/>
          </w:divBdr>
        </w:div>
      </w:divsChild>
    </w:div>
    <w:div w:id="2108697431">
      <w:bodyDiv w:val="1"/>
      <w:marLeft w:val="0"/>
      <w:marRight w:val="0"/>
      <w:marTop w:val="0"/>
      <w:marBottom w:val="0"/>
      <w:divBdr>
        <w:top w:val="none" w:sz="0" w:space="0" w:color="auto"/>
        <w:left w:val="none" w:sz="0" w:space="0" w:color="auto"/>
        <w:bottom w:val="none" w:sz="0" w:space="0" w:color="auto"/>
        <w:right w:val="none" w:sz="0" w:space="0" w:color="auto"/>
      </w:divBdr>
    </w:div>
    <w:div w:id="213316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12.png"/></Relationships>
</file>

<file path=word/_rels/header2.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emf"/><Relationship Id="rId1" Type="http://schemas.openxmlformats.org/officeDocument/2006/relationships/image" Target="media/image1.jpeg"/><Relationship Id="rId4" Type="http://schemas.openxmlformats.org/officeDocument/2006/relationships/image" Target="media/image4.wmf"/></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fd3c011-b51a-46ce-8b9d-b9ba4dcd214d">
      <Terms xmlns="http://schemas.microsoft.com/office/infopath/2007/PartnerControls"/>
    </lcf76f155ced4ddcb4097134ff3c332f>
    <TaxCatchAll xmlns="4c1249d4-843f-412d-9246-7e817d0e6de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CE030EDE79116041B91A9E67E6853274" ma:contentTypeVersion="14" ma:contentTypeDescription="Create a new document." ma:contentTypeScope="" ma:versionID="0e17ab751f9c5c52c5fc32e3d0a7c0be">
  <xsd:schema xmlns:xsd="http://www.w3.org/2001/XMLSchema" xmlns:xs="http://www.w3.org/2001/XMLSchema" xmlns:p="http://schemas.microsoft.com/office/2006/metadata/properties" xmlns:ns2="ffd3c011-b51a-46ce-8b9d-b9ba4dcd214d" xmlns:ns3="4c1249d4-843f-412d-9246-7e817d0e6de5" targetNamespace="http://schemas.microsoft.com/office/2006/metadata/properties" ma:root="true" ma:fieldsID="18a98d3fe3b7d04d9ec620711b4ee6eb" ns2:_="" ns3:_="">
    <xsd:import namespace="ffd3c011-b51a-46ce-8b9d-b9ba4dcd214d"/>
    <xsd:import namespace="4c1249d4-843f-412d-9246-7e817d0e6de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d3c011-b51a-46ce-8b9d-b9ba4dcd21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Location" ma:index="11" nillable="true" ma:displayName="Location" ma:indexed="true"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00000000-0000-0000-0000-000000000000" ma:termSetId="00000000-0000-0000-0000-000000000000" ma:anchorId="00000000-0000-0000-0000-000000000000" ma:open="fals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c1249d4-843f-412d-9246-7e817d0e6de5"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9bfe255-cfb2-4f3f-8905-bb2e94b1c5b2}" ma:internalName="TaxCatchAll" ma:showField="CatchAllData" ma:web="4c1249d4-843f-412d-9246-7e817d0e6de5">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FF2964-9FDA-4130-B79A-12CEE73758EC}">
  <ds:schemaRefs>
    <ds:schemaRef ds:uri="http://schemas.microsoft.com/office/2006/metadata/properties"/>
    <ds:schemaRef ds:uri="http://schemas.microsoft.com/office/infopath/2007/PartnerControls"/>
    <ds:schemaRef ds:uri="ffd3c011-b51a-46ce-8b9d-b9ba4dcd214d"/>
    <ds:schemaRef ds:uri="4c1249d4-843f-412d-9246-7e817d0e6de5"/>
  </ds:schemaRefs>
</ds:datastoreItem>
</file>

<file path=customXml/itemProps2.xml><?xml version="1.0" encoding="utf-8"?>
<ds:datastoreItem xmlns:ds="http://schemas.openxmlformats.org/officeDocument/2006/customXml" ds:itemID="{ADBEA8D6-AB96-4C21-99DE-BA621267A8CC}">
  <ds:schemaRefs>
    <ds:schemaRef ds:uri="http://schemas.microsoft.com/sharepoint/v3/contenttype/forms"/>
  </ds:schemaRefs>
</ds:datastoreItem>
</file>

<file path=customXml/itemProps3.xml><?xml version="1.0" encoding="utf-8"?>
<ds:datastoreItem xmlns:ds="http://schemas.openxmlformats.org/officeDocument/2006/customXml" ds:itemID="{31EDCF1D-61C6-4499-9FCB-732933DF36EC}">
  <ds:schemaRefs>
    <ds:schemaRef ds:uri="http://schemas.openxmlformats.org/officeDocument/2006/bibliography"/>
  </ds:schemaRefs>
</ds:datastoreItem>
</file>

<file path=customXml/itemProps4.xml><?xml version="1.0" encoding="utf-8"?>
<ds:datastoreItem xmlns:ds="http://schemas.openxmlformats.org/officeDocument/2006/customXml" ds:itemID="{EFA74F58-5718-44FE-B0ED-18BBF5D45E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d3c011-b51a-46ce-8b9d-b9ba4dcd214d"/>
    <ds:schemaRef ds:uri="4c1249d4-843f-412d-9246-7e817d0e6d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34</Pages>
  <Words>9358</Words>
  <Characters>53347</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HAR_215_Moshesh Mediclinic Monthly Performance.v1</vt:lpstr>
    </vt:vector>
  </TitlesOfParts>
  <Company/>
  <LinksUpToDate>false</LinksUpToDate>
  <CharactersWithSpaces>62580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HAR_215_Moshesh Mediclinic Monthly Performance.v1</dc:title>
  <dc:subject/>
  <dc:creator>chanda@harmattanrenewables.com</dc:creator>
  <cp:keywords/>
  <cp:lastModifiedBy>Mutali Nepfumbada</cp:lastModifiedBy>
  <cp:revision>3</cp:revision>
  <cp:lastPrinted>2023-03-20T18:30:00Z</cp:lastPrinted>
  <dcterms:created xsi:type="dcterms:W3CDTF">2023-05-16T02:09:00Z</dcterms:created>
  <dcterms:modified xsi:type="dcterms:W3CDTF">2023-05-16T16:03:00Z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0x010100CE030EDE79116041B91A9E67E6853274</vt:lpwstr>
  </property>
  <property fmtid="{D5CDD505-2E9C-101B-9397-08002B2CF9AE}" pid="3" name="MediaServiceImageTags">
    <vt:lpwstr/>
  </property>
</Properties>
</file>